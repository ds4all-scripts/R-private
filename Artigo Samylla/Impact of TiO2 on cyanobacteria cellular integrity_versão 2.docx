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tmp" ContentType="image/png"/>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F9375" w14:textId="7C465B28" w:rsidR="00B92098" w:rsidRPr="004132A9" w:rsidRDefault="00DA6FEE" w:rsidP="00BE2672">
      <w:pPr>
        <w:pStyle w:val="Ttulo1"/>
        <w:jc w:val="center"/>
        <w:rPr>
          <w:rFonts w:ascii="Times New Roman" w:hAnsi="Times New Roman" w:cs="Times New Roman"/>
        </w:rPr>
      </w:pPr>
      <w:r w:rsidRPr="004132A9">
        <w:rPr>
          <w:rFonts w:ascii="Times New Roman" w:hAnsi="Times New Roman" w:cs="Times New Roman"/>
        </w:rPr>
        <w:t>IMPACT OF TIO</w:t>
      </w:r>
      <w:r w:rsidRPr="004132A9">
        <w:rPr>
          <w:rFonts w:ascii="Times New Roman" w:hAnsi="Times New Roman" w:cs="Times New Roman"/>
          <w:vertAlign w:val="subscript"/>
        </w:rPr>
        <w:t>2</w:t>
      </w:r>
      <w:r w:rsidRPr="004132A9">
        <w:rPr>
          <w:rFonts w:ascii="Times New Roman" w:hAnsi="Times New Roman" w:cs="Times New Roman"/>
          <w:color w:val="000000"/>
        </w:rPr>
        <w:t>/UV</w:t>
      </w:r>
      <w:r w:rsidRPr="004132A9">
        <w:rPr>
          <w:rFonts w:ascii="Times New Roman" w:hAnsi="Times New Roman" w:cs="Times New Roman"/>
        </w:rPr>
        <w:t xml:space="preserve"> ON CELLULAR INTEGRITY ALGAE AND CYANOBACTERIA </w:t>
      </w:r>
      <w:r w:rsidR="004132A9" w:rsidRPr="004132A9">
        <w:rPr>
          <w:rFonts w:ascii="Times New Roman" w:hAnsi="Times New Roman" w:cs="Times New Roman"/>
        </w:rPr>
        <w:t xml:space="preserve">FROM A BRAZILIAN EUTROPHIC </w:t>
      </w:r>
      <w:r w:rsidR="008F45BC">
        <w:rPr>
          <w:rFonts w:ascii="Times New Roman" w:hAnsi="Times New Roman" w:cs="Times New Roman"/>
        </w:rPr>
        <w:t>RESERVOIR</w:t>
      </w:r>
      <w:r w:rsidR="004132A9" w:rsidRPr="004132A9">
        <w:rPr>
          <w:rFonts w:ascii="Times New Roman" w:hAnsi="Times New Roman" w:cs="Times New Roman"/>
        </w:rPr>
        <w:t>.</w:t>
      </w:r>
    </w:p>
    <w:p w14:paraId="459CBD15" w14:textId="77777777" w:rsidR="00DA6FEE" w:rsidRPr="004132A9" w:rsidRDefault="00DA6FEE" w:rsidP="00DA6FEE"/>
    <w:p w14:paraId="16B8C167" w14:textId="22DCD00F" w:rsidR="00B92098" w:rsidRPr="00DA6FEE" w:rsidRDefault="00B92098" w:rsidP="00B92098">
      <w:pPr>
        <w:rPr>
          <w:rFonts w:ascii="Times New Roman" w:hAnsi="Times New Roman" w:cs="Times New Roman"/>
          <w:color w:val="000000"/>
          <w:sz w:val="20"/>
          <w:szCs w:val="20"/>
          <w:lang w:val="pt-BR"/>
        </w:rPr>
      </w:pPr>
      <w:r w:rsidRPr="00DA6FEE">
        <w:rPr>
          <w:rFonts w:ascii="Times New Roman" w:hAnsi="Times New Roman" w:cs="Times New Roman"/>
          <w:color w:val="000000"/>
          <w:sz w:val="20"/>
          <w:szCs w:val="20"/>
          <w:lang w:val="pt-BR"/>
        </w:rPr>
        <w:t>Antonia Samylla Oliveira Almeida¹, Allan Clemente de Souza</w:t>
      </w:r>
      <w:r w:rsidR="009135CB" w:rsidRPr="00DA6FEE">
        <w:rPr>
          <w:rFonts w:ascii="Times New Roman" w:hAnsi="Times New Roman" w:cs="Times New Roman"/>
          <w:sz w:val="20"/>
          <w:szCs w:val="20"/>
          <w:vertAlign w:val="superscript"/>
          <w:lang w:val="pt-BR"/>
        </w:rPr>
        <w:t>2</w:t>
      </w:r>
      <w:r w:rsidRPr="00DA6FEE">
        <w:rPr>
          <w:rFonts w:ascii="Times New Roman" w:hAnsi="Times New Roman" w:cs="Times New Roman"/>
          <w:color w:val="000000"/>
          <w:sz w:val="20"/>
          <w:szCs w:val="20"/>
          <w:lang w:val="pt-BR"/>
        </w:rPr>
        <w:t xml:space="preserve">, </w:t>
      </w:r>
      <w:r w:rsidRPr="00DA6FEE">
        <w:rPr>
          <w:rFonts w:ascii="Times New Roman" w:hAnsi="Times New Roman" w:cs="Times New Roman"/>
          <w:sz w:val="20"/>
          <w:szCs w:val="20"/>
          <w:lang w:val="pt-BR"/>
        </w:rPr>
        <w:t>A</w:t>
      </w:r>
      <w:r w:rsidR="009135CB" w:rsidRPr="00DA6FEE">
        <w:rPr>
          <w:rFonts w:ascii="Times New Roman" w:hAnsi="Times New Roman" w:cs="Times New Roman"/>
          <w:sz w:val="20"/>
          <w:szCs w:val="20"/>
          <w:lang w:val="pt-BR"/>
        </w:rPr>
        <w:t>bner</w:t>
      </w:r>
      <w:r w:rsidR="000B7999" w:rsidRPr="00DA6FEE">
        <w:rPr>
          <w:rFonts w:ascii="Times New Roman" w:hAnsi="Times New Roman" w:cs="Times New Roman"/>
          <w:sz w:val="20"/>
          <w:szCs w:val="20"/>
          <w:lang w:val="pt-BR"/>
        </w:rPr>
        <w:t xml:space="preserve"> Nóbrega Maia Aires</w:t>
      </w:r>
      <w:r w:rsidR="009135CB" w:rsidRPr="00DA6FEE">
        <w:rPr>
          <w:rFonts w:ascii="Times New Roman" w:hAnsi="Times New Roman" w:cs="Times New Roman"/>
          <w:sz w:val="20"/>
          <w:szCs w:val="20"/>
          <w:lang w:val="pt-BR"/>
        </w:rPr>
        <w:t xml:space="preserve"> </w:t>
      </w:r>
      <w:r w:rsidR="009135CB" w:rsidRPr="00DA6FEE">
        <w:rPr>
          <w:rFonts w:ascii="Times New Roman" w:hAnsi="Times New Roman" w:cs="Times New Roman"/>
          <w:sz w:val="20"/>
          <w:szCs w:val="20"/>
          <w:vertAlign w:val="superscript"/>
          <w:lang w:val="pt-BR"/>
        </w:rPr>
        <w:t>2</w:t>
      </w:r>
      <w:r w:rsidRPr="00DA6FEE">
        <w:rPr>
          <w:rFonts w:ascii="Times New Roman" w:hAnsi="Times New Roman" w:cs="Times New Roman"/>
          <w:sz w:val="20"/>
          <w:szCs w:val="20"/>
          <w:lang w:val="pt-BR"/>
        </w:rPr>
        <w:t>,</w:t>
      </w:r>
      <w:r w:rsidR="009135CB" w:rsidRPr="00DA6FEE">
        <w:rPr>
          <w:rFonts w:ascii="Times New Roman" w:hAnsi="Times New Roman" w:cs="Times New Roman"/>
          <w:sz w:val="20"/>
          <w:szCs w:val="20"/>
          <w:lang w:val="pt-BR"/>
        </w:rPr>
        <w:t xml:space="preserve"> </w:t>
      </w:r>
      <w:r w:rsidR="000B7999" w:rsidRPr="00DA6FEE">
        <w:rPr>
          <w:rFonts w:ascii="Times New Roman" w:hAnsi="Times New Roman" w:cs="Times New Roman"/>
          <w:sz w:val="20"/>
          <w:szCs w:val="20"/>
          <w:lang w:val="pt-BR"/>
        </w:rPr>
        <w:t>Kelly Cristina dos Reis</w:t>
      </w:r>
      <w:r w:rsidR="005D4419" w:rsidRPr="008F45BC">
        <w:rPr>
          <w:rFonts w:ascii="Times New Roman" w:hAnsi="Times New Roman" w:cs="Times New Roman"/>
          <w:sz w:val="20"/>
          <w:szCs w:val="20"/>
          <w:lang w:val="pt-BR"/>
          <w:rPrChange w:id="0" w:author="Jose Capelo Neto" w:date="2020-05-09T10:14:00Z">
            <w:rPr>
              <w:rFonts w:ascii="Times New Roman" w:hAnsi="Times New Roman" w:cs="Times New Roman"/>
              <w:sz w:val="20"/>
              <w:szCs w:val="20"/>
              <w:highlight w:val="yellow"/>
              <w:lang w:val="pt-BR"/>
            </w:rPr>
          </w:rPrChange>
        </w:rPr>
        <w:t>², Carlos João Pestana</w:t>
      </w:r>
      <w:r w:rsidR="00BE2672" w:rsidRPr="005953E9">
        <w:rPr>
          <w:rFonts w:ascii="Times New Roman" w:hAnsi="Times New Roman" w:cs="Times New Roman"/>
          <w:sz w:val="20"/>
          <w:szCs w:val="20"/>
          <w:vertAlign w:val="superscript"/>
          <w:lang w:val="pt-BR"/>
        </w:rPr>
        <w:t>3</w:t>
      </w:r>
      <w:r w:rsidR="008F45BC">
        <w:rPr>
          <w:rFonts w:ascii="Times New Roman" w:hAnsi="Times New Roman" w:cs="Times New Roman"/>
          <w:sz w:val="20"/>
          <w:szCs w:val="20"/>
          <w:lang w:val="pt-BR"/>
        </w:rPr>
        <w:t>,</w:t>
      </w:r>
      <w:r w:rsidR="005D4419" w:rsidRPr="00DA6FEE">
        <w:rPr>
          <w:rFonts w:ascii="Times New Roman" w:hAnsi="Times New Roman" w:cs="Times New Roman"/>
          <w:sz w:val="20"/>
          <w:szCs w:val="20"/>
          <w:lang w:val="pt-BR"/>
        </w:rPr>
        <w:t xml:space="preserve"> </w:t>
      </w:r>
      <w:r w:rsidR="000B7999" w:rsidRPr="00DA6FEE">
        <w:rPr>
          <w:rFonts w:ascii="Times New Roman" w:hAnsi="Times New Roman" w:cs="Times New Roman"/>
          <w:sz w:val="20"/>
          <w:szCs w:val="20"/>
          <w:lang w:val="pt-BR"/>
        </w:rPr>
        <w:t xml:space="preserve">Linda Lawton³, </w:t>
      </w:r>
      <w:r w:rsidR="005D4419" w:rsidRPr="00DA6FEE">
        <w:rPr>
          <w:rFonts w:ascii="Times New Roman" w:hAnsi="Times New Roman" w:cs="Times New Roman"/>
          <w:sz w:val="20"/>
          <w:szCs w:val="20"/>
          <w:lang w:val="pt-BR"/>
        </w:rPr>
        <w:t>José</w:t>
      </w:r>
      <w:r w:rsidRPr="00DA6FEE">
        <w:rPr>
          <w:rFonts w:ascii="Times New Roman" w:hAnsi="Times New Roman" w:cs="Times New Roman"/>
          <w:color w:val="000000"/>
          <w:sz w:val="20"/>
          <w:szCs w:val="20"/>
          <w:lang w:val="pt-BR"/>
        </w:rPr>
        <w:t xml:space="preserve"> Capelo</w:t>
      </w:r>
      <w:r w:rsidRPr="00DA6FEE">
        <w:rPr>
          <w:rFonts w:ascii="Times New Roman" w:hAnsi="Times New Roman" w:cs="Times New Roman"/>
          <w:sz w:val="20"/>
          <w:szCs w:val="20"/>
          <w:lang w:val="pt-BR"/>
        </w:rPr>
        <w:t>-</w:t>
      </w:r>
      <w:r w:rsidRPr="00DA6FEE">
        <w:rPr>
          <w:rFonts w:ascii="Times New Roman" w:hAnsi="Times New Roman" w:cs="Times New Roman"/>
          <w:color w:val="000000"/>
          <w:sz w:val="20"/>
          <w:szCs w:val="20"/>
          <w:lang w:val="pt-BR"/>
        </w:rPr>
        <w:t>Neto</w:t>
      </w:r>
      <w:r w:rsidR="009135CB" w:rsidRPr="00DA6FEE">
        <w:rPr>
          <w:rFonts w:ascii="Times New Roman" w:hAnsi="Times New Roman" w:cs="Times New Roman"/>
          <w:sz w:val="20"/>
          <w:szCs w:val="20"/>
          <w:vertAlign w:val="superscript"/>
          <w:lang w:val="pt-BR"/>
        </w:rPr>
        <w:t>2</w:t>
      </w:r>
      <w:r w:rsidRPr="00DA6FEE">
        <w:rPr>
          <w:rFonts w:ascii="Times New Roman" w:hAnsi="Times New Roman" w:cs="Times New Roman"/>
          <w:color w:val="000000"/>
          <w:sz w:val="20"/>
          <w:szCs w:val="20"/>
          <w:lang w:val="pt-BR"/>
        </w:rPr>
        <w:t>.</w:t>
      </w:r>
    </w:p>
    <w:p w14:paraId="48E05459" w14:textId="7846B0F1" w:rsidR="00CF668E" w:rsidRPr="0038716F" w:rsidRDefault="00CF668E" w:rsidP="00CB1F27">
      <w:pPr>
        <w:rPr>
          <w:rFonts w:ascii="Times New Roman" w:hAnsi="Times New Roman" w:cs="Times New Roman"/>
          <w:color w:val="000000"/>
          <w:sz w:val="20"/>
          <w:szCs w:val="20"/>
        </w:rPr>
      </w:pPr>
      <w:r w:rsidRPr="00DA6FEE">
        <w:rPr>
          <w:rFonts w:ascii="Times New Roman" w:hAnsi="Times New Roman" w:cs="Times New Roman"/>
          <w:sz w:val="20"/>
          <w:szCs w:val="20"/>
          <w:vertAlign w:val="superscript"/>
        </w:rPr>
        <w:t>1</w:t>
      </w:r>
      <w:r w:rsidRPr="00DA6FEE">
        <w:rPr>
          <w:rFonts w:ascii="Times New Roman" w:hAnsi="Times New Roman" w:cs="Times New Roman"/>
          <w:color w:val="000000"/>
          <w:sz w:val="20"/>
          <w:szCs w:val="20"/>
        </w:rPr>
        <w:t xml:space="preserve"> Federal Institute</w:t>
      </w:r>
      <w:r w:rsidR="00CB1F27" w:rsidRPr="00DA6FEE">
        <w:rPr>
          <w:rFonts w:ascii="Times New Roman" w:hAnsi="Times New Roman" w:cs="Times New Roman"/>
          <w:color w:val="000000"/>
          <w:sz w:val="20"/>
          <w:szCs w:val="20"/>
        </w:rPr>
        <w:t xml:space="preserve"> Southeast</w:t>
      </w:r>
      <w:r w:rsidRPr="00DA6FEE">
        <w:rPr>
          <w:rFonts w:ascii="Times New Roman" w:hAnsi="Times New Roman" w:cs="Times New Roman"/>
          <w:color w:val="000000"/>
          <w:sz w:val="20"/>
          <w:szCs w:val="20"/>
        </w:rPr>
        <w:t xml:space="preserve"> of Minas Gerais. </w:t>
      </w:r>
      <w:proofErr w:type="spellStart"/>
      <w:r w:rsidRPr="0038716F">
        <w:rPr>
          <w:rFonts w:ascii="Times New Roman" w:hAnsi="Times New Roman" w:cs="Times New Roman"/>
          <w:color w:val="000000"/>
          <w:sz w:val="20"/>
          <w:szCs w:val="20"/>
        </w:rPr>
        <w:t>Barbacena</w:t>
      </w:r>
      <w:proofErr w:type="spellEnd"/>
      <w:r w:rsidRPr="0038716F">
        <w:rPr>
          <w:rFonts w:ascii="Times New Roman" w:hAnsi="Times New Roman" w:cs="Times New Roman"/>
          <w:color w:val="000000"/>
          <w:sz w:val="20"/>
          <w:szCs w:val="20"/>
        </w:rPr>
        <w:t xml:space="preserve"> Campus</w:t>
      </w:r>
      <w:r w:rsidR="00456A16" w:rsidRPr="0038716F">
        <w:rPr>
          <w:rFonts w:ascii="Times New Roman" w:hAnsi="Times New Roman" w:cs="Times New Roman"/>
          <w:color w:val="000000"/>
          <w:sz w:val="20"/>
          <w:szCs w:val="20"/>
        </w:rPr>
        <w:t>, Brazil</w:t>
      </w:r>
      <w:r w:rsidRPr="0038716F">
        <w:rPr>
          <w:rFonts w:ascii="Times New Roman" w:hAnsi="Times New Roman" w:cs="Times New Roman"/>
          <w:color w:val="000000"/>
          <w:sz w:val="20"/>
          <w:szCs w:val="20"/>
        </w:rPr>
        <w:t xml:space="preserve">.  </w:t>
      </w:r>
    </w:p>
    <w:p w14:paraId="6110C28E" w14:textId="11BA88CC" w:rsidR="009135CB" w:rsidRPr="00DA6FEE" w:rsidRDefault="00CF668E" w:rsidP="007F64D0">
      <w:pPr>
        <w:spacing w:line="240" w:lineRule="auto"/>
        <w:rPr>
          <w:rFonts w:ascii="Times New Roman" w:hAnsi="Times New Roman" w:cs="Times New Roman"/>
          <w:color w:val="000000"/>
          <w:sz w:val="20"/>
          <w:szCs w:val="20"/>
        </w:rPr>
      </w:pPr>
      <w:r w:rsidRPr="00DA6FEE">
        <w:rPr>
          <w:rFonts w:ascii="Times New Roman" w:hAnsi="Times New Roman" w:cs="Times New Roman"/>
          <w:color w:val="000000"/>
          <w:sz w:val="20"/>
          <w:szCs w:val="20"/>
          <w:vertAlign w:val="superscript"/>
        </w:rPr>
        <w:t>2</w:t>
      </w:r>
      <w:r w:rsidR="00B92098" w:rsidRPr="00DA6FEE">
        <w:rPr>
          <w:rFonts w:ascii="Times New Roman" w:hAnsi="Times New Roman" w:cs="Times New Roman"/>
          <w:color w:val="000000"/>
          <w:sz w:val="20"/>
          <w:szCs w:val="20"/>
        </w:rPr>
        <w:t xml:space="preserve"> Federal University </w:t>
      </w:r>
      <w:r w:rsidR="00681FDC" w:rsidRPr="00DA6FEE">
        <w:rPr>
          <w:rFonts w:ascii="Times New Roman" w:hAnsi="Times New Roman" w:cs="Times New Roman"/>
          <w:color w:val="000000"/>
          <w:sz w:val="20"/>
          <w:szCs w:val="20"/>
        </w:rPr>
        <w:t>of Ceará,</w:t>
      </w:r>
      <w:r w:rsidR="00456A16" w:rsidRPr="00DA6FEE">
        <w:rPr>
          <w:rFonts w:ascii="Times New Roman" w:hAnsi="Times New Roman" w:cs="Times New Roman"/>
          <w:color w:val="000000"/>
          <w:sz w:val="20"/>
          <w:szCs w:val="20"/>
        </w:rPr>
        <w:t xml:space="preserve"> Department of Hydraulic and Environmental Engineering, </w:t>
      </w:r>
      <w:proofErr w:type="spellStart"/>
      <w:r w:rsidR="00456A16" w:rsidRPr="00DA6FEE">
        <w:rPr>
          <w:rFonts w:ascii="Times New Roman" w:hAnsi="Times New Roman" w:cs="Times New Roman"/>
          <w:color w:val="000000"/>
          <w:sz w:val="20"/>
          <w:szCs w:val="20"/>
        </w:rPr>
        <w:t>Selaqua</w:t>
      </w:r>
      <w:proofErr w:type="spellEnd"/>
      <w:r w:rsidR="00456A16" w:rsidRPr="00DA6FEE">
        <w:rPr>
          <w:rFonts w:ascii="Times New Roman" w:hAnsi="Times New Roman" w:cs="Times New Roman"/>
          <w:color w:val="000000"/>
          <w:sz w:val="20"/>
          <w:szCs w:val="20"/>
        </w:rPr>
        <w:t xml:space="preserve"> Laboratory. </w:t>
      </w:r>
      <w:r w:rsidR="00681FDC" w:rsidRPr="00DA6FEE">
        <w:rPr>
          <w:rFonts w:ascii="Times New Roman" w:hAnsi="Times New Roman" w:cs="Times New Roman"/>
          <w:color w:val="000000"/>
          <w:sz w:val="20"/>
          <w:szCs w:val="20"/>
        </w:rPr>
        <w:t xml:space="preserve"> Pici Campus, Fortaleza, Brazil</w:t>
      </w:r>
      <w:r w:rsidR="00B92098" w:rsidRPr="00DA6FEE">
        <w:rPr>
          <w:rFonts w:ascii="Times New Roman" w:hAnsi="Times New Roman" w:cs="Times New Roman"/>
          <w:color w:val="000000"/>
          <w:sz w:val="20"/>
          <w:szCs w:val="20"/>
        </w:rPr>
        <w:t>.</w:t>
      </w:r>
    </w:p>
    <w:p w14:paraId="5E99EA6D" w14:textId="33B70FB1" w:rsidR="007F64D0" w:rsidRPr="00DA6FEE" w:rsidRDefault="00681FDC" w:rsidP="007F64D0">
      <w:pPr>
        <w:spacing w:line="240" w:lineRule="auto"/>
        <w:rPr>
          <w:rFonts w:ascii="Times New Roman" w:hAnsi="Times New Roman" w:cs="Times New Roman"/>
          <w:color w:val="000000"/>
          <w:sz w:val="20"/>
          <w:szCs w:val="20"/>
        </w:rPr>
      </w:pPr>
      <w:r w:rsidRPr="00DA6FEE">
        <w:rPr>
          <w:rFonts w:ascii="Times New Roman" w:hAnsi="Times New Roman" w:cs="Times New Roman"/>
          <w:color w:val="000000"/>
          <w:sz w:val="20"/>
          <w:szCs w:val="20"/>
          <w:vertAlign w:val="superscript"/>
        </w:rPr>
        <w:t xml:space="preserve">3 </w:t>
      </w:r>
      <w:r w:rsidRPr="00DA6FEE">
        <w:rPr>
          <w:rFonts w:ascii="Times New Roman" w:hAnsi="Times New Roman" w:cs="Times New Roman"/>
          <w:color w:val="000000"/>
          <w:sz w:val="20"/>
          <w:szCs w:val="20"/>
        </w:rPr>
        <w:t>School of Pharmacy and Life Sciences, Robert Gordon University, Aberdeen, UK.</w:t>
      </w:r>
    </w:p>
    <w:p w14:paraId="10E1C6DB" w14:textId="77777777" w:rsidR="00312A0B" w:rsidRPr="00DA6FEE" w:rsidRDefault="00312A0B" w:rsidP="007F64D0">
      <w:pPr>
        <w:spacing w:line="240" w:lineRule="auto"/>
        <w:rPr>
          <w:rFonts w:ascii="Times New Roman" w:hAnsi="Times New Roman" w:cs="Times New Roman"/>
          <w:color w:val="000000"/>
          <w:sz w:val="20"/>
          <w:szCs w:val="20"/>
        </w:rPr>
      </w:pPr>
    </w:p>
    <w:p w14:paraId="66C51212" w14:textId="05A7FED1" w:rsidR="00312A0B" w:rsidRPr="00DA6FEE" w:rsidRDefault="00312A0B" w:rsidP="007F64D0">
      <w:pPr>
        <w:spacing w:line="240" w:lineRule="auto"/>
        <w:rPr>
          <w:rFonts w:ascii="Times New Roman" w:hAnsi="Times New Roman" w:cs="Times New Roman"/>
          <w:color w:val="000000"/>
          <w:lang w:val="pt-BR"/>
        </w:rPr>
      </w:pPr>
      <w:r w:rsidRPr="00DA6FEE">
        <w:rPr>
          <w:rFonts w:ascii="Times New Roman" w:hAnsi="Times New Roman" w:cs="Times New Roman"/>
          <w:color w:val="000000"/>
          <w:lang w:val="pt-BR"/>
        </w:rPr>
        <w:t>HIGHLIGHTS</w:t>
      </w:r>
    </w:p>
    <w:p w14:paraId="18E7531F" w14:textId="77777777" w:rsidR="00312A0B" w:rsidRPr="00DA6FEE" w:rsidRDefault="00312A0B" w:rsidP="007F64D0">
      <w:pPr>
        <w:spacing w:line="240" w:lineRule="auto"/>
        <w:rPr>
          <w:rFonts w:ascii="Times New Roman" w:hAnsi="Times New Roman" w:cs="Times New Roman"/>
          <w:color w:val="000000"/>
          <w:lang w:val="pt-BR"/>
        </w:rPr>
      </w:pPr>
    </w:p>
    <w:p w14:paraId="51C34764" w14:textId="409672F6" w:rsidR="00095906" w:rsidRPr="00DA6FEE" w:rsidRDefault="00095906" w:rsidP="007F64D0">
      <w:pPr>
        <w:spacing w:line="240" w:lineRule="auto"/>
        <w:rPr>
          <w:rFonts w:ascii="Times New Roman" w:hAnsi="Times New Roman" w:cs="Times New Roman"/>
          <w:color w:val="000000"/>
          <w:lang w:val="pt-BR"/>
        </w:rPr>
      </w:pPr>
      <w:r w:rsidRPr="00DA6FEE">
        <w:rPr>
          <w:rFonts w:ascii="Times New Roman" w:hAnsi="Times New Roman" w:cs="Times New Roman"/>
          <w:color w:val="000000"/>
          <w:lang w:val="pt-BR"/>
        </w:rPr>
        <w:t>A fotocatálise heterogênea (TiO</w:t>
      </w:r>
      <w:r w:rsidRPr="00DA6FEE">
        <w:rPr>
          <w:rFonts w:ascii="Times New Roman" w:hAnsi="Times New Roman" w:cs="Times New Roman"/>
          <w:color w:val="000000"/>
          <w:vertAlign w:val="subscript"/>
          <w:lang w:val="pt-BR"/>
        </w:rPr>
        <w:t>2</w:t>
      </w:r>
      <w:r w:rsidRPr="00DA6FEE">
        <w:rPr>
          <w:rFonts w:ascii="Times New Roman" w:hAnsi="Times New Roman" w:cs="Times New Roman"/>
          <w:color w:val="000000"/>
          <w:lang w:val="pt-BR"/>
        </w:rPr>
        <w:t>/UV) promove lise de espécies de cianobactérias e algas.</w:t>
      </w:r>
    </w:p>
    <w:p w14:paraId="4B96A177" w14:textId="77A76953" w:rsidR="007F64D0" w:rsidRPr="00DA6FEE" w:rsidRDefault="007F64D0" w:rsidP="007F64D0">
      <w:pPr>
        <w:spacing w:line="240" w:lineRule="auto"/>
        <w:rPr>
          <w:rFonts w:ascii="Times New Roman" w:hAnsi="Times New Roman" w:cs="Times New Roman"/>
          <w:color w:val="000000"/>
          <w:lang w:val="pt-BR"/>
        </w:rPr>
      </w:pPr>
      <w:r w:rsidRPr="00DA6FEE">
        <w:rPr>
          <w:rFonts w:ascii="Times New Roman" w:hAnsi="Times New Roman" w:cs="Times New Roman"/>
          <w:color w:val="000000"/>
          <w:lang w:val="pt-BR"/>
        </w:rPr>
        <w:t>A fotocatálise heterogênea (TiO</w:t>
      </w:r>
      <w:r w:rsidRPr="00DA6FEE">
        <w:rPr>
          <w:rFonts w:ascii="Times New Roman" w:hAnsi="Times New Roman" w:cs="Times New Roman"/>
          <w:color w:val="000000"/>
          <w:vertAlign w:val="subscript"/>
          <w:lang w:val="pt-BR"/>
        </w:rPr>
        <w:t>2</w:t>
      </w:r>
      <w:r w:rsidRPr="00DA6FEE">
        <w:rPr>
          <w:rFonts w:ascii="Times New Roman" w:hAnsi="Times New Roman" w:cs="Times New Roman"/>
          <w:color w:val="000000"/>
          <w:lang w:val="pt-BR"/>
        </w:rPr>
        <w:t>/UV) atua de forma seletiva em espécies de cianobactérias e algas</w:t>
      </w:r>
      <w:r w:rsidR="000B7999" w:rsidRPr="00DA6FEE">
        <w:rPr>
          <w:rFonts w:ascii="Times New Roman" w:hAnsi="Times New Roman" w:cs="Times New Roman"/>
          <w:color w:val="000000"/>
          <w:lang w:val="pt-BR"/>
        </w:rPr>
        <w:t xml:space="preserve"> de acordo com a estrutura celular</w:t>
      </w:r>
      <w:r w:rsidRPr="00DA6FEE">
        <w:rPr>
          <w:rFonts w:ascii="Times New Roman" w:hAnsi="Times New Roman" w:cs="Times New Roman"/>
          <w:color w:val="000000"/>
          <w:lang w:val="pt-BR"/>
        </w:rPr>
        <w:t>.</w:t>
      </w:r>
    </w:p>
    <w:p w14:paraId="6C808791" w14:textId="77777777" w:rsidR="00312A0B" w:rsidRPr="00DA6FEE" w:rsidRDefault="00312A0B" w:rsidP="007F64D0">
      <w:pPr>
        <w:spacing w:line="240" w:lineRule="auto"/>
        <w:rPr>
          <w:rFonts w:ascii="Times New Roman" w:hAnsi="Times New Roman" w:cs="Times New Roman"/>
          <w:color w:val="000000"/>
          <w:lang w:val="pt-BR"/>
        </w:rPr>
      </w:pPr>
    </w:p>
    <w:p w14:paraId="645DA59D" w14:textId="7B17278F" w:rsidR="00312A0B" w:rsidRPr="00DA6FEE" w:rsidRDefault="00312A0B" w:rsidP="00F47556">
      <w:pPr>
        <w:rPr>
          <w:rFonts w:ascii="Times New Roman" w:hAnsi="Times New Roman" w:cs="Times New Roman"/>
          <w:lang w:val="pt-BR"/>
        </w:rPr>
      </w:pPr>
      <w:r w:rsidRPr="00DA6FEE">
        <w:rPr>
          <w:rFonts w:ascii="Times New Roman" w:hAnsi="Times New Roman" w:cs="Times New Roman"/>
          <w:lang w:val="pt-BR"/>
        </w:rPr>
        <w:t>GRAPHICAL ABSTRACT</w:t>
      </w:r>
    </w:p>
    <w:p w14:paraId="49139429" w14:textId="609ACF89" w:rsidR="00F47556" w:rsidRPr="00DA6FEE" w:rsidRDefault="00285751" w:rsidP="00F47556">
      <w:pPr>
        <w:rPr>
          <w:rFonts w:ascii="Times New Roman" w:hAnsi="Times New Roman" w:cs="Times New Roman"/>
          <w:lang w:val="pt-BR"/>
        </w:rPr>
      </w:pPr>
      <w:r w:rsidRPr="00DA6FEE">
        <w:rPr>
          <w:rFonts w:ascii="Times New Roman" w:hAnsi="Times New Roman" w:cs="Times New Roman"/>
          <w:noProof/>
          <w:lang w:val="pt-BR" w:eastAsia="pt-BR"/>
        </w:rPr>
        <w:drawing>
          <wp:inline distT="0" distB="0" distL="0" distR="0" wp14:anchorId="38BF54A0" wp14:editId="2EA4A87D">
            <wp:extent cx="5400040" cy="3696466"/>
            <wp:effectExtent l="0" t="0" r="0" b="0"/>
            <wp:docPr id="310" name="Imagem 310" descr="C:\Users\Samylla\Downloads\WhatsApp Image 2020-04-03 at 19.15.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mylla\Downloads\WhatsApp Image 2020-04-03 at 19.15.2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96466"/>
                    </a:xfrm>
                    <a:prstGeom prst="rect">
                      <a:avLst/>
                    </a:prstGeom>
                    <a:noFill/>
                    <a:ln>
                      <a:noFill/>
                    </a:ln>
                  </pic:spPr>
                </pic:pic>
              </a:graphicData>
            </a:graphic>
          </wp:inline>
        </w:drawing>
      </w:r>
    </w:p>
    <w:p w14:paraId="1C1D710B" w14:textId="003DC931" w:rsidR="00F47556" w:rsidRPr="00DA6FEE" w:rsidRDefault="00F47556" w:rsidP="00F47556">
      <w:pPr>
        <w:rPr>
          <w:rFonts w:ascii="Times New Roman" w:hAnsi="Times New Roman" w:cs="Times New Roman"/>
          <w:lang w:val="pt-BR"/>
        </w:rPr>
      </w:pPr>
    </w:p>
    <w:p w14:paraId="33447E33" w14:textId="29E3EF10" w:rsidR="00B92098" w:rsidRPr="00DA6FEE" w:rsidRDefault="00B92098" w:rsidP="00B92098">
      <w:pPr>
        <w:pStyle w:val="Ttulo1"/>
        <w:rPr>
          <w:rFonts w:ascii="Times New Roman" w:hAnsi="Times New Roman" w:cs="Times New Roman"/>
          <w:color w:val="000000"/>
          <w:lang w:val="en-GB"/>
        </w:rPr>
      </w:pPr>
      <w:r w:rsidRPr="00DA6FEE">
        <w:rPr>
          <w:rFonts w:ascii="Times New Roman" w:hAnsi="Times New Roman" w:cs="Times New Roman"/>
          <w:color w:val="000000"/>
          <w:lang w:val="en-GB"/>
        </w:rPr>
        <w:t>ABSTRACT</w:t>
      </w:r>
    </w:p>
    <w:p w14:paraId="3A5AE653" w14:textId="4C42CFC0" w:rsidR="00F47556" w:rsidRPr="00DA6FEE" w:rsidDel="00902DF4" w:rsidRDefault="00F47556" w:rsidP="00F47556">
      <w:pPr>
        <w:rPr>
          <w:del w:id="1" w:author="Jose Capelo Neto" w:date="2020-05-12T15:18:00Z"/>
          <w:rFonts w:ascii="Times New Roman" w:hAnsi="Times New Roman" w:cs="Times New Roman"/>
          <w:lang w:val="en-GB"/>
        </w:rPr>
      </w:pPr>
    </w:p>
    <w:p w14:paraId="65AA3A53" w14:textId="466BAAC4" w:rsidR="009135CB" w:rsidRPr="00DA6FEE" w:rsidRDefault="009135CB" w:rsidP="00B92098">
      <w:pPr>
        <w:rPr>
          <w:rFonts w:ascii="Times New Roman" w:hAnsi="Times New Roman" w:cs="Times New Roman"/>
          <w:color w:val="000000"/>
          <w:lang w:val="en-GB"/>
        </w:rPr>
      </w:pPr>
    </w:p>
    <w:p w14:paraId="7C443354" w14:textId="2B82EC35" w:rsidR="0002331D" w:rsidRDefault="00B92098" w:rsidP="00B92098">
      <w:pPr>
        <w:rPr>
          <w:rFonts w:ascii="Times New Roman" w:hAnsi="Times New Roman" w:cs="Times New Roman"/>
          <w:color w:val="000000"/>
          <w:lang w:val="en-GB"/>
        </w:rPr>
      </w:pPr>
      <w:r w:rsidRPr="00DA6FEE">
        <w:rPr>
          <w:rFonts w:ascii="Times New Roman" w:hAnsi="Times New Roman" w:cs="Times New Roman"/>
          <w:color w:val="000000"/>
          <w:lang w:val="en-GB"/>
        </w:rPr>
        <w:t xml:space="preserve">KEYWORDS:  shear stress; cell lysis; </w:t>
      </w:r>
      <w:proofErr w:type="spellStart"/>
      <w:r w:rsidR="004C71C9" w:rsidRPr="00DA6FEE">
        <w:rPr>
          <w:rFonts w:ascii="Times New Roman" w:hAnsi="Times New Roman" w:cs="Times New Roman"/>
          <w:color w:val="000000"/>
          <w:lang w:val="en-GB"/>
        </w:rPr>
        <w:t>fotocatalise</w:t>
      </w:r>
      <w:proofErr w:type="spellEnd"/>
    </w:p>
    <w:p w14:paraId="58AC8046" w14:textId="77777777" w:rsidR="00451577" w:rsidRPr="00DA6FEE" w:rsidRDefault="00451577" w:rsidP="00B92098">
      <w:pPr>
        <w:rPr>
          <w:rFonts w:ascii="Times New Roman" w:hAnsi="Times New Roman" w:cs="Times New Roman"/>
          <w:color w:val="000000"/>
          <w:lang w:val="en-GB"/>
        </w:rPr>
      </w:pPr>
    </w:p>
    <w:p w14:paraId="5F720644" w14:textId="77777777" w:rsidR="00C81096" w:rsidRPr="00DA6FEE" w:rsidRDefault="00B92098">
      <w:pPr>
        <w:pStyle w:val="Ttulo1"/>
        <w:numPr>
          <w:ilvl w:val="0"/>
          <w:numId w:val="3"/>
        </w:numPr>
        <w:spacing w:before="120" w:after="120" w:line="360" w:lineRule="auto"/>
        <w:rPr>
          <w:rFonts w:ascii="Times New Roman" w:hAnsi="Times New Roman" w:cs="Times New Roman"/>
          <w:color w:val="000000"/>
          <w:lang w:val="pt-BR"/>
        </w:rPr>
        <w:pPrChange w:id="2" w:author="Jose Capelo Neto" w:date="2020-05-09T10:44:00Z">
          <w:pPr>
            <w:pStyle w:val="Ttulo1"/>
            <w:numPr>
              <w:numId w:val="3"/>
            </w:numPr>
            <w:ind w:left="720" w:hanging="360"/>
          </w:pPr>
        </w:pPrChange>
      </w:pPr>
      <w:r w:rsidRPr="00DA6FEE">
        <w:rPr>
          <w:rFonts w:ascii="Times New Roman" w:hAnsi="Times New Roman" w:cs="Times New Roman"/>
          <w:color w:val="000000"/>
          <w:lang w:val="pt-BR"/>
        </w:rPr>
        <w:t>INTRODUCTION</w:t>
      </w:r>
    </w:p>
    <w:p w14:paraId="34673625" w14:textId="77777777" w:rsidR="0002331D" w:rsidRPr="00DA6FEE" w:rsidRDefault="0002331D">
      <w:pPr>
        <w:spacing w:before="120" w:after="120"/>
        <w:rPr>
          <w:rFonts w:ascii="Times New Roman" w:hAnsi="Times New Roman" w:cs="Times New Roman"/>
          <w:color w:val="000000"/>
          <w:lang w:val="pt-BR"/>
        </w:rPr>
        <w:pPrChange w:id="3" w:author="Jose Capelo Neto" w:date="2020-05-09T10:44:00Z">
          <w:pPr/>
        </w:pPrChange>
      </w:pPr>
    </w:p>
    <w:p w14:paraId="7695024E" w14:textId="0EDD02AF" w:rsidR="0002331D" w:rsidRPr="00DA6FEE" w:rsidRDefault="00181B6A">
      <w:pPr>
        <w:spacing w:before="120" w:after="120"/>
        <w:rPr>
          <w:rFonts w:ascii="Times New Roman" w:hAnsi="Times New Roman" w:cs="Times New Roman"/>
          <w:color w:val="000000"/>
          <w:lang w:val="pt-BR"/>
        </w:rPr>
        <w:pPrChange w:id="4" w:author="Jose Capelo Neto" w:date="2020-05-09T10:44:00Z">
          <w:pPr/>
        </w:pPrChange>
      </w:pPr>
      <w:r w:rsidRPr="00DA6FEE">
        <w:rPr>
          <w:rFonts w:ascii="Times New Roman" w:hAnsi="Times New Roman" w:cs="Times New Roman"/>
          <w:color w:val="000000"/>
          <w:lang w:val="pt-BR"/>
        </w:rPr>
        <w:t xml:space="preserve">Eventos de florações de cianobactérias são </w:t>
      </w:r>
      <w:del w:id="5" w:author="Jose Capelo Neto" w:date="2020-05-09T10:00:00Z">
        <w:r w:rsidRPr="00DA6FEE" w:rsidDel="008F45BC">
          <w:rPr>
            <w:rFonts w:ascii="Times New Roman" w:hAnsi="Times New Roman" w:cs="Times New Roman"/>
            <w:color w:val="000000"/>
            <w:lang w:val="pt-BR"/>
          </w:rPr>
          <w:delText xml:space="preserve">frequentes </w:delText>
        </w:r>
      </w:del>
      <w:ins w:id="6" w:author="Jose Capelo Neto" w:date="2020-05-09T10:01:00Z">
        <w:r w:rsidR="008F45BC">
          <w:rPr>
            <w:rFonts w:ascii="Times New Roman" w:hAnsi="Times New Roman" w:cs="Times New Roman"/>
            <w:color w:val="000000"/>
            <w:lang w:val="pt-BR"/>
          </w:rPr>
          <w:t>constantes</w:t>
        </w:r>
      </w:ins>
      <w:ins w:id="7" w:author="Jose Capelo Neto" w:date="2020-05-09T10:00:00Z">
        <w:r w:rsidR="008F45BC"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em reservatórios </w:t>
      </w:r>
      <w:del w:id="8" w:author="Jose Capelo Neto" w:date="2020-05-09T10:01:00Z">
        <w:r w:rsidRPr="00DA6FEE" w:rsidDel="008F45BC">
          <w:rPr>
            <w:rFonts w:ascii="Times New Roman" w:hAnsi="Times New Roman" w:cs="Times New Roman"/>
            <w:color w:val="000000"/>
            <w:lang w:val="pt-BR"/>
          </w:rPr>
          <w:delText>lênticos do</w:delText>
        </w:r>
      </w:del>
      <w:ins w:id="9" w:author="Jose Capelo Neto" w:date="2020-05-09T10:01:00Z">
        <w:r w:rsidR="008F45BC">
          <w:rPr>
            <w:rFonts w:ascii="Times New Roman" w:hAnsi="Times New Roman" w:cs="Times New Roman"/>
            <w:color w:val="000000"/>
            <w:lang w:val="pt-BR"/>
          </w:rPr>
          <w:t>artificiais</w:t>
        </w:r>
      </w:ins>
      <w:r w:rsidRPr="00DA6FEE">
        <w:rPr>
          <w:rFonts w:ascii="Times New Roman" w:hAnsi="Times New Roman" w:cs="Times New Roman"/>
          <w:color w:val="000000"/>
          <w:lang w:val="pt-BR"/>
        </w:rPr>
        <w:t xml:space="preserve"> </w:t>
      </w:r>
      <w:del w:id="10" w:author="Jose Capelo Neto" w:date="2020-05-09T10:02:00Z">
        <w:r w:rsidRPr="00DA6FEE" w:rsidDel="008F45BC">
          <w:rPr>
            <w:rFonts w:ascii="Times New Roman" w:hAnsi="Times New Roman" w:cs="Times New Roman"/>
            <w:color w:val="000000"/>
            <w:lang w:val="pt-BR"/>
          </w:rPr>
          <w:delText>Nordeste brasileiro</w:delText>
        </w:r>
      </w:del>
      <w:ins w:id="11" w:author="Jose Capelo Neto" w:date="2020-05-09T10:02:00Z">
        <w:r w:rsidR="008F45BC">
          <w:rPr>
            <w:rFonts w:ascii="Times New Roman" w:hAnsi="Times New Roman" w:cs="Times New Roman"/>
            <w:color w:val="000000"/>
            <w:lang w:val="pt-BR"/>
          </w:rPr>
          <w:t>localizados em regiões áridas e semiáridas tropicais (</w:t>
        </w:r>
      </w:ins>
      <w:ins w:id="12" w:author="Samylla Oliveira" w:date="2020-06-01T16:16:00Z">
        <w:r w:rsidR="002B1D0C">
          <w:rPr>
            <w:rFonts w:ascii="Times New Roman" w:hAnsi="Times New Roman" w:cs="Times New Roman"/>
            <w:color w:val="000000"/>
            <w:lang w:val="pt-BR"/>
          </w:rPr>
          <w:t>Barros et al., 2019</w:t>
        </w:r>
      </w:ins>
      <w:ins w:id="13" w:author="Jose Capelo Neto" w:date="2020-05-09T10:02:00Z">
        <w:del w:id="14" w:author="Samylla Oliveira" w:date="2020-06-01T16:16:00Z">
          <w:r w:rsidR="008F45BC" w:rsidRPr="008F45BC" w:rsidDel="002B1D0C">
            <w:rPr>
              <w:rFonts w:ascii="Times New Roman" w:hAnsi="Times New Roman" w:cs="Times New Roman"/>
              <w:color w:val="FF0000"/>
              <w:lang w:val="pt-BR"/>
              <w:rPrChange w:id="15" w:author="Jose Capelo Neto" w:date="2020-05-09T10:03:00Z">
                <w:rPr>
                  <w:rFonts w:ascii="Times New Roman" w:hAnsi="Times New Roman" w:cs="Times New Roman"/>
                  <w:color w:val="000000"/>
                  <w:lang w:val="pt-BR"/>
                </w:rPr>
              </w:rPrChange>
            </w:rPr>
            <w:delText>Fonte</w:delText>
          </w:r>
        </w:del>
        <w:r w:rsidR="008F45BC">
          <w:rPr>
            <w:rFonts w:ascii="Times New Roman" w:hAnsi="Times New Roman" w:cs="Times New Roman"/>
            <w:color w:val="000000"/>
            <w:lang w:val="pt-BR"/>
          </w:rPr>
          <w:t>)</w:t>
        </w:r>
      </w:ins>
      <w:del w:id="16" w:author="Jose Capelo Neto" w:date="2020-05-09T10:06:00Z">
        <w:r w:rsidRPr="00DA6FEE" w:rsidDel="008F45BC">
          <w:rPr>
            <w:rFonts w:ascii="Times New Roman" w:hAnsi="Times New Roman" w:cs="Times New Roman"/>
            <w:color w:val="000000"/>
            <w:lang w:val="pt-BR"/>
          </w:rPr>
          <w:delText>.</w:delText>
        </w:r>
      </w:del>
      <w:ins w:id="17" w:author="Jose Capelo Neto" w:date="2020-05-09T10:06:00Z">
        <w:r w:rsidR="008F45BC">
          <w:rPr>
            <w:rFonts w:ascii="Times New Roman" w:hAnsi="Times New Roman" w:cs="Times New Roman"/>
            <w:color w:val="000000"/>
            <w:lang w:val="pt-BR"/>
          </w:rPr>
          <w:t>,</w:t>
        </w:r>
      </w:ins>
      <w:del w:id="18" w:author="Jose Capelo Neto" w:date="2020-05-09T10:04:00Z">
        <w:r w:rsidRPr="00DA6FEE" w:rsidDel="008F45BC">
          <w:rPr>
            <w:rFonts w:ascii="Times New Roman" w:hAnsi="Times New Roman" w:cs="Times New Roman"/>
            <w:color w:val="000000"/>
            <w:lang w:val="pt-BR"/>
          </w:rPr>
          <w:delText xml:space="preserve"> Essas ocorrências estão associadas aos usos múltiplos desses reservatórios que causam elevados a</w:delText>
        </w:r>
        <w:r w:rsidR="006C730E" w:rsidDel="008F45BC">
          <w:rPr>
            <w:rFonts w:ascii="Times New Roman" w:hAnsi="Times New Roman" w:cs="Times New Roman"/>
            <w:color w:val="000000"/>
            <w:lang w:val="pt-BR"/>
          </w:rPr>
          <w:delText>portes de nutrientes, ampliando as</w:delText>
        </w:r>
        <w:r w:rsidRPr="00DA6FEE" w:rsidDel="008F45BC">
          <w:rPr>
            <w:rFonts w:ascii="Times New Roman" w:hAnsi="Times New Roman" w:cs="Times New Roman"/>
            <w:color w:val="000000"/>
            <w:lang w:val="pt-BR"/>
          </w:rPr>
          <w:delText xml:space="preserve"> condições para o desenvolvimento desses organismos </w:delText>
        </w:r>
        <w:r w:rsidR="00DA6FEE" w:rsidDel="008F45BC">
          <w:rPr>
            <w:rFonts w:ascii="Times New Roman" w:hAnsi="Times New Roman" w:cs="Times New Roman"/>
            <w:color w:val="000000"/>
            <w:lang w:val="pt-BR"/>
          </w:rPr>
          <w:delText>fito</w:delText>
        </w:r>
        <w:r w:rsidR="00DA6FEE" w:rsidRPr="00DA6FEE" w:rsidDel="008F45BC">
          <w:rPr>
            <w:rFonts w:ascii="Times New Roman" w:hAnsi="Times New Roman" w:cs="Times New Roman"/>
            <w:color w:val="000000"/>
            <w:lang w:val="pt-BR"/>
          </w:rPr>
          <w:delText>planctônicos</w:delText>
        </w:r>
      </w:del>
      <w:ins w:id="19" w:author="Jose Capelo Neto" w:date="2020-05-09T10:06:00Z">
        <w:r w:rsidR="008F45BC">
          <w:rPr>
            <w:rFonts w:ascii="Times New Roman" w:hAnsi="Times New Roman" w:cs="Times New Roman"/>
            <w:color w:val="000000"/>
            <w:lang w:val="pt-BR"/>
          </w:rPr>
          <w:t xml:space="preserve"> </w:t>
        </w:r>
      </w:ins>
      <w:del w:id="20" w:author="Jose Capelo Neto" w:date="2020-05-09T10:04:00Z">
        <w:r w:rsidRPr="00DA6FEE" w:rsidDel="008F45BC">
          <w:rPr>
            <w:rFonts w:ascii="Times New Roman" w:hAnsi="Times New Roman" w:cs="Times New Roman"/>
            <w:color w:val="000000"/>
            <w:lang w:val="pt-BR"/>
          </w:rPr>
          <w:delText>.</w:delText>
        </w:r>
      </w:del>
      <w:del w:id="21" w:author="Jose Capelo Neto" w:date="2020-05-09T10:06:00Z">
        <w:r w:rsidRPr="00DA6FEE" w:rsidDel="008F45BC">
          <w:rPr>
            <w:rFonts w:ascii="Times New Roman" w:hAnsi="Times New Roman" w:cs="Times New Roman"/>
            <w:color w:val="000000"/>
            <w:lang w:val="pt-BR"/>
          </w:rPr>
          <w:delText xml:space="preserve"> </w:delText>
        </w:r>
      </w:del>
      <w:ins w:id="22" w:author="Jose Capelo Neto" w:date="2020-05-09T10:06:00Z">
        <w:r w:rsidR="008F45BC">
          <w:rPr>
            <w:rFonts w:ascii="Times New Roman" w:hAnsi="Times New Roman" w:cs="Times New Roman"/>
            <w:color w:val="000000"/>
            <w:lang w:val="pt-BR"/>
          </w:rPr>
          <w:t>f</w:t>
        </w:r>
      </w:ins>
      <w:del w:id="23" w:author="Jose Capelo Neto" w:date="2020-05-09T10:06:00Z">
        <w:r w:rsidR="0002331D" w:rsidRPr="00DA6FEE" w:rsidDel="008F45BC">
          <w:rPr>
            <w:rFonts w:ascii="Times New Roman" w:hAnsi="Times New Roman" w:cs="Times New Roman"/>
            <w:color w:val="000000"/>
            <w:lang w:val="pt-BR"/>
          </w:rPr>
          <w:delText>F</w:delText>
        </w:r>
      </w:del>
      <w:r w:rsidR="0002331D" w:rsidRPr="00DA6FEE">
        <w:rPr>
          <w:rFonts w:ascii="Times New Roman" w:hAnsi="Times New Roman" w:cs="Times New Roman"/>
          <w:color w:val="000000"/>
          <w:lang w:val="pt-BR"/>
        </w:rPr>
        <w:t xml:space="preserve">requentemente </w:t>
      </w:r>
      <w:del w:id="24" w:author="Jose Capelo Neto" w:date="2020-05-09T10:05:00Z">
        <w:r w:rsidR="0002331D" w:rsidRPr="00DA6FEE" w:rsidDel="008F45BC">
          <w:rPr>
            <w:rFonts w:ascii="Times New Roman" w:hAnsi="Times New Roman" w:cs="Times New Roman"/>
            <w:color w:val="000000"/>
            <w:lang w:val="pt-BR"/>
          </w:rPr>
          <w:delText>t</w:delText>
        </w:r>
        <w:r w:rsidR="002A24CE" w:rsidRPr="00DA6FEE" w:rsidDel="008F45BC">
          <w:rPr>
            <w:rFonts w:ascii="Times New Roman" w:hAnsi="Times New Roman" w:cs="Times New Roman"/>
            <w:color w:val="000000"/>
            <w:lang w:val="pt-BR"/>
          </w:rPr>
          <w:delText>ê</w:delText>
        </w:r>
        <w:r w:rsidR="0002331D" w:rsidRPr="00DA6FEE" w:rsidDel="008F45BC">
          <w:rPr>
            <w:rFonts w:ascii="Times New Roman" w:hAnsi="Times New Roman" w:cs="Times New Roman"/>
            <w:color w:val="000000"/>
            <w:lang w:val="pt-BR"/>
          </w:rPr>
          <w:delText>m-se relatado blooms de d</w:delText>
        </w:r>
        <w:r w:rsidRPr="00DA6FEE" w:rsidDel="008F45BC">
          <w:rPr>
            <w:rFonts w:ascii="Times New Roman" w:hAnsi="Times New Roman" w:cs="Times New Roman"/>
            <w:color w:val="000000"/>
            <w:lang w:val="pt-BR"/>
          </w:rPr>
          <w:delText xml:space="preserve">iversas </w:delText>
        </w:r>
      </w:del>
      <w:ins w:id="25" w:author="Jose Capelo Neto" w:date="2020-05-09T10:05:00Z">
        <w:r w:rsidR="008F45BC">
          <w:rPr>
            <w:rFonts w:ascii="Times New Roman" w:hAnsi="Times New Roman" w:cs="Times New Roman"/>
            <w:color w:val="000000"/>
            <w:lang w:val="pt-BR"/>
          </w:rPr>
          <w:t xml:space="preserve">compostas por </w:t>
        </w:r>
      </w:ins>
      <w:r w:rsidRPr="00DA6FEE">
        <w:rPr>
          <w:rFonts w:ascii="Times New Roman" w:hAnsi="Times New Roman" w:cs="Times New Roman"/>
          <w:color w:val="000000"/>
          <w:lang w:val="pt-BR"/>
        </w:rPr>
        <w:t xml:space="preserve">espécies </w:t>
      </w:r>
      <w:del w:id="26" w:author="Jose Capelo Neto" w:date="2020-05-09T10:05:00Z">
        <w:r w:rsidRPr="00DA6FEE" w:rsidDel="008F45BC">
          <w:rPr>
            <w:rFonts w:ascii="Times New Roman" w:hAnsi="Times New Roman" w:cs="Times New Roman"/>
            <w:color w:val="000000"/>
            <w:lang w:val="pt-BR"/>
          </w:rPr>
          <w:delText xml:space="preserve">de cianobactérias </w:delText>
        </w:r>
      </w:del>
      <w:r w:rsidR="0002331D" w:rsidRPr="00DA6FEE">
        <w:rPr>
          <w:rFonts w:ascii="Times New Roman" w:hAnsi="Times New Roman" w:cs="Times New Roman"/>
          <w:color w:val="000000"/>
          <w:lang w:val="pt-BR"/>
        </w:rPr>
        <w:t xml:space="preserve">potencialmente produtoras de </w:t>
      </w:r>
      <w:ins w:id="27" w:author="Jose Capelo Neto" w:date="2020-05-09T10:06:00Z">
        <w:r w:rsidR="008F45BC">
          <w:rPr>
            <w:rFonts w:ascii="Times New Roman" w:hAnsi="Times New Roman" w:cs="Times New Roman"/>
            <w:color w:val="000000"/>
            <w:lang w:val="pt-BR"/>
          </w:rPr>
          <w:t>substâncias que atribuem sabor e odor</w:t>
        </w:r>
      </w:ins>
      <w:ins w:id="28" w:author="Jose Capelo Neto" w:date="2020-05-09T10:21:00Z">
        <w:r w:rsidR="00640C38">
          <w:rPr>
            <w:rFonts w:ascii="Times New Roman" w:hAnsi="Times New Roman" w:cs="Times New Roman"/>
            <w:color w:val="000000"/>
            <w:lang w:val="pt-BR"/>
          </w:rPr>
          <w:t xml:space="preserve"> (S&amp;O)</w:t>
        </w:r>
      </w:ins>
      <w:ins w:id="29" w:author="Jose Capelo Neto" w:date="2020-05-09T10:06:00Z">
        <w:r w:rsidR="008F45BC">
          <w:rPr>
            <w:rFonts w:ascii="Times New Roman" w:hAnsi="Times New Roman" w:cs="Times New Roman"/>
            <w:color w:val="000000"/>
            <w:lang w:val="pt-BR"/>
          </w:rPr>
          <w:t xml:space="preserve"> à água e </w:t>
        </w:r>
      </w:ins>
      <w:r w:rsidR="0002331D" w:rsidRPr="00DA6FEE">
        <w:rPr>
          <w:rFonts w:ascii="Times New Roman" w:hAnsi="Times New Roman" w:cs="Times New Roman"/>
          <w:color w:val="000000"/>
          <w:lang w:val="pt-BR"/>
        </w:rPr>
        <w:t>toxinas</w:t>
      </w:r>
      <w:r w:rsidR="00DE03F7" w:rsidRPr="00DA6FEE">
        <w:rPr>
          <w:rFonts w:ascii="Times New Roman" w:hAnsi="Times New Roman" w:cs="Times New Roman"/>
          <w:lang w:val="pt-BR"/>
        </w:rPr>
        <w:t xml:space="preserve"> </w:t>
      </w:r>
      <w:del w:id="30" w:author="Jose Capelo Neto" w:date="2020-05-09T10:06:00Z">
        <w:r w:rsidR="00DE03F7" w:rsidRPr="00DA6FEE" w:rsidDel="008F45BC">
          <w:rPr>
            <w:rFonts w:ascii="Times New Roman" w:hAnsi="Times New Roman" w:cs="Times New Roman"/>
            <w:color w:val="000000"/>
            <w:lang w:val="pt-BR"/>
          </w:rPr>
          <w:delText>prejudiciais à</w:delText>
        </w:r>
      </w:del>
      <w:ins w:id="31" w:author="Jose Capelo Neto" w:date="2020-05-09T10:06:00Z">
        <w:r w:rsidR="008F45BC">
          <w:rPr>
            <w:rFonts w:ascii="Times New Roman" w:hAnsi="Times New Roman" w:cs="Times New Roman"/>
            <w:color w:val="000000"/>
            <w:lang w:val="pt-BR"/>
          </w:rPr>
          <w:t xml:space="preserve">que </w:t>
        </w:r>
      </w:ins>
      <w:ins w:id="32" w:author="Jose Capelo Neto" w:date="2020-05-09T10:07:00Z">
        <w:r w:rsidR="008F45BC">
          <w:rPr>
            <w:rFonts w:ascii="Times New Roman" w:hAnsi="Times New Roman" w:cs="Times New Roman"/>
            <w:color w:val="000000"/>
            <w:lang w:val="pt-BR"/>
          </w:rPr>
          <w:t>afetam a</w:t>
        </w:r>
      </w:ins>
      <w:r w:rsidR="00DE03F7" w:rsidRPr="00DA6FEE">
        <w:rPr>
          <w:rFonts w:ascii="Times New Roman" w:hAnsi="Times New Roman" w:cs="Times New Roman"/>
          <w:color w:val="000000"/>
          <w:lang w:val="pt-BR"/>
        </w:rPr>
        <w:t xml:space="preserve"> saúde humana</w:t>
      </w:r>
      <w:r w:rsidR="00A61B38">
        <w:rPr>
          <w:rFonts w:ascii="Times New Roman" w:hAnsi="Times New Roman" w:cs="Times New Roman"/>
          <w:color w:val="000000"/>
          <w:lang w:val="pt-BR"/>
        </w:rPr>
        <w:t xml:space="preserve"> e </w:t>
      </w:r>
      <w:ins w:id="33" w:author="Jose Capelo Neto" w:date="2020-05-09T10:07:00Z">
        <w:r w:rsidR="008F45BC">
          <w:rPr>
            <w:rFonts w:ascii="Times New Roman" w:hAnsi="Times New Roman" w:cs="Times New Roman"/>
            <w:color w:val="000000"/>
            <w:lang w:val="pt-BR"/>
          </w:rPr>
          <w:t>os</w:t>
        </w:r>
      </w:ins>
      <w:del w:id="34" w:author="Jose Capelo Neto" w:date="2020-05-09T10:07:00Z">
        <w:r w:rsidR="00A61B38" w:rsidDel="008F45BC">
          <w:rPr>
            <w:rFonts w:ascii="Times New Roman" w:hAnsi="Times New Roman" w:cs="Times New Roman"/>
            <w:color w:val="000000"/>
            <w:lang w:val="pt-BR"/>
          </w:rPr>
          <w:delText>ao</w:delText>
        </w:r>
      </w:del>
      <w:r w:rsidR="00A61B38">
        <w:rPr>
          <w:rFonts w:ascii="Times New Roman" w:hAnsi="Times New Roman" w:cs="Times New Roman"/>
          <w:color w:val="000000"/>
          <w:lang w:val="pt-BR"/>
        </w:rPr>
        <w:t xml:space="preserve"> </w:t>
      </w:r>
      <w:del w:id="35" w:author="Jose Capelo Neto" w:date="2020-05-09T10:07:00Z">
        <w:r w:rsidR="00A61B38" w:rsidDel="008F45BC">
          <w:rPr>
            <w:rFonts w:ascii="Times New Roman" w:hAnsi="Times New Roman" w:cs="Times New Roman"/>
            <w:color w:val="000000"/>
            <w:lang w:val="pt-BR"/>
          </w:rPr>
          <w:delText xml:space="preserve">ambiente </w:delText>
        </w:r>
        <w:r w:rsidR="00E73211" w:rsidDel="008F45BC">
          <w:rPr>
            <w:rFonts w:ascii="Times New Roman" w:hAnsi="Times New Roman" w:cs="Times New Roman"/>
            <w:color w:val="000000"/>
            <w:lang w:val="pt-BR"/>
          </w:rPr>
          <w:delText>em diversas partes do mundo</w:delText>
        </w:r>
      </w:del>
      <w:ins w:id="36" w:author="Jose Capelo Neto" w:date="2020-05-09T10:07:00Z">
        <w:r w:rsidR="008F45BC">
          <w:rPr>
            <w:rFonts w:ascii="Times New Roman" w:hAnsi="Times New Roman" w:cs="Times New Roman"/>
            <w:color w:val="000000"/>
            <w:lang w:val="pt-BR"/>
          </w:rPr>
          <w:t>ecossistemas</w:t>
        </w:r>
      </w:ins>
      <w:r w:rsidR="00E73211">
        <w:rPr>
          <w:rFonts w:ascii="Times New Roman" w:hAnsi="Times New Roman" w:cs="Times New Roman"/>
          <w:color w:val="000000"/>
          <w:lang w:val="pt-BR"/>
        </w:rPr>
        <w:t xml:space="preserve"> (</w:t>
      </w:r>
      <w:proofErr w:type="spellStart"/>
      <w:r w:rsidR="00E73211">
        <w:rPr>
          <w:rFonts w:ascii="Times New Roman" w:hAnsi="Times New Roman" w:cs="Times New Roman"/>
          <w:color w:val="000000"/>
          <w:lang w:val="pt-BR"/>
        </w:rPr>
        <w:t>Schaefer</w:t>
      </w:r>
      <w:proofErr w:type="spellEnd"/>
      <w:r w:rsidR="00E73211">
        <w:rPr>
          <w:rFonts w:ascii="Times New Roman" w:hAnsi="Times New Roman" w:cs="Times New Roman"/>
          <w:color w:val="000000"/>
          <w:lang w:val="pt-BR"/>
        </w:rPr>
        <w:t xml:space="preserve"> et al., 2020,</w:t>
      </w:r>
      <w:r w:rsidR="00A61B38">
        <w:rPr>
          <w:rFonts w:ascii="Times New Roman" w:hAnsi="Times New Roman" w:cs="Times New Roman"/>
          <w:color w:val="000000"/>
          <w:lang w:val="pt-BR"/>
        </w:rPr>
        <w:t xml:space="preserve"> Li et al., 2020</w:t>
      </w:r>
      <w:r w:rsidR="009F1807">
        <w:rPr>
          <w:rFonts w:ascii="Times New Roman" w:hAnsi="Times New Roman" w:cs="Times New Roman"/>
          <w:color w:val="000000"/>
          <w:lang w:val="pt-BR"/>
        </w:rPr>
        <w:t xml:space="preserve">, </w:t>
      </w:r>
      <w:proofErr w:type="spellStart"/>
      <w:r w:rsidR="009F1807">
        <w:rPr>
          <w:rFonts w:ascii="Times New Roman" w:hAnsi="Times New Roman" w:cs="Times New Roman"/>
          <w:color w:val="000000"/>
          <w:lang w:val="pt-BR"/>
        </w:rPr>
        <w:t>Xin</w:t>
      </w:r>
      <w:proofErr w:type="spellEnd"/>
      <w:r w:rsidR="009F1807">
        <w:rPr>
          <w:rFonts w:ascii="Times New Roman" w:hAnsi="Times New Roman" w:cs="Times New Roman"/>
          <w:color w:val="000000"/>
          <w:lang w:val="pt-BR"/>
        </w:rPr>
        <w:t xml:space="preserve"> et al., 2020</w:t>
      </w:r>
      <w:r w:rsidR="00A61B38">
        <w:rPr>
          <w:rFonts w:ascii="Times New Roman" w:hAnsi="Times New Roman" w:cs="Times New Roman"/>
          <w:color w:val="000000"/>
          <w:lang w:val="pt-BR"/>
        </w:rPr>
        <w:t>)</w:t>
      </w:r>
      <w:ins w:id="37" w:author="Jose Capelo Neto" w:date="2020-05-09T10:07:00Z">
        <w:r w:rsidR="008F45BC">
          <w:rPr>
            <w:rFonts w:ascii="Times New Roman" w:hAnsi="Times New Roman" w:cs="Times New Roman"/>
            <w:color w:val="000000"/>
            <w:lang w:val="pt-BR"/>
          </w:rPr>
          <w:t>.</w:t>
        </w:r>
      </w:ins>
      <w:del w:id="38" w:author="Jose Capelo Neto" w:date="2020-05-09T10:07:00Z">
        <w:r w:rsidR="00A61B38" w:rsidDel="008F45BC">
          <w:rPr>
            <w:rFonts w:ascii="Times New Roman" w:hAnsi="Times New Roman" w:cs="Times New Roman"/>
            <w:color w:val="000000"/>
            <w:lang w:val="pt-BR"/>
          </w:rPr>
          <w:delText>,</w:delText>
        </w:r>
      </w:del>
      <w:r w:rsidR="0002331D" w:rsidRPr="00DA6FEE">
        <w:rPr>
          <w:rFonts w:ascii="Times New Roman" w:hAnsi="Times New Roman" w:cs="Times New Roman"/>
          <w:color w:val="000000"/>
          <w:lang w:val="pt-BR"/>
        </w:rPr>
        <w:t xml:space="preserve"> </w:t>
      </w:r>
      <w:ins w:id="39" w:author="Jose Capelo Neto" w:date="2020-05-09T10:14:00Z">
        <w:r w:rsidR="008F45BC">
          <w:rPr>
            <w:rFonts w:ascii="Times New Roman" w:hAnsi="Times New Roman" w:cs="Times New Roman"/>
            <w:color w:val="000000"/>
            <w:lang w:val="pt-BR"/>
          </w:rPr>
          <w:t>As</w:t>
        </w:r>
        <w:r w:rsidR="008F45BC" w:rsidRPr="00DA6FEE">
          <w:rPr>
            <w:rFonts w:ascii="Times New Roman" w:hAnsi="Times New Roman" w:cs="Times New Roman"/>
            <w:color w:val="000000"/>
            <w:lang w:val="pt-BR"/>
          </w:rPr>
          <w:t xml:space="preserve"> florações de cianobactérias</w:t>
        </w:r>
      </w:ins>
      <w:del w:id="40" w:author="Jose Capelo Neto" w:date="2020-05-09T10:14:00Z">
        <w:r w:rsidR="0002331D" w:rsidRPr="00DA6FEE" w:rsidDel="008F45BC">
          <w:rPr>
            <w:rFonts w:ascii="Times New Roman" w:hAnsi="Times New Roman" w:cs="Times New Roman"/>
            <w:color w:val="000000"/>
            <w:lang w:val="pt-BR"/>
          </w:rPr>
          <w:delText>fato</w:delText>
        </w:r>
      </w:del>
      <w:r w:rsidR="0002331D" w:rsidRPr="00DA6FEE">
        <w:rPr>
          <w:rFonts w:ascii="Times New Roman" w:hAnsi="Times New Roman" w:cs="Times New Roman"/>
          <w:color w:val="000000"/>
          <w:lang w:val="pt-BR"/>
        </w:rPr>
        <w:t xml:space="preserve"> que tem ampliado </w:t>
      </w:r>
      <w:del w:id="41" w:author="Jose Capelo Neto" w:date="2020-05-09T10:15:00Z">
        <w:r w:rsidR="0002331D" w:rsidRPr="00DA6FEE" w:rsidDel="008F45BC">
          <w:rPr>
            <w:rFonts w:ascii="Times New Roman" w:hAnsi="Times New Roman" w:cs="Times New Roman"/>
            <w:color w:val="000000"/>
            <w:lang w:val="pt-BR"/>
          </w:rPr>
          <w:delText>as dificuldades</w:delText>
        </w:r>
      </w:del>
      <w:ins w:id="42" w:author="Jose Capelo Neto" w:date="2020-05-09T10:15:00Z">
        <w:r w:rsidR="008F45BC">
          <w:rPr>
            <w:rFonts w:ascii="Times New Roman" w:hAnsi="Times New Roman" w:cs="Times New Roman"/>
            <w:color w:val="000000"/>
            <w:lang w:val="pt-BR"/>
          </w:rPr>
          <w:t>os riscos</w:t>
        </w:r>
      </w:ins>
      <w:r w:rsidR="0002331D" w:rsidRPr="00DA6FEE">
        <w:rPr>
          <w:rFonts w:ascii="Times New Roman" w:hAnsi="Times New Roman" w:cs="Times New Roman"/>
          <w:color w:val="000000"/>
          <w:lang w:val="pt-BR"/>
        </w:rPr>
        <w:t xml:space="preserve"> e custos </w:t>
      </w:r>
      <w:del w:id="43" w:author="Jose Capelo Neto" w:date="2020-05-09T10:15:00Z">
        <w:r w:rsidR="0002331D" w:rsidRPr="00DA6FEE" w:rsidDel="008F45BC">
          <w:rPr>
            <w:rFonts w:ascii="Times New Roman" w:hAnsi="Times New Roman" w:cs="Times New Roman"/>
            <w:color w:val="000000"/>
            <w:lang w:val="pt-BR"/>
          </w:rPr>
          <w:delText>para a potabilidade</w:delText>
        </w:r>
      </w:del>
      <w:ins w:id="44" w:author="Jose Capelo Neto" w:date="2020-05-09T10:15:00Z">
        <w:r w:rsidR="00640C38">
          <w:rPr>
            <w:rFonts w:ascii="Times New Roman" w:hAnsi="Times New Roman" w:cs="Times New Roman"/>
            <w:color w:val="000000"/>
            <w:lang w:val="pt-BR"/>
          </w:rPr>
          <w:t>d</w:t>
        </w:r>
      </w:ins>
      <w:ins w:id="45" w:author="Jose Capelo Neto" w:date="2020-05-09T10:23:00Z">
        <w:r w:rsidR="00640C38">
          <w:rPr>
            <w:rFonts w:ascii="Times New Roman" w:hAnsi="Times New Roman" w:cs="Times New Roman"/>
            <w:color w:val="000000"/>
            <w:lang w:val="pt-BR"/>
          </w:rPr>
          <w:t>as estações de</w:t>
        </w:r>
      </w:ins>
      <w:ins w:id="46" w:author="Jose Capelo Neto" w:date="2020-05-09T10:15:00Z">
        <w:r w:rsidR="008F45BC">
          <w:rPr>
            <w:rFonts w:ascii="Times New Roman" w:hAnsi="Times New Roman" w:cs="Times New Roman"/>
            <w:color w:val="000000"/>
            <w:lang w:val="pt-BR"/>
          </w:rPr>
          <w:t xml:space="preserve"> tratamento de água</w:t>
        </w:r>
      </w:ins>
      <w:ins w:id="47" w:author="Jose Capelo Neto" w:date="2020-05-09T10:23:00Z">
        <w:r w:rsidR="00640C38">
          <w:rPr>
            <w:rFonts w:ascii="Times New Roman" w:hAnsi="Times New Roman" w:cs="Times New Roman"/>
            <w:color w:val="000000"/>
            <w:lang w:val="pt-BR"/>
          </w:rPr>
          <w:t xml:space="preserve"> (ETA)</w:t>
        </w:r>
      </w:ins>
      <w:ins w:id="48" w:author="Jose Capelo Neto" w:date="2020-05-09T10:16:00Z">
        <w:r w:rsidR="008F45BC">
          <w:rPr>
            <w:rFonts w:ascii="Times New Roman" w:hAnsi="Times New Roman" w:cs="Times New Roman"/>
            <w:color w:val="000000"/>
            <w:lang w:val="pt-BR"/>
          </w:rPr>
          <w:t>, tornando muitas vezes o uso</w:t>
        </w:r>
      </w:ins>
      <w:r w:rsidR="0002331D" w:rsidRPr="00DA6FEE">
        <w:rPr>
          <w:rFonts w:ascii="Times New Roman" w:hAnsi="Times New Roman" w:cs="Times New Roman"/>
          <w:color w:val="000000"/>
          <w:lang w:val="pt-BR"/>
        </w:rPr>
        <w:t xml:space="preserve"> desses recursos hídricos</w:t>
      </w:r>
      <w:ins w:id="49" w:author="Jose Capelo Neto" w:date="2020-05-09T10:16:00Z">
        <w:r w:rsidR="008F45BC">
          <w:rPr>
            <w:rFonts w:ascii="Times New Roman" w:hAnsi="Times New Roman" w:cs="Times New Roman"/>
            <w:color w:val="000000"/>
            <w:lang w:val="pt-BR"/>
          </w:rPr>
          <w:t xml:space="preserve"> inviáveis do ponto de vista de saúde pública e </w:t>
        </w:r>
      </w:ins>
      <w:ins w:id="50" w:author="Jose Capelo Neto" w:date="2020-05-09T10:17:00Z">
        <w:r w:rsidR="008F45BC">
          <w:rPr>
            <w:rFonts w:ascii="Times New Roman" w:hAnsi="Times New Roman" w:cs="Times New Roman"/>
            <w:color w:val="000000"/>
            <w:lang w:val="pt-BR"/>
          </w:rPr>
          <w:t>econômico</w:t>
        </w:r>
      </w:ins>
      <w:ins w:id="51" w:author="Jose Capelo Neto" w:date="2020-05-09T10:16:00Z">
        <w:r w:rsidR="008F45BC">
          <w:rPr>
            <w:rFonts w:ascii="Times New Roman" w:hAnsi="Times New Roman" w:cs="Times New Roman"/>
            <w:color w:val="000000"/>
            <w:lang w:val="pt-BR"/>
          </w:rPr>
          <w:t>.</w:t>
        </w:r>
      </w:ins>
      <w:del w:id="52" w:author="Jose Capelo Neto" w:date="2020-05-09T10:16:00Z">
        <w:r w:rsidR="002145D6" w:rsidRPr="00DA6FEE" w:rsidDel="008F45BC">
          <w:rPr>
            <w:rFonts w:ascii="Times New Roman" w:hAnsi="Times New Roman" w:cs="Times New Roman"/>
            <w:color w:val="000000"/>
            <w:lang w:val="pt-BR"/>
          </w:rPr>
          <w:delText xml:space="preserve"> </w:delText>
        </w:r>
      </w:del>
      <w:del w:id="53" w:author="Jose Capelo Neto" w:date="2020-05-09T10:15:00Z">
        <w:r w:rsidR="002145D6" w:rsidRPr="00DA6FEE" w:rsidDel="008F45BC">
          <w:rPr>
            <w:rFonts w:ascii="Times New Roman" w:hAnsi="Times New Roman" w:cs="Times New Roman"/>
            <w:color w:val="000000"/>
            <w:lang w:val="pt-BR"/>
          </w:rPr>
          <w:delText>e desequilíbrio das comunidades fitoplactônicas</w:delText>
        </w:r>
        <w:r w:rsidR="0002331D" w:rsidRPr="00DA6FEE" w:rsidDel="008F45BC">
          <w:rPr>
            <w:rFonts w:ascii="Times New Roman" w:hAnsi="Times New Roman" w:cs="Times New Roman"/>
            <w:color w:val="000000"/>
            <w:lang w:val="pt-BR"/>
          </w:rPr>
          <w:delText>.</w:delText>
        </w:r>
      </w:del>
    </w:p>
    <w:p w14:paraId="4D865482" w14:textId="2403BFB2" w:rsidR="00A1497E" w:rsidRPr="00DA6FEE" w:rsidRDefault="0002331D">
      <w:pPr>
        <w:spacing w:before="120" w:after="120"/>
        <w:rPr>
          <w:rFonts w:ascii="Times New Roman" w:hAnsi="Times New Roman" w:cs="Times New Roman"/>
          <w:color w:val="000000"/>
          <w:lang w:val="pt-BR"/>
        </w:rPr>
        <w:pPrChange w:id="54" w:author="Jose Capelo Neto" w:date="2020-05-09T10:44:00Z">
          <w:pPr/>
        </w:pPrChange>
      </w:pPr>
      <w:r w:rsidRPr="00DA6FEE">
        <w:rPr>
          <w:rFonts w:ascii="Times New Roman" w:hAnsi="Times New Roman" w:cs="Times New Roman"/>
          <w:color w:val="000000"/>
          <w:lang w:val="pt-BR"/>
        </w:rPr>
        <w:t>Diversos estudos</w:t>
      </w:r>
      <w:r w:rsidR="00D228D8">
        <w:rPr>
          <w:rFonts w:ascii="Times New Roman" w:hAnsi="Times New Roman" w:cs="Times New Roman"/>
          <w:color w:val="000000"/>
          <w:lang w:val="pt-BR"/>
        </w:rPr>
        <w:t xml:space="preserve"> (</w:t>
      </w:r>
      <w:r w:rsidR="00D91C6C">
        <w:rPr>
          <w:rFonts w:ascii="Times New Roman" w:hAnsi="Times New Roman" w:cs="Times New Roman"/>
          <w:color w:val="000000"/>
          <w:lang w:val="pt-BR"/>
        </w:rPr>
        <w:t>Pestana et al., 2019</w:t>
      </w:r>
      <w:r w:rsidR="00575CE0">
        <w:rPr>
          <w:rFonts w:ascii="Times New Roman" w:hAnsi="Times New Roman" w:cs="Times New Roman"/>
          <w:color w:val="000000"/>
          <w:lang w:val="pt-BR"/>
        </w:rPr>
        <w:t>; Dreyfus et al., 2016;</w:t>
      </w:r>
      <w:r w:rsidR="00575CE0" w:rsidRPr="00575CE0">
        <w:rPr>
          <w:rFonts w:ascii="Times New Roman" w:hAnsi="Times New Roman" w:cs="Times New Roman"/>
          <w:color w:val="000000"/>
          <w:lang w:val="pt-BR"/>
        </w:rPr>
        <w:t xml:space="preserve"> </w:t>
      </w:r>
      <w:r w:rsidR="00575CE0">
        <w:rPr>
          <w:rFonts w:ascii="Times New Roman" w:hAnsi="Times New Roman" w:cs="Times New Roman"/>
          <w:color w:val="000000"/>
          <w:lang w:val="pt-BR"/>
        </w:rPr>
        <w:t xml:space="preserve">De </w:t>
      </w:r>
      <w:proofErr w:type="spellStart"/>
      <w:r w:rsidR="00575CE0">
        <w:rPr>
          <w:rFonts w:ascii="Times New Roman" w:hAnsi="Times New Roman" w:cs="Times New Roman"/>
          <w:color w:val="000000"/>
          <w:lang w:val="pt-BR"/>
        </w:rPr>
        <w:t>Julio</w:t>
      </w:r>
      <w:proofErr w:type="spellEnd"/>
      <w:r w:rsidR="00575CE0">
        <w:rPr>
          <w:rFonts w:ascii="Times New Roman" w:hAnsi="Times New Roman" w:cs="Times New Roman"/>
          <w:color w:val="000000"/>
          <w:lang w:val="pt-BR"/>
        </w:rPr>
        <w:t xml:space="preserve"> et al., 2010</w:t>
      </w:r>
      <w:r w:rsidR="00D228D8">
        <w:rPr>
          <w:rFonts w:ascii="Times New Roman" w:hAnsi="Times New Roman" w:cs="Times New Roman"/>
          <w:color w:val="000000"/>
          <w:lang w:val="pt-BR"/>
        </w:rPr>
        <w:t>)</w:t>
      </w:r>
      <w:r w:rsidRPr="00DA6FEE">
        <w:rPr>
          <w:rFonts w:ascii="Times New Roman" w:hAnsi="Times New Roman" w:cs="Times New Roman"/>
          <w:color w:val="000000"/>
          <w:lang w:val="pt-BR"/>
        </w:rPr>
        <w:t xml:space="preserve"> relatam</w:t>
      </w:r>
      <w:r w:rsidR="00A1497E" w:rsidRPr="00DA6FEE">
        <w:rPr>
          <w:rFonts w:ascii="Times New Roman" w:hAnsi="Times New Roman" w:cs="Times New Roman"/>
          <w:color w:val="000000"/>
          <w:lang w:val="pt-BR"/>
        </w:rPr>
        <w:t xml:space="preserve"> os riscos d</w:t>
      </w:r>
      <w:r w:rsidR="00012C67">
        <w:rPr>
          <w:rFonts w:ascii="Times New Roman" w:hAnsi="Times New Roman" w:cs="Times New Roman"/>
          <w:color w:val="000000"/>
          <w:lang w:val="pt-BR"/>
        </w:rPr>
        <w:t>e danos e</w:t>
      </w:r>
      <w:r w:rsidR="00A1497E" w:rsidRPr="00DA6FEE">
        <w:rPr>
          <w:rFonts w:ascii="Times New Roman" w:hAnsi="Times New Roman" w:cs="Times New Roman"/>
          <w:color w:val="000000"/>
          <w:lang w:val="pt-BR"/>
        </w:rPr>
        <w:t xml:space="preserve"> lise celular </w:t>
      </w:r>
      <w:r w:rsidR="00012C67">
        <w:rPr>
          <w:rFonts w:ascii="Times New Roman" w:hAnsi="Times New Roman" w:cs="Times New Roman"/>
          <w:color w:val="000000"/>
          <w:lang w:val="pt-BR"/>
        </w:rPr>
        <w:t xml:space="preserve">em </w:t>
      </w:r>
      <w:r w:rsidR="003C1700" w:rsidRPr="00DA6FEE">
        <w:rPr>
          <w:rFonts w:ascii="Times New Roman" w:hAnsi="Times New Roman" w:cs="Times New Roman"/>
          <w:color w:val="000000"/>
          <w:lang w:val="pt-BR"/>
        </w:rPr>
        <w:t>cianobactérias e da</w:t>
      </w:r>
      <w:r w:rsidRPr="00DA6FEE">
        <w:rPr>
          <w:rFonts w:ascii="Times New Roman" w:hAnsi="Times New Roman" w:cs="Times New Roman"/>
          <w:color w:val="000000"/>
          <w:lang w:val="pt-BR"/>
        </w:rPr>
        <w:t xml:space="preserve"> baixa eficiência da remoção </w:t>
      </w:r>
      <w:del w:id="55" w:author="Jose Capelo Neto" w:date="2020-05-09T10:21:00Z">
        <w:r w:rsidRPr="00DA6FEE" w:rsidDel="00640C38">
          <w:rPr>
            <w:rFonts w:ascii="Times New Roman" w:hAnsi="Times New Roman" w:cs="Times New Roman"/>
            <w:color w:val="000000"/>
            <w:lang w:val="pt-BR"/>
          </w:rPr>
          <w:delText>das toxinas e</w:delText>
        </w:r>
      </w:del>
      <w:ins w:id="56" w:author="Jose Capelo Neto" w:date="2020-05-09T10:21:00Z">
        <w:r w:rsidR="00640C38">
          <w:rPr>
            <w:rFonts w:ascii="Times New Roman" w:hAnsi="Times New Roman" w:cs="Times New Roman"/>
            <w:color w:val="000000"/>
            <w:lang w:val="pt-BR"/>
          </w:rPr>
          <w:t>de</w:t>
        </w:r>
      </w:ins>
      <w:r w:rsidRPr="00DA6FEE">
        <w:rPr>
          <w:rFonts w:ascii="Times New Roman" w:hAnsi="Times New Roman" w:cs="Times New Roman"/>
          <w:color w:val="000000"/>
          <w:lang w:val="pt-BR"/>
        </w:rPr>
        <w:t xml:space="preserve"> metabólitos secundários </w:t>
      </w:r>
      <w:ins w:id="57" w:author="Jose Capelo Neto" w:date="2020-05-09T10:22:00Z">
        <w:r w:rsidR="00640C38">
          <w:rPr>
            <w:rFonts w:ascii="Times New Roman" w:hAnsi="Times New Roman" w:cs="Times New Roman"/>
            <w:color w:val="000000"/>
            <w:lang w:val="pt-BR"/>
          </w:rPr>
          <w:t xml:space="preserve">dissolvidos </w:t>
        </w:r>
      </w:ins>
      <w:r w:rsidRPr="00DA6FEE">
        <w:rPr>
          <w:rFonts w:ascii="Times New Roman" w:hAnsi="Times New Roman" w:cs="Times New Roman"/>
          <w:color w:val="000000"/>
          <w:lang w:val="pt-BR"/>
        </w:rPr>
        <w:t xml:space="preserve">ao longo das etapas de </w:t>
      </w:r>
      <w:del w:id="58" w:author="Jose Capelo Neto" w:date="2020-05-09T10:23:00Z">
        <w:r w:rsidRPr="00DA6FEE" w:rsidDel="00640C38">
          <w:rPr>
            <w:rFonts w:ascii="Times New Roman" w:hAnsi="Times New Roman" w:cs="Times New Roman"/>
            <w:color w:val="000000"/>
            <w:lang w:val="pt-BR"/>
          </w:rPr>
          <w:delText>tratamento de água</w:delText>
        </w:r>
        <w:r w:rsidR="002A24CE" w:rsidRPr="00DA6FEE" w:rsidDel="00640C38">
          <w:rPr>
            <w:rFonts w:ascii="Times New Roman" w:hAnsi="Times New Roman" w:cs="Times New Roman"/>
            <w:color w:val="000000"/>
            <w:lang w:val="pt-BR"/>
          </w:rPr>
          <w:delText xml:space="preserve"> em estações </w:delText>
        </w:r>
      </w:del>
      <w:ins w:id="59" w:author="Jose Capelo Neto" w:date="2020-05-09T10:23:00Z">
        <w:r w:rsidR="00640C38">
          <w:rPr>
            <w:rFonts w:ascii="Times New Roman" w:hAnsi="Times New Roman" w:cs="Times New Roman"/>
            <w:color w:val="000000"/>
            <w:lang w:val="pt-BR"/>
          </w:rPr>
          <w:t xml:space="preserve">ETAs </w:t>
        </w:r>
      </w:ins>
      <w:del w:id="60" w:author="Jose Capelo Neto" w:date="2020-05-09T10:23:00Z">
        <w:r w:rsidR="002A24CE" w:rsidRPr="00DA6FEE" w:rsidDel="00640C38">
          <w:rPr>
            <w:rFonts w:ascii="Times New Roman" w:hAnsi="Times New Roman" w:cs="Times New Roman"/>
            <w:color w:val="000000"/>
            <w:lang w:val="pt-BR"/>
          </w:rPr>
          <w:delText xml:space="preserve">com </w:delText>
        </w:r>
      </w:del>
      <w:ins w:id="61" w:author="Jose Capelo Neto" w:date="2020-05-09T10:23:00Z">
        <w:r w:rsidR="00640C38">
          <w:rPr>
            <w:rFonts w:ascii="Times New Roman" w:hAnsi="Times New Roman" w:cs="Times New Roman"/>
            <w:color w:val="000000"/>
            <w:lang w:val="pt-BR"/>
          </w:rPr>
          <w:t>que utilizam</w:t>
        </w:r>
        <w:r w:rsidR="00640C38" w:rsidRPr="00DA6FEE">
          <w:rPr>
            <w:rFonts w:ascii="Times New Roman" w:hAnsi="Times New Roman" w:cs="Times New Roman"/>
            <w:color w:val="000000"/>
            <w:lang w:val="pt-BR"/>
          </w:rPr>
          <w:t xml:space="preserve"> </w:t>
        </w:r>
      </w:ins>
      <w:r w:rsidR="002A24CE" w:rsidRPr="00DA6FEE">
        <w:rPr>
          <w:rFonts w:ascii="Times New Roman" w:hAnsi="Times New Roman" w:cs="Times New Roman"/>
          <w:color w:val="000000"/>
          <w:lang w:val="pt-BR"/>
        </w:rPr>
        <w:t>tecnologias</w:t>
      </w:r>
      <w:r w:rsidRPr="00DA6FEE">
        <w:rPr>
          <w:rFonts w:ascii="Times New Roman" w:hAnsi="Times New Roman" w:cs="Times New Roman"/>
          <w:color w:val="000000"/>
          <w:lang w:val="pt-BR"/>
        </w:rPr>
        <w:t xml:space="preserve"> </w:t>
      </w:r>
      <w:del w:id="62" w:author="Jose Capelo Neto" w:date="2020-05-09T10:17:00Z">
        <w:r w:rsidR="00A1497E" w:rsidRPr="00DA6FEE" w:rsidDel="00640C38">
          <w:rPr>
            <w:rFonts w:ascii="Times New Roman" w:hAnsi="Times New Roman" w:cs="Times New Roman"/>
            <w:color w:val="000000"/>
            <w:lang w:val="pt-BR"/>
          </w:rPr>
          <w:delText>convencionais</w:delText>
        </w:r>
      </w:del>
      <w:ins w:id="63" w:author="Jose Capelo Neto" w:date="2020-05-09T10:17:00Z">
        <w:r w:rsidR="00640C38">
          <w:rPr>
            <w:rFonts w:ascii="Times New Roman" w:hAnsi="Times New Roman" w:cs="Times New Roman"/>
            <w:color w:val="000000"/>
            <w:lang w:val="pt-BR"/>
          </w:rPr>
          <w:t xml:space="preserve">tradicionais </w:t>
        </w:r>
        <w:r w:rsidR="008F45BC">
          <w:rPr>
            <w:rFonts w:ascii="Times New Roman" w:hAnsi="Times New Roman" w:cs="Times New Roman"/>
            <w:color w:val="000000"/>
            <w:lang w:val="pt-BR"/>
          </w:rPr>
          <w:t>(</w:t>
        </w:r>
      </w:ins>
      <w:ins w:id="64" w:author="Jose Capelo Neto" w:date="2020-05-09T10:18:00Z">
        <w:r w:rsidR="00640C38">
          <w:rPr>
            <w:rFonts w:ascii="Times New Roman" w:hAnsi="Times New Roman" w:cs="Times New Roman"/>
            <w:color w:val="000000"/>
            <w:lang w:val="pt-BR"/>
          </w:rPr>
          <w:t>convencional ou ciclo completo, filtração direta e dupla filtração)</w:t>
        </w:r>
      </w:ins>
      <w:ins w:id="65" w:author="Jose Capelo Neto" w:date="2020-05-09T10:20:00Z">
        <w:r w:rsidR="00640C38">
          <w:rPr>
            <w:rFonts w:ascii="Times New Roman" w:hAnsi="Times New Roman" w:cs="Times New Roman"/>
            <w:color w:val="000000"/>
            <w:lang w:val="pt-BR"/>
          </w:rPr>
          <w:t xml:space="preserve">. Essa baixa </w:t>
        </w:r>
      </w:ins>
      <w:ins w:id="66" w:author="Jose Capelo Neto" w:date="2020-05-09T10:22:00Z">
        <w:r w:rsidR="00640C38">
          <w:rPr>
            <w:rFonts w:ascii="Times New Roman" w:hAnsi="Times New Roman" w:cs="Times New Roman"/>
            <w:color w:val="000000"/>
            <w:lang w:val="pt-BR"/>
          </w:rPr>
          <w:t>eficiência</w:t>
        </w:r>
      </w:ins>
      <w:del w:id="67" w:author="Jose Capelo Neto" w:date="2020-05-09T10:20:00Z">
        <w:r w:rsidR="00A1497E" w:rsidRPr="00DA6FEE" w:rsidDel="00640C38">
          <w:rPr>
            <w:rFonts w:ascii="Times New Roman" w:hAnsi="Times New Roman" w:cs="Times New Roman"/>
            <w:color w:val="000000"/>
            <w:lang w:val="pt-BR"/>
          </w:rPr>
          <w:delText>,</w:delText>
        </w:r>
      </w:del>
      <w:r w:rsidR="00A1497E" w:rsidRPr="00DA6FEE">
        <w:rPr>
          <w:rFonts w:ascii="Times New Roman" w:hAnsi="Times New Roman" w:cs="Times New Roman"/>
          <w:color w:val="000000"/>
          <w:lang w:val="pt-BR"/>
        </w:rPr>
        <w:t xml:space="preserve"> </w:t>
      </w:r>
      <w:del w:id="68" w:author="Jose Capelo Neto" w:date="2020-05-09T10:22:00Z">
        <w:r w:rsidR="00A1497E" w:rsidRPr="00DA6FEE" w:rsidDel="00640C38">
          <w:rPr>
            <w:rFonts w:ascii="Times New Roman" w:hAnsi="Times New Roman" w:cs="Times New Roman"/>
            <w:color w:val="000000"/>
            <w:lang w:val="pt-BR"/>
          </w:rPr>
          <w:delText>fato que amplia</w:delText>
        </w:r>
      </w:del>
      <w:ins w:id="69" w:author="Jose Capelo Neto" w:date="2020-05-09T10:22:00Z">
        <w:r w:rsidR="00640C38">
          <w:rPr>
            <w:rFonts w:ascii="Times New Roman" w:hAnsi="Times New Roman" w:cs="Times New Roman"/>
            <w:color w:val="000000"/>
            <w:lang w:val="pt-BR"/>
          </w:rPr>
          <w:t>cria</w:t>
        </w:r>
      </w:ins>
      <w:r w:rsidR="00A1497E" w:rsidRPr="00DA6FEE">
        <w:rPr>
          <w:rFonts w:ascii="Times New Roman" w:hAnsi="Times New Roman" w:cs="Times New Roman"/>
          <w:color w:val="000000"/>
          <w:lang w:val="pt-BR"/>
        </w:rPr>
        <w:t xml:space="preserve"> </w:t>
      </w:r>
      <w:r w:rsidR="003C1700" w:rsidRPr="00DA6FEE">
        <w:rPr>
          <w:rFonts w:ascii="Times New Roman" w:hAnsi="Times New Roman" w:cs="Times New Roman"/>
          <w:color w:val="000000"/>
          <w:lang w:val="pt-BR"/>
        </w:rPr>
        <w:t xml:space="preserve">a necessidade de </w:t>
      </w:r>
      <w:ins w:id="70" w:author="Jose Capelo Neto" w:date="2020-05-09T10:24:00Z">
        <w:r w:rsidR="00640C38">
          <w:rPr>
            <w:rFonts w:ascii="Times New Roman" w:hAnsi="Times New Roman" w:cs="Times New Roman"/>
            <w:color w:val="000000"/>
            <w:lang w:val="pt-BR"/>
          </w:rPr>
          <w:t xml:space="preserve">se adotar </w:t>
        </w:r>
      </w:ins>
      <w:r w:rsidR="003C1700" w:rsidRPr="00DA6FEE">
        <w:rPr>
          <w:rFonts w:ascii="Times New Roman" w:hAnsi="Times New Roman" w:cs="Times New Roman"/>
          <w:color w:val="000000"/>
          <w:lang w:val="pt-BR"/>
        </w:rPr>
        <w:t>pré ou pós-tratamento</w:t>
      </w:r>
      <w:r w:rsidR="00A61B38">
        <w:rPr>
          <w:rFonts w:ascii="Times New Roman" w:hAnsi="Times New Roman" w:cs="Times New Roman"/>
          <w:color w:val="000000"/>
          <w:lang w:val="pt-BR"/>
        </w:rPr>
        <w:t>s com</w:t>
      </w:r>
      <w:ins w:id="71" w:author="Jose Capelo Neto" w:date="2020-05-09T10:24:00Z">
        <w:r w:rsidR="00640C38">
          <w:rPr>
            <w:rFonts w:ascii="Times New Roman" w:hAnsi="Times New Roman" w:cs="Times New Roman"/>
            <w:color w:val="000000"/>
            <w:lang w:val="pt-BR"/>
          </w:rPr>
          <w:t>o forma de viabilizar</w:t>
        </w:r>
      </w:ins>
      <w:r w:rsidR="00A61B38">
        <w:rPr>
          <w:rFonts w:ascii="Times New Roman" w:hAnsi="Times New Roman" w:cs="Times New Roman"/>
          <w:color w:val="000000"/>
          <w:lang w:val="pt-BR"/>
        </w:rPr>
        <w:t xml:space="preserve"> </w:t>
      </w:r>
      <w:del w:id="72" w:author="Jose Capelo Neto" w:date="2020-05-09T10:24:00Z">
        <w:r w:rsidR="00A61B38" w:rsidDel="00640C38">
          <w:rPr>
            <w:rFonts w:ascii="Times New Roman" w:hAnsi="Times New Roman" w:cs="Times New Roman"/>
            <w:color w:val="000000"/>
            <w:lang w:val="pt-BR"/>
          </w:rPr>
          <w:delText>viáveis aplicações</w:delText>
        </w:r>
      </w:del>
      <w:ins w:id="73" w:author="Jose Capelo Neto" w:date="2020-05-09T10:24:00Z">
        <w:r w:rsidR="00640C38">
          <w:rPr>
            <w:rFonts w:ascii="Times New Roman" w:hAnsi="Times New Roman" w:cs="Times New Roman"/>
            <w:color w:val="000000"/>
            <w:lang w:val="pt-BR"/>
          </w:rPr>
          <w:t>a utilização</w:t>
        </w:r>
      </w:ins>
      <w:r w:rsidR="003C1700" w:rsidRPr="00DA6FEE">
        <w:rPr>
          <w:rFonts w:ascii="Times New Roman" w:hAnsi="Times New Roman" w:cs="Times New Roman"/>
          <w:color w:val="000000"/>
          <w:lang w:val="pt-BR"/>
        </w:rPr>
        <w:t xml:space="preserve"> </w:t>
      </w:r>
      <w:ins w:id="74" w:author="Jose Capelo Neto" w:date="2020-05-09T10:24:00Z">
        <w:r w:rsidR="00640C38">
          <w:rPr>
            <w:rFonts w:ascii="Times New Roman" w:hAnsi="Times New Roman" w:cs="Times New Roman"/>
            <w:color w:val="000000"/>
            <w:lang w:val="pt-BR"/>
          </w:rPr>
          <w:t>d</w:t>
        </w:r>
      </w:ins>
      <w:del w:id="75" w:author="Jose Capelo Neto" w:date="2020-05-09T10:24:00Z">
        <w:r w:rsidR="00A61B38" w:rsidDel="00640C38">
          <w:rPr>
            <w:rFonts w:ascii="Times New Roman" w:hAnsi="Times New Roman" w:cs="Times New Roman"/>
            <w:color w:val="000000"/>
            <w:lang w:val="pt-BR"/>
          </w:rPr>
          <w:delText>n</w:delText>
        </w:r>
      </w:del>
      <w:r w:rsidR="00A61B38">
        <w:rPr>
          <w:rFonts w:ascii="Times New Roman" w:hAnsi="Times New Roman" w:cs="Times New Roman"/>
          <w:color w:val="000000"/>
          <w:lang w:val="pt-BR"/>
        </w:rPr>
        <w:t>os</w:t>
      </w:r>
      <w:r w:rsidR="003C1700" w:rsidRPr="00DA6FEE">
        <w:rPr>
          <w:rFonts w:ascii="Times New Roman" w:hAnsi="Times New Roman" w:cs="Times New Roman"/>
          <w:color w:val="000000"/>
          <w:lang w:val="pt-BR"/>
        </w:rPr>
        <w:t xml:space="preserve"> recursos</w:t>
      </w:r>
      <w:r w:rsidR="004132A9">
        <w:rPr>
          <w:rFonts w:ascii="Times New Roman" w:hAnsi="Times New Roman" w:cs="Times New Roman"/>
          <w:color w:val="000000"/>
          <w:lang w:val="pt-BR"/>
        </w:rPr>
        <w:t xml:space="preserve"> hídricos</w:t>
      </w:r>
      <w:ins w:id="76" w:author="Jose Capelo Neto" w:date="2020-05-09T10:24:00Z">
        <w:r w:rsidR="00640C38">
          <w:rPr>
            <w:rFonts w:ascii="Times New Roman" w:hAnsi="Times New Roman" w:cs="Times New Roman"/>
            <w:color w:val="000000"/>
            <w:lang w:val="pt-BR"/>
          </w:rPr>
          <w:t xml:space="preserve"> afetados</w:t>
        </w:r>
      </w:ins>
      <w:r w:rsidR="003C1700" w:rsidRPr="00DA6FEE">
        <w:rPr>
          <w:rFonts w:ascii="Times New Roman" w:hAnsi="Times New Roman" w:cs="Times New Roman"/>
          <w:color w:val="000000"/>
          <w:lang w:val="pt-BR"/>
        </w:rPr>
        <w:t>.</w:t>
      </w:r>
      <w:r w:rsidR="0047685B" w:rsidRPr="00DA6FEE">
        <w:rPr>
          <w:rFonts w:ascii="Times New Roman" w:hAnsi="Times New Roman" w:cs="Times New Roman"/>
          <w:color w:val="000000"/>
          <w:lang w:val="pt-BR"/>
        </w:rPr>
        <w:t xml:space="preserve"> Várias estratégias </w:t>
      </w:r>
      <w:ins w:id="77" w:author="Jose Capelo Neto" w:date="2020-05-09T10:25:00Z">
        <w:r w:rsidR="00640C38">
          <w:rPr>
            <w:rFonts w:ascii="Times New Roman" w:hAnsi="Times New Roman" w:cs="Times New Roman"/>
            <w:color w:val="000000"/>
            <w:lang w:val="pt-BR"/>
          </w:rPr>
          <w:t xml:space="preserve">complementares </w:t>
        </w:r>
      </w:ins>
      <w:r w:rsidR="0047685B" w:rsidRPr="00DA6FEE">
        <w:rPr>
          <w:rFonts w:ascii="Times New Roman" w:hAnsi="Times New Roman" w:cs="Times New Roman"/>
          <w:color w:val="000000"/>
          <w:lang w:val="pt-BR"/>
        </w:rPr>
        <w:t>de tratamento de água foram investigadas para remover cianobactérias e</w:t>
      </w:r>
      <w:del w:id="78" w:author="Jose Capelo Neto" w:date="2020-05-09T10:24:00Z">
        <w:r w:rsidR="0047685B" w:rsidRPr="00DA6FEE" w:rsidDel="00640C38">
          <w:rPr>
            <w:rFonts w:ascii="Times New Roman" w:hAnsi="Times New Roman" w:cs="Times New Roman"/>
            <w:color w:val="000000"/>
            <w:lang w:val="pt-BR"/>
          </w:rPr>
          <w:delText xml:space="preserve"> / ou</w:delText>
        </w:r>
      </w:del>
      <w:r w:rsidR="0047685B" w:rsidRPr="00DA6FEE">
        <w:rPr>
          <w:rFonts w:ascii="Times New Roman" w:hAnsi="Times New Roman" w:cs="Times New Roman"/>
          <w:color w:val="000000"/>
          <w:lang w:val="pt-BR"/>
        </w:rPr>
        <w:t xml:space="preserve"> compostos contamina</w:t>
      </w:r>
      <w:r w:rsidR="008A7258">
        <w:rPr>
          <w:rFonts w:ascii="Times New Roman" w:hAnsi="Times New Roman" w:cs="Times New Roman"/>
          <w:color w:val="000000"/>
          <w:lang w:val="pt-BR"/>
        </w:rPr>
        <w:t>ntes</w:t>
      </w:r>
      <w:r w:rsidR="0047685B" w:rsidRPr="00DA6FEE">
        <w:rPr>
          <w:rFonts w:ascii="Times New Roman" w:hAnsi="Times New Roman" w:cs="Times New Roman"/>
          <w:color w:val="000000"/>
          <w:lang w:val="pt-BR"/>
        </w:rPr>
        <w:t xml:space="preserve"> </w:t>
      </w:r>
      <w:r w:rsidR="008A7258">
        <w:rPr>
          <w:rFonts w:ascii="Times New Roman" w:hAnsi="Times New Roman" w:cs="Times New Roman"/>
          <w:color w:val="000000"/>
          <w:lang w:val="pt-BR"/>
        </w:rPr>
        <w:t>na</w:t>
      </w:r>
      <w:r w:rsidR="0047685B" w:rsidRPr="00DA6FEE">
        <w:rPr>
          <w:rFonts w:ascii="Times New Roman" w:hAnsi="Times New Roman" w:cs="Times New Roman"/>
          <w:color w:val="000000"/>
          <w:lang w:val="pt-BR"/>
        </w:rPr>
        <w:t xml:space="preserve"> água</w:t>
      </w:r>
      <w:del w:id="79" w:author="Jose Capelo Neto" w:date="2020-05-09T10:25:00Z">
        <w:r w:rsidR="0047685B" w:rsidRPr="00DA6FEE" w:rsidDel="00640C38">
          <w:rPr>
            <w:rFonts w:ascii="Times New Roman" w:hAnsi="Times New Roman" w:cs="Times New Roman"/>
            <w:color w:val="000000"/>
            <w:lang w:val="pt-BR"/>
          </w:rPr>
          <w:delText>. Est</w:delText>
        </w:r>
        <w:r w:rsidR="008A7258" w:rsidDel="00640C38">
          <w:rPr>
            <w:rFonts w:ascii="Times New Roman" w:hAnsi="Times New Roman" w:cs="Times New Roman"/>
            <w:color w:val="000000"/>
            <w:lang w:val="pt-BR"/>
          </w:rPr>
          <w:delText>a</w:delText>
        </w:r>
        <w:r w:rsidR="0047685B" w:rsidRPr="00DA6FEE" w:rsidDel="00640C38">
          <w:rPr>
            <w:rFonts w:ascii="Times New Roman" w:hAnsi="Times New Roman" w:cs="Times New Roman"/>
            <w:color w:val="000000"/>
            <w:lang w:val="pt-BR"/>
          </w:rPr>
          <w:delText>s incluem</w:delText>
        </w:r>
      </w:del>
      <w:ins w:id="80" w:author="Jose Capelo Neto" w:date="2020-05-09T10:25:00Z">
        <w:r w:rsidR="00640C38">
          <w:rPr>
            <w:rFonts w:ascii="Times New Roman" w:hAnsi="Times New Roman" w:cs="Times New Roman"/>
            <w:color w:val="000000"/>
            <w:lang w:val="pt-BR"/>
          </w:rPr>
          <w:t>, incluindo</w:t>
        </w:r>
      </w:ins>
      <w:r w:rsidR="0047685B" w:rsidRPr="00DA6FEE">
        <w:rPr>
          <w:rFonts w:ascii="Times New Roman" w:hAnsi="Times New Roman" w:cs="Times New Roman"/>
          <w:color w:val="000000"/>
          <w:lang w:val="pt-BR"/>
        </w:rPr>
        <w:t xml:space="preserve"> a redução de cianobactérias através da aplicação de </w:t>
      </w:r>
      <w:proofErr w:type="spellStart"/>
      <w:r w:rsidR="0047685B" w:rsidRPr="00DA6FEE">
        <w:rPr>
          <w:rFonts w:ascii="Times New Roman" w:hAnsi="Times New Roman" w:cs="Times New Roman"/>
          <w:color w:val="000000"/>
          <w:lang w:val="pt-BR"/>
        </w:rPr>
        <w:t>algicidas</w:t>
      </w:r>
      <w:proofErr w:type="spellEnd"/>
      <w:r w:rsidR="00A61B38">
        <w:rPr>
          <w:rFonts w:ascii="Times New Roman" w:hAnsi="Times New Roman" w:cs="Times New Roman"/>
          <w:color w:val="000000"/>
          <w:lang w:val="pt-BR"/>
        </w:rPr>
        <w:t xml:space="preserve"> (Zhou et al., 2020</w:t>
      </w:r>
      <w:r w:rsidR="00E02BE1">
        <w:rPr>
          <w:rFonts w:ascii="Times New Roman" w:hAnsi="Times New Roman" w:cs="Times New Roman"/>
          <w:color w:val="000000"/>
          <w:lang w:val="pt-BR"/>
        </w:rPr>
        <w:t xml:space="preserve">, </w:t>
      </w:r>
      <w:proofErr w:type="spellStart"/>
      <w:r w:rsidR="00E02BE1">
        <w:rPr>
          <w:rFonts w:ascii="Times New Roman" w:hAnsi="Times New Roman" w:cs="Times New Roman"/>
          <w:color w:val="000000"/>
          <w:lang w:val="pt-BR"/>
        </w:rPr>
        <w:t>Kinley</w:t>
      </w:r>
      <w:proofErr w:type="spellEnd"/>
      <w:r w:rsidR="00E02BE1">
        <w:rPr>
          <w:rFonts w:ascii="Times New Roman" w:hAnsi="Times New Roman" w:cs="Times New Roman"/>
          <w:color w:val="000000"/>
          <w:lang w:val="pt-BR"/>
        </w:rPr>
        <w:t xml:space="preserve"> et al., 2017</w:t>
      </w:r>
      <w:r w:rsidR="00A61B38">
        <w:rPr>
          <w:rFonts w:ascii="Times New Roman" w:hAnsi="Times New Roman" w:cs="Times New Roman"/>
          <w:color w:val="000000"/>
          <w:lang w:val="pt-BR"/>
        </w:rPr>
        <w:t>)</w:t>
      </w:r>
      <w:r w:rsidR="0047685B" w:rsidRPr="00DA6FEE">
        <w:rPr>
          <w:rFonts w:ascii="Times New Roman" w:hAnsi="Times New Roman" w:cs="Times New Roman"/>
          <w:color w:val="000000"/>
          <w:lang w:val="pt-BR"/>
        </w:rPr>
        <w:t>,</w:t>
      </w:r>
      <w:r w:rsidR="002A24CE" w:rsidRPr="00DA6FEE">
        <w:rPr>
          <w:rFonts w:ascii="Times New Roman" w:hAnsi="Times New Roman" w:cs="Times New Roman"/>
          <w:color w:val="000000"/>
          <w:lang w:val="pt-BR"/>
        </w:rPr>
        <w:t xml:space="preserve"> utilização de sistemas de filtração com membranas</w:t>
      </w:r>
      <w:r w:rsidR="007C3E4C">
        <w:rPr>
          <w:rFonts w:ascii="Times New Roman" w:hAnsi="Times New Roman" w:cs="Times New Roman"/>
          <w:color w:val="000000"/>
          <w:lang w:val="pt-BR"/>
        </w:rPr>
        <w:t xml:space="preserve"> (Silva et al., 2018</w:t>
      </w:r>
      <w:r w:rsidR="00C42B0D">
        <w:rPr>
          <w:rFonts w:ascii="Times New Roman" w:hAnsi="Times New Roman" w:cs="Times New Roman"/>
          <w:color w:val="000000"/>
          <w:lang w:val="pt-BR"/>
        </w:rPr>
        <w:t xml:space="preserve">, </w:t>
      </w:r>
      <w:proofErr w:type="spellStart"/>
      <w:r w:rsidR="00C42B0D">
        <w:rPr>
          <w:rFonts w:ascii="Times New Roman" w:hAnsi="Times New Roman" w:cs="Times New Roman"/>
          <w:color w:val="000000"/>
          <w:lang w:val="pt-BR"/>
        </w:rPr>
        <w:t>Hua</w:t>
      </w:r>
      <w:proofErr w:type="spellEnd"/>
      <w:r w:rsidR="00C42B0D">
        <w:rPr>
          <w:rFonts w:ascii="Times New Roman" w:hAnsi="Times New Roman" w:cs="Times New Roman"/>
          <w:color w:val="000000"/>
          <w:lang w:val="pt-BR"/>
        </w:rPr>
        <w:t xml:space="preserve"> et al., 2020</w:t>
      </w:r>
      <w:r w:rsidR="007C3E4C">
        <w:rPr>
          <w:rFonts w:ascii="Times New Roman" w:hAnsi="Times New Roman" w:cs="Times New Roman"/>
          <w:color w:val="000000"/>
          <w:lang w:val="pt-BR"/>
        </w:rPr>
        <w:t>)</w:t>
      </w:r>
      <w:r w:rsidR="002A24CE" w:rsidRPr="00DA6FEE">
        <w:rPr>
          <w:rFonts w:ascii="Times New Roman" w:hAnsi="Times New Roman" w:cs="Times New Roman"/>
          <w:color w:val="000000"/>
          <w:lang w:val="pt-BR"/>
        </w:rPr>
        <w:t xml:space="preserve"> e</w:t>
      </w:r>
      <w:r w:rsidR="0047685B" w:rsidRPr="00DA6FEE">
        <w:rPr>
          <w:rFonts w:ascii="Times New Roman" w:hAnsi="Times New Roman" w:cs="Times New Roman"/>
          <w:color w:val="000000"/>
          <w:lang w:val="pt-BR"/>
        </w:rPr>
        <w:t xml:space="preserve"> </w:t>
      </w:r>
      <w:r w:rsidR="002A24CE" w:rsidRPr="00DA6FEE">
        <w:rPr>
          <w:rFonts w:ascii="Times New Roman" w:hAnsi="Times New Roman" w:cs="Times New Roman"/>
          <w:color w:val="000000"/>
          <w:lang w:val="pt-BR"/>
        </w:rPr>
        <w:t>aplicação</w:t>
      </w:r>
      <w:r w:rsidR="0047685B" w:rsidRPr="00DA6FEE">
        <w:rPr>
          <w:rFonts w:ascii="Times New Roman" w:hAnsi="Times New Roman" w:cs="Times New Roman"/>
          <w:color w:val="000000"/>
          <w:lang w:val="pt-BR"/>
        </w:rPr>
        <w:t xml:space="preserve"> de processos oxidativos avançados</w:t>
      </w:r>
      <w:ins w:id="81" w:author="Jose Capelo Neto" w:date="2020-05-09T10:26:00Z">
        <w:r w:rsidR="00640C38">
          <w:rPr>
            <w:rFonts w:ascii="Times New Roman" w:hAnsi="Times New Roman" w:cs="Times New Roman"/>
            <w:color w:val="000000"/>
            <w:lang w:val="pt-BR"/>
          </w:rPr>
          <w:t xml:space="preserve"> - POA</w:t>
        </w:r>
      </w:ins>
      <w:del w:id="82" w:author="Jose Capelo Neto" w:date="2020-05-09T10:18:00Z">
        <w:r w:rsidR="00B260B4" w:rsidDel="00640C38">
          <w:rPr>
            <w:rFonts w:ascii="Times New Roman" w:hAnsi="Times New Roman" w:cs="Times New Roman"/>
            <w:color w:val="000000"/>
            <w:lang w:val="pt-BR"/>
          </w:rPr>
          <w:delText xml:space="preserve"> </w:delText>
        </w:r>
      </w:del>
      <w:r w:rsidR="00B260B4" w:rsidRPr="00DA6FEE">
        <w:rPr>
          <w:rFonts w:ascii="Times New Roman" w:hAnsi="Times New Roman" w:cs="Times New Roman"/>
          <w:color w:val="000000"/>
          <w:lang w:val="pt-BR"/>
        </w:rPr>
        <w:t xml:space="preserve"> </w:t>
      </w:r>
      <w:r w:rsidR="00B260B4" w:rsidRPr="00DA6FEE">
        <w:rPr>
          <w:rFonts w:ascii="Times New Roman" w:hAnsi="Times New Roman" w:cs="Times New Roman"/>
          <w:color w:val="000000"/>
          <w:lang w:val="pt-BR"/>
        </w:rPr>
        <w:fldChar w:fldCharType="begin" w:fldLock="1"/>
      </w:r>
      <w:r w:rsidR="00AF194B">
        <w:rPr>
          <w:rFonts w:ascii="Times New Roman" w:hAnsi="Times New Roman" w:cs="Times New Roman"/>
          <w:color w:val="000000"/>
          <w:lang w:val="pt-BR"/>
        </w:rPr>
        <w:instrText>ADDIN CSL_CITATION {"citationItems":[{"id":"ITEM-1","itemData":{"DOI":"10.1016/j.cej.2014.12.111","ISSN":"13858947","abstract":"This study assesses the effect of a solar driven TiO2 photocatalytic process on the destruction of the cyanobacteria Microcystis aeruginosa with simultaneous removal of intracellular and extracellular microcystin-LR (MC-LR) due to cell lysis. Transmission electron microscopy (TEM) was used to study the interaction between TiO2 nanoparticles and M. aeruginosa cells. Due to the cell size, TiO2 nanoparticles aggregate on the exterior surface of the cell. Cell lysis is mainly associated with cell wall attack by the reactive species formed on the semiconductor surface, leading to the release of toxins to the liquid phase. The efficiency of the solar driven TiO2 photocatalytic process was also evaluated in the treatment of natural water from a Portuguese river containing cyanobacterial blooms, in which prevails the genus Microcystis. The degradation of MC-LR, previously purified and spiked in distilled water, was assessed using a pilot scale solar photoreactor. Two degradation byproducts were identified and relative abundances were evaluated along the reaction time. The best results corresponding to the faster MC-LR and byproducts degradation were obtained with a catalyst concentration of 200mgL-1. The best catalyst concentration found to destroy MC-LR was also used in cylindrospermopsin (CYN) toxin degradation. CYN molecule showed higher recalcitrant character than MC-LR, requiring a higher solar exposure time to achieve similar degradation efficiencies.","author":[{"dropping-particle":"","family":"Pinho","given":"Lívia X.","non-dropping-particle":"","parse-names":false,"suffix":""},{"dropping-particle":"","family":"Azevedo","given":"Joana","non-dropping-particle":"","parse-names":false,"suffix":""},{"dropping-particle":"","family":"Brito","given":"Angela","non-dropping-particle":"","parse-names":false,"suffix":""},{"dropping-particle":"","family":"Santos","given":"Arlete","non-dropping-particle":"","parse-names":false,"suffix":""},{"dropping-particle":"","family":"Tamagnini","given":"Paula","non-dropping-particle":"","parse-names":false,"suffix":""},{"dropping-particle":"","family":"Vilar","given":"Vítor J.P.","non-dropping-particle":"","parse-names":false,"suffix":""},{"dropping-particle":"","family":"Vasconcelos","given":"Vítor M.","non-dropping-particle":"","parse-names":false,"suffix":""},{"dropping-particle":"","family":"Boaventura","given":"Rui A.R.","non-dropping-particle":"","parse-names":false,"suffix":""}],"container-title":"Chemical Engineering Journal","id":"ITEM-1","issued":{"date-parts":[["2015"]]},"page":"144-152","title":"Effect of TiO2 photocatalysis on the destruction of Microcystis aeruginosa cells and degradation of cyanotoxins microcystin-LR and cylindrospermopsin","type":"article","volume":"268"},"uris":["http://www.mendeley.com/documents/?uuid=976403f5-1afa-4ee8-8912-4451708daec1"]}],"mendeley":{"formattedCitation":"(Pinho et al., 2015)","manualFormatting":"( Serrá et al., 2020, Zhang et al., 2020, Pinho et al., 2015)","plainTextFormattedCitation":"(Pinho et al., 2015)","previouslyFormattedCitation":"(Pinho et al., 2015)"},"properties":{"noteIndex":0},"schema":"https://github.com/citation-style-language/schema/raw/master/csl-citation.json"}</w:instrText>
      </w:r>
      <w:r w:rsidR="00B260B4" w:rsidRPr="00DA6FEE">
        <w:rPr>
          <w:rFonts w:ascii="Times New Roman" w:hAnsi="Times New Roman" w:cs="Times New Roman"/>
          <w:color w:val="000000"/>
          <w:lang w:val="pt-BR"/>
        </w:rPr>
        <w:fldChar w:fldCharType="separate"/>
      </w:r>
      <w:r w:rsidR="00B260B4" w:rsidRPr="00DA6FEE">
        <w:rPr>
          <w:rFonts w:ascii="Times New Roman" w:hAnsi="Times New Roman" w:cs="Times New Roman"/>
          <w:noProof/>
          <w:color w:val="000000"/>
          <w:lang w:val="pt-BR"/>
        </w:rPr>
        <w:t>(</w:t>
      </w:r>
      <w:r w:rsidR="00AF194B">
        <w:rPr>
          <w:rFonts w:ascii="Times New Roman" w:hAnsi="Times New Roman" w:cs="Times New Roman"/>
          <w:noProof/>
          <w:color w:val="000000"/>
          <w:lang w:val="pt-BR"/>
        </w:rPr>
        <w:t xml:space="preserve"> Serrá et al., 2020, Zhang et al., 2020, </w:t>
      </w:r>
      <w:r w:rsidR="00AF194B" w:rsidRPr="00DA6FEE">
        <w:rPr>
          <w:rFonts w:ascii="Times New Roman" w:hAnsi="Times New Roman" w:cs="Times New Roman"/>
          <w:noProof/>
          <w:color w:val="000000"/>
          <w:lang w:val="pt-BR"/>
        </w:rPr>
        <w:t>Pinho et al., 2015</w:t>
      </w:r>
      <w:r w:rsidR="00B260B4" w:rsidRPr="00DA6FEE">
        <w:rPr>
          <w:rFonts w:ascii="Times New Roman" w:hAnsi="Times New Roman" w:cs="Times New Roman"/>
          <w:noProof/>
          <w:color w:val="000000"/>
          <w:lang w:val="pt-BR"/>
        </w:rPr>
        <w:t>)</w:t>
      </w:r>
      <w:r w:rsidR="00B260B4" w:rsidRPr="00DA6FEE">
        <w:rPr>
          <w:rFonts w:ascii="Times New Roman" w:hAnsi="Times New Roman" w:cs="Times New Roman"/>
          <w:color w:val="000000"/>
          <w:lang w:val="pt-BR"/>
        </w:rPr>
        <w:fldChar w:fldCharType="end"/>
      </w:r>
      <w:r w:rsidR="0047685B" w:rsidRPr="00DA6FEE">
        <w:rPr>
          <w:rFonts w:ascii="Times New Roman" w:hAnsi="Times New Roman" w:cs="Times New Roman"/>
          <w:color w:val="000000"/>
          <w:lang w:val="pt-BR"/>
        </w:rPr>
        <w:t>.</w:t>
      </w:r>
    </w:p>
    <w:p w14:paraId="7B21593D" w14:textId="32359ED0" w:rsidR="00BE5D60" w:rsidRPr="00DA6FEE" w:rsidDel="005953E9" w:rsidRDefault="003C1700">
      <w:pPr>
        <w:spacing w:before="120" w:after="120"/>
        <w:rPr>
          <w:del w:id="83" w:author="Jose Capelo Neto" w:date="2020-05-09T10:30:00Z"/>
          <w:rFonts w:ascii="Times New Roman" w:hAnsi="Times New Roman" w:cs="Times New Roman"/>
          <w:color w:val="000000"/>
          <w:lang w:val="pt-BR"/>
        </w:rPr>
        <w:pPrChange w:id="84" w:author="Jose Capelo Neto" w:date="2020-05-09T10:44:00Z">
          <w:pPr/>
        </w:pPrChange>
      </w:pPr>
      <w:commentRangeStart w:id="85"/>
      <w:r w:rsidRPr="00DA6FEE">
        <w:rPr>
          <w:rFonts w:ascii="Times New Roman" w:hAnsi="Times New Roman" w:cs="Times New Roman"/>
          <w:color w:val="000000"/>
          <w:lang w:val="pt-BR"/>
        </w:rPr>
        <w:t xml:space="preserve">Os </w:t>
      </w:r>
      <w:proofErr w:type="spellStart"/>
      <w:r w:rsidRPr="00DA6FEE">
        <w:rPr>
          <w:rFonts w:ascii="Times New Roman" w:hAnsi="Times New Roman" w:cs="Times New Roman"/>
          <w:color w:val="000000"/>
          <w:lang w:val="pt-BR"/>
        </w:rPr>
        <w:t>POAs</w:t>
      </w:r>
      <w:proofErr w:type="spellEnd"/>
      <w:r w:rsidR="001654FE" w:rsidRPr="00DA6FEE">
        <w:rPr>
          <w:rFonts w:ascii="Times New Roman" w:hAnsi="Times New Roman" w:cs="Times New Roman"/>
          <w:color w:val="000000"/>
          <w:lang w:val="pt-BR"/>
        </w:rPr>
        <w:t xml:space="preserve"> são </w:t>
      </w:r>
      <w:del w:id="86" w:author="Jose Capelo Neto" w:date="2020-05-09T10:26:00Z">
        <w:r w:rsidR="001654FE" w:rsidRPr="00DA6FEE" w:rsidDel="00640C38">
          <w:rPr>
            <w:rFonts w:ascii="Times New Roman" w:hAnsi="Times New Roman" w:cs="Times New Roman"/>
            <w:color w:val="000000"/>
            <w:lang w:val="pt-BR"/>
          </w:rPr>
          <w:delText xml:space="preserve">diferentes </w:delText>
        </w:r>
      </w:del>
      <w:r w:rsidR="001654FE" w:rsidRPr="00DA6FEE">
        <w:rPr>
          <w:rFonts w:ascii="Times New Roman" w:hAnsi="Times New Roman" w:cs="Times New Roman"/>
          <w:color w:val="000000"/>
          <w:lang w:val="pt-BR"/>
        </w:rPr>
        <w:t>sistemas reacionais em que o radical hidroxila (•OH) participa como principal agente com elevado poder oxidativo (E⁰ = 2,8 V). Esta espécie</w:t>
      </w:r>
      <w:ins w:id="87" w:author="Jose Capelo Neto" w:date="2020-05-09T10:27:00Z">
        <w:r w:rsidR="00640C38">
          <w:rPr>
            <w:rFonts w:ascii="Times New Roman" w:hAnsi="Times New Roman" w:cs="Times New Roman"/>
            <w:color w:val="000000"/>
            <w:lang w:val="pt-BR"/>
          </w:rPr>
          <w:t xml:space="preserve">, </w:t>
        </w:r>
      </w:ins>
      <w:del w:id="88" w:author="Jose Capelo Neto" w:date="2020-05-09T10:27:00Z">
        <w:r w:rsidR="001654FE" w:rsidRPr="00DA6FEE" w:rsidDel="00640C38">
          <w:rPr>
            <w:rFonts w:ascii="Times New Roman" w:hAnsi="Times New Roman" w:cs="Times New Roman"/>
            <w:color w:val="000000"/>
            <w:lang w:val="pt-BR"/>
          </w:rPr>
          <w:delText xml:space="preserve"> deve ser </w:delText>
        </w:r>
      </w:del>
      <w:r w:rsidR="001654FE" w:rsidRPr="00DA6FEE">
        <w:rPr>
          <w:rFonts w:ascii="Times New Roman" w:hAnsi="Times New Roman" w:cs="Times New Roman"/>
          <w:color w:val="000000"/>
          <w:lang w:val="pt-BR"/>
        </w:rPr>
        <w:t xml:space="preserve">produzida </w:t>
      </w:r>
      <w:r w:rsidR="001654FE" w:rsidRPr="00DA6FEE">
        <w:rPr>
          <w:rFonts w:ascii="Times New Roman" w:hAnsi="Times New Roman" w:cs="Times New Roman"/>
          <w:i/>
          <w:color w:val="000000"/>
          <w:lang w:val="pt-BR"/>
        </w:rPr>
        <w:t>in situ</w:t>
      </w:r>
      <w:ins w:id="89" w:author="Jose Capelo Neto" w:date="2020-05-09T10:27:00Z">
        <w:r w:rsidR="00640C38">
          <w:rPr>
            <w:rFonts w:ascii="Times New Roman" w:hAnsi="Times New Roman" w:cs="Times New Roman"/>
            <w:color w:val="000000"/>
            <w:lang w:val="pt-BR"/>
          </w:rPr>
          <w:t>,</w:t>
        </w:r>
      </w:ins>
      <w:del w:id="90" w:author="Jose Capelo Neto" w:date="2020-05-09T10:27:00Z">
        <w:r w:rsidR="001654FE" w:rsidRPr="00DA6FEE" w:rsidDel="00640C38">
          <w:rPr>
            <w:rFonts w:ascii="Times New Roman" w:hAnsi="Times New Roman" w:cs="Times New Roman"/>
            <w:i/>
            <w:color w:val="000000"/>
            <w:lang w:val="pt-BR"/>
          </w:rPr>
          <w:delText xml:space="preserve"> </w:delText>
        </w:r>
        <w:r w:rsidR="001654FE" w:rsidRPr="00DA6FEE" w:rsidDel="00640C38">
          <w:rPr>
            <w:rFonts w:ascii="Times New Roman" w:hAnsi="Times New Roman" w:cs="Times New Roman"/>
            <w:color w:val="000000"/>
            <w:lang w:val="pt-BR"/>
          </w:rPr>
          <w:delText>e</w:delText>
        </w:r>
      </w:del>
      <w:r w:rsidR="001654FE" w:rsidRPr="00DA6FEE">
        <w:rPr>
          <w:rFonts w:ascii="Times New Roman" w:hAnsi="Times New Roman" w:cs="Times New Roman"/>
          <w:color w:val="000000"/>
          <w:lang w:val="pt-BR"/>
        </w:rPr>
        <w:t xml:space="preserve"> </w:t>
      </w:r>
      <w:ins w:id="91" w:author="Jose Capelo Neto" w:date="2020-05-09T10:27:00Z">
        <w:r w:rsidR="00640C38">
          <w:rPr>
            <w:rFonts w:ascii="Times New Roman" w:hAnsi="Times New Roman" w:cs="Times New Roman"/>
            <w:color w:val="000000"/>
            <w:lang w:val="pt-BR"/>
          </w:rPr>
          <w:t xml:space="preserve">pode </w:t>
        </w:r>
      </w:ins>
      <w:r w:rsidR="001654FE" w:rsidRPr="00DA6FEE">
        <w:rPr>
          <w:rFonts w:ascii="Times New Roman" w:hAnsi="Times New Roman" w:cs="Times New Roman"/>
          <w:color w:val="000000"/>
          <w:lang w:val="pt-BR"/>
        </w:rPr>
        <w:t>permit</w:t>
      </w:r>
      <w:ins w:id="92" w:author="Jose Capelo Neto" w:date="2020-05-09T10:27:00Z">
        <w:r w:rsidR="00640C38">
          <w:rPr>
            <w:rFonts w:ascii="Times New Roman" w:hAnsi="Times New Roman" w:cs="Times New Roman"/>
            <w:color w:val="000000"/>
            <w:lang w:val="pt-BR"/>
          </w:rPr>
          <w:t>ir</w:t>
        </w:r>
      </w:ins>
      <w:del w:id="93" w:author="Jose Capelo Neto" w:date="2020-05-09T10:27:00Z">
        <w:r w:rsidR="001654FE" w:rsidRPr="00DA6FEE" w:rsidDel="00640C38">
          <w:rPr>
            <w:rFonts w:ascii="Times New Roman" w:hAnsi="Times New Roman" w:cs="Times New Roman"/>
            <w:color w:val="000000"/>
            <w:lang w:val="pt-BR"/>
          </w:rPr>
          <w:delText>e</w:delText>
        </w:r>
      </w:del>
      <w:r w:rsidR="001654FE" w:rsidRPr="00DA6FEE">
        <w:rPr>
          <w:rFonts w:ascii="Times New Roman" w:hAnsi="Times New Roman" w:cs="Times New Roman"/>
          <w:color w:val="000000"/>
          <w:lang w:val="pt-BR"/>
        </w:rPr>
        <w:t xml:space="preserve"> a completa mineralização de inúmeras </w:t>
      </w:r>
      <w:r w:rsidR="005817B2">
        <w:rPr>
          <w:rFonts w:ascii="Times New Roman" w:hAnsi="Times New Roman" w:cs="Times New Roman"/>
          <w:color w:val="000000"/>
          <w:lang w:val="pt-BR"/>
        </w:rPr>
        <w:t>espécies químicas de relevância</w:t>
      </w:r>
      <w:r w:rsidR="001654FE" w:rsidRPr="00DA6FEE">
        <w:rPr>
          <w:rFonts w:ascii="Times New Roman" w:hAnsi="Times New Roman" w:cs="Times New Roman"/>
          <w:color w:val="000000"/>
          <w:lang w:val="pt-BR"/>
        </w:rPr>
        <w:t xml:space="preserve"> ambiental</w:t>
      </w:r>
      <w:del w:id="94" w:author="Jose Capelo Neto" w:date="2020-05-09T10:28:00Z">
        <w:r w:rsidR="001654FE" w:rsidRPr="00DA6FEE" w:rsidDel="005953E9">
          <w:rPr>
            <w:rFonts w:ascii="Times New Roman" w:hAnsi="Times New Roman" w:cs="Times New Roman"/>
            <w:color w:val="000000"/>
            <w:lang w:val="pt-BR"/>
          </w:rPr>
          <w:delText>,</w:delText>
        </w:r>
      </w:del>
      <w:r w:rsidR="001654FE" w:rsidRPr="00DA6FEE">
        <w:rPr>
          <w:rFonts w:ascii="Times New Roman" w:hAnsi="Times New Roman" w:cs="Times New Roman"/>
          <w:color w:val="000000"/>
          <w:lang w:val="pt-BR"/>
        </w:rPr>
        <w:t xml:space="preserve"> </w:t>
      </w:r>
      <w:r w:rsidR="00012C67">
        <w:rPr>
          <w:rFonts w:ascii="Times New Roman" w:hAnsi="Times New Roman" w:cs="Times New Roman"/>
          <w:color w:val="000000"/>
          <w:lang w:val="pt-BR"/>
        </w:rPr>
        <w:t xml:space="preserve">em tempos relativamente curtos. </w:t>
      </w:r>
      <w:r w:rsidR="001654FE" w:rsidRPr="00DA6FEE">
        <w:rPr>
          <w:rFonts w:ascii="Times New Roman" w:hAnsi="Times New Roman" w:cs="Times New Roman"/>
          <w:color w:val="000000"/>
          <w:lang w:val="pt-BR"/>
        </w:rPr>
        <w:t xml:space="preserve">Os radicais hidroxila podem ser gerados </w:t>
      </w:r>
      <w:r w:rsidR="001654FE" w:rsidRPr="00DA6FEE">
        <w:rPr>
          <w:rFonts w:ascii="Times New Roman" w:hAnsi="Times New Roman" w:cs="Times New Roman"/>
          <w:color w:val="000000"/>
          <w:lang w:val="pt-BR"/>
        </w:rPr>
        <w:lastRenderedPageBreak/>
        <w:t>através de reações utilizando oxidantes fortes, como ozônio (O</w:t>
      </w:r>
      <w:r w:rsidR="001654FE" w:rsidRPr="00DA6FEE">
        <w:rPr>
          <w:rFonts w:ascii="Times New Roman" w:hAnsi="Times New Roman" w:cs="Times New Roman"/>
          <w:color w:val="000000"/>
          <w:vertAlign w:val="subscript"/>
          <w:lang w:val="pt-BR"/>
        </w:rPr>
        <w:t>3</w:t>
      </w:r>
      <w:r w:rsidR="001654FE" w:rsidRPr="00DA6FEE">
        <w:rPr>
          <w:rFonts w:ascii="Times New Roman" w:hAnsi="Times New Roman" w:cs="Times New Roman"/>
          <w:color w:val="000000"/>
          <w:lang w:val="pt-BR"/>
        </w:rPr>
        <w:t>)</w:t>
      </w:r>
      <w:r w:rsidR="006B670D" w:rsidRPr="00DA6FEE">
        <w:rPr>
          <w:rFonts w:ascii="Times New Roman" w:hAnsi="Times New Roman" w:cs="Times New Roman"/>
          <w:color w:val="000000"/>
          <w:lang w:val="pt-BR"/>
        </w:rPr>
        <w:t xml:space="preserve"> e o peróxido de hidrogênio (H</w:t>
      </w:r>
      <w:r w:rsidR="006B670D" w:rsidRPr="00DA6FEE">
        <w:rPr>
          <w:rFonts w:ascii="Times New Roman" w:hAnsi="Times New Roman" w:cs="Times New Roman"/>
          <w:color w:val="000000"/>
          <w:vertAlign w:val="subscript"/>
          <w:lang w:val="pt-BR"/>
        </w:rPr>
        <w:t>2</w:t>
      </w:r>
      <w:r w:rsidR="006B670D" w:rsidRPr="00DA6FEE">
        <w:rPr>
          <w:rFonts w:ascii="Times New Roman" w:hAnsi="Times New Roman" w:cs="Times New Roman"/>
          <w:color w:val="000000"/>
          <w:lang w:val="pt-BR"/>
        </w:rPr>
        <w:t>O</w:t>
      </w:r>
      <w:r w:rsidR="006B670D" w:rsidRPr="00DA6FEE">
        <w:rPr>
          <w:rFonts w:ascii="Times New Roman" w:hAnsi="Times New Roman" w:cs="Times New Roman"/>
          <w:color w:val="000000"/>
          <w:vertAlign w:val="subscript"/>
          <w:lang w:val="pt-BR"/>
        </w:rPr>
        <w:t>2</w:t>
      </w:r>
      <w:r w:rsidR="006B670D" w:rsidRPr="00DA6FEE">
        <w:rPr>
          <w:rFonts w:ascii="Times New Roman" w:hAnsi="Times New Roman" w:cs="Times New Roman"/>
          <w:color w:val="000000"/>
          <w:lang w:val="pt-BR"/>
        </w:rPr>
        <w:t>), semicondutores como o dióxido de titânio (TiO</w:t>
      </w:r>
      <w:r w:rsidR="006B670D" w:rsidRPr="00DA6FEE">
        <w:rPr>
          <w:rFonts w:ascii="Times New Roman" w:hAnsi="Times New Roman" w:cs="Times New Roman"/>
          <w:color w:val="000000"/>
          <w:vertAlign w:val="subscript"/>
          <w:lang w:val="pt-BR"/>
        </w:rPr>
        <w:t>2</w:t>
      </w:r>
      <w:r w:rsidR="006B670D" w:rsidRPr="00DA6FEE">
        <w:rPr>
          <w:rFonts w:ascii="Times New Roman" w:hAnsi="Times New Roman" w:cs="Times New Roman"/>
          <w:color w:val="000000"/>
          <w:lang w:val="pt-BR"/>
        </w:rPr>
        <w:t>)</w:t>
      </w:r>
      <w:r w:rsidR="00DC0C35" w:rsidRPr="00DA6FEE">
        <w:rPr>
          <w:rFonts w:ascii="Times New Roman" w:hAnsi="Times New Roman" w:cs="Times New Roman"/>
          <w:color w:val="000000"/>
          <w:lang w:val="pt-BR"/>
        </w:rPr>
        <w:t xml:space="preserve">, </w:t>
      </w:r>
      <w:r w:rsidR="00012C67">
        <w:rPr>
          <w:rFonts w:ascii="Times New Roman" w:hAnsi="Times New Roman" w:cs="Times New Roman"/>
          <w:color w:val="000000"/>
          <w:lang w:val="pt-BR"/>
        </w:rPr>
        <w:t xml:space="preserve">óxido de ferro (III) </w:t>
      </w:r>
      <w:r w:rsidR="00DC0C35" w:rsidRPr="00DA6FEE">
        <w:rPr>
          <w:rFonts w:ascii="Times New Roman" w:hAnsi="Times New Roman" w:cs="Times New Roman"/>
          <w:color w:val="000000"/>
          <w:lang w:val="pt-BR"/>
        </w:rPr>
        <w:t>(Fe</w:t>
      </w:r>
      <w:r w:rsidR="00DC0C35" w:rsidRPr="00DA6FEE">
        <w:rPr>
          <w:rFonts w:ascii="Times New Roman" w:hAnsi="Times New Roman" w:cs="Times New Roman"/>
          <w:color w:val="000000"/>
          <w:vertAlign w:val="subscript"/>
          <w:lang w:val="pt-BR"/>
        </w:rPr>
        <w:t>2</w:t>
      </w:r>
      <w:r w:rsidR="00DC0C35" w:rsidRPr="00DA6FEE">
        <w:rPr>
          <w:rFonts w:ascii="Times New Roman" w:hAnsi="Times New Roman" w:cs="Times New Roman"/>
          <w:color w:val="000000"/>
          <w:lang w:val="pt-BR"/>
        </w:rPr>
        <w:t>O</w:t>
      </w:r>
      <w:r w:rsidR="00DC0C35" w:rsidRPr="00DA6FEE">
        <w:rPr>
          <w:rFonts w:ascii="Times New Roman" w:hAnsi="Times New Roman" w:cs="Times New Roman"/>
          <w:color w:val="000000"/>
          <w:vertAlign w:val="subscript"/>
          <w:lang w:val="pt-BR"/>
        </w:rPr>
        <w:t>3</w:t>
      </w:r>
      <w:r w:rsidR="00DC0C35" w:rsidRPr="00DA6FEE">
        <w:rPr>
          <w:rFonts w:ascii="Times New Roman" w:hAnsi="Times New Roman" w:cs="Times New Roman"/>
          <w:color w:val="000000"/>
          <w:lang w:val="pt-BR"/>
        </w:rPr>
        <w:t>),</w:t>
      </w:r>
      <w:r w:rsidR="006B670D" w:rsidRPr="00DA6FEE">
        <w:rPr>
          <w:rFonts w:ascii="Times New Roman" w:hAnsi="Times New Roman" w:cs="Times New Roman"/>
          <w:color w:val="000000"/>
          <w:lang w:val="pt-BR"/>
        </w:rPr>
        <w:t xml:space="preserve"> </w:t>
      </w:r>
      <w:r w:rsidR="00012C67">
        <w:rPr>
          <w:rFonts w:ascii="Times New Roman" w:hAnsi="Times New Roman" w:cs="Times New Roman"/>
          <w:color w:val="000000"/>
          <w:lang w:val="pt-BR"/>
        </w:rPr>
        <w:t xml:space="preserve">sulfeto de cádmio </w:t>
      </w:r>
      <w:r w:rsidR="00DC0C35" w:rsidRPr="00DA6FEE">
        <w:rPr>
          <w:rFonts w:ascii="Times New Roman" w:hAnsi="Times New Roman" w:cs="Times New Roman"/>
          <w:color w:val="000000"/>
          <w:lang w:val="pt-BR"/>
        </w:rPr>
        <w:t>(</w:t>
      </w:r>
      <w:proofErr w:type="spellStart"/>
      <w:r w:rsidR="00DC0C35" w:rsidRPr="00DA6FEE">
        <w:rPr>
          <w:rFonts w:ascii="Times New Roman" w:hAnsi="Times New Roman" w:cs="Times New Roman"/>
          <w:color w:val="000000"/>
          <w:lang w:val="pt-BR"/>
        </w:rPr>
        <w:t>CdS</w:t>
      </w:r>
      <w:proofErr w:type="spellEnd"/>
      <w:r w:rsidR="00DC0C35" w:rsidRPr="00DA6FEE">
        <w:rPr>
          <w:rFonts w:ascii="Times New Roman" w:hAnsi="Times New Roman" w:cs="Times New Roman"/>
          <w:color w:val="000000"/>
          <w:lang w:val="pt-BR"/>
        </w:rPr>
        <w:t xml:space="preserve">) </w:t>
      </w:r>
      <w:r w:rsidR="005817B2">
        <w:rPr>
          <w:rFonts w:ascii="Times New Roman" w:hAnsi="Times New Roman" w:cs="Times New Roman"/>
          <w:color w:val="000000"/>
          <w:lang w:val="pt-BR"/>
        </w:rPr>
        <w:t xml:space="preserve">, </w:t>
      </w:r>
      <w:r w:rsidR="006B670D" w:rsidRPr="00DA6FEE">
        <w:rPr>
          <w:rFonts w:ascii="Times New Roman" w:hAnsi="Times New Roman" w:cs="Times New Roman"/>
          <w:color w:val="000000"/>
          <w:lang w:val="pt-BR"/>
        </w:rPr>
        <w:t>óxido de zinco (</w:t>
      </w:r>
      <w:proofErr w:type="spellStart"/>
      <w:r w:rsidR="006B670D" w:rsidRPr="00DA6FEE">
        <w:rPr>
          <w:rFonts w:ascii="Times New Roman" w:hAnsi="Times New Roman" w:cs="Times New Roman"/>
          <w:color w:val="000000"/>
          <w:lang w:val="pt-BR"/>
        </w:rPr>
        <w:t>ZnO</w:t>
      </w:r>
      <w:proofErr w:type="spellEnd"/>
      <w:r w:rsidR="006B670D" w:rsidRPr="00DA6FEE">
        <w:rPr>
          <w:rFonts w:ascii="Times New Roman" w:hAnsi="Times New Roman" w:cs="Times New Roman"/>
          <w:color w:val="000000"/>
          <w:lang w:val="pt-BR"/>
        </w:rPr>
        <w:t>) e a radiação ultravioleta (UV).</w:t>
      </w:r>
      <w:commentRangeEnd w:id="85"/>
      <w:r w:rsidR="005953E9">
        <w:rPr>
          <w:rStyle w:val="Refdecomentrio"/>
          <w:rFonts w:eastAsiaTheme="minorHAnsi" w:cstheme="minorBidi"/>
          <w:lang w:val="pt-BR"/>
        </w:rPr>
        <w:commentReference w:id="85"/>
      </w:r>
      <w:ins w:id="95" w:author="Jose Capelo Neto" w:date="2020-05-09T10:30:00Z">
        <w:r w:rsidR="005953E9">
          <w:rPr>
            <w:rFonts w:ascii="Times New Roman" w:hAnsi="Times New Roman" w:cs="Times New Roman"/>
            <w:lang w:val="pt-BR"/>
          </w:rPr>
          <w:t xml:space="preserve"> </w:t>
        </w:r>
      </w:ins>
    </w:p>
    <w:p w14:paraId="49696E93" w14:textId="5F8B8730" w:rsidR="00176EE5" w:rsidRPr="00DA6FEE" w:rsidDel="005953E9" w:rsidRDefault="00176EE5">
      <w:pPr>
        <w:spacing w:before="120" w:after="120"/>
        <w:rPr>
          <w:del w:id="96" w:author="Jose Capelo Neto" w:date="2020-05-09T10:30:00Z"/>
          <w:rFonts w:ascii="Times New Roman" w:hAnsi="Times New Roman" w:cs="Times New Roman"/>
          <w:lang w:val="pt-BR"/>
        </w:rPr>
        <w:pPrChange w:id="97" w:author="Jose Capelo Neto" w:date="2020-05-09T10:44:00Z">
          <w:pPr/>
        </w:pPrChange>
      </w:pPr>
      <w:del w:id="98" w:author="Jose Capelo Neto" w:date="2020-05-09T10:30:00Z">
        <w:r w:rsidRPr="00DA6FEE" w:rsidDel="005953E9">
          <w:rPr>
            <w:rFonts w:ascii="Times New Roman" w:hAnsi="Times New Roman" w:cs="Times New Roman"/>
            <w:lang w:val="pt-BR"/>
          </w:rPr>
          <w:delText>Estes</w:delText>
        </w:r>
        <w:r w:rsidR="00CE3594" w:rsidDel="005953E9">
          <w:rPr>
            <w:rFonts w:ascii="Times New Roman" w:hAnsi="Times New Roman" w:cs="Times New Roman"/>
            <w:lang w:val="pt-BR"/>
          </w:rPr>
          <w:delText xml:space="preserve"> </w:delText>
        </w:r>
      </w:del>
      <w:ins w:id="99" w:author="Jose Capelo Neto" w:date="2020-05-09T10:30:00Z">
        <w:r w:rsidR="005953E9">
          <w:rPr>
            <w:rFonts w:ascii="Times New Roman" w:hAnsi="Times New Roman" w:cs="Times New Roman"/>
            <w:lang w:val="pt-BR"/>
          </w:rPr>
          <w:t xml:space="preserve">Os </w:t>
        </w:r>
        <w:proofErr w:type="spellStart"/>
        <w:r w:rsidR="005953E9">
          <w:rPr>
            <w:rFonts w:ascii="Times New Roman" w:hAnsi="Times New Roman" w:cs="Times New Roman"/>
            <w:lang w:val="pt-BR"/>
          </w:rPr>
          <w:t>POAs</w:t>
        </w:r>
        <w:proofErr w:type="spellEnd"/>
        <w:r w:rsidR="005953E9">
          <w:rPr>
            <w:rFonts w:ascii="Times New Roman" w:hAnsi="Times New Roman" w:cs="Times New Roman"/>
            <w:lang w:val="pt-BR"/>
          </w:rPr>
          <w:t xml:space="preserve"> </w:t>
        </w:r>
      </w:ins>
      <w:r w:rsidRPr="00DA6FEE">
        <w:rPr>
          <w:rFonts w:ascii="Times New Roman" w:hAnsi="Times New Roman" w:cs="Times New Roman"/>
          <w:lang w:val="pt-BR"/>
        </w:rPr>
        <w:t>podem ser divididos em sistemas homog</w:t>
      </w:r>
      <w:r w:rsidR="0065583C">
        <w:rPr>
          <w:rFonts w:ascii="Times New Roman" w:hAnsi="Times New Roman" w:cs="Times New Roman"/>
          <w:lang w:val="pt-BR"/>
        </w:rPr>
        <w:t>ê</w:t>
      </w:r>
      <w:r w:rsidRPr="00DA6FEE">
        <w:rPr>
          <w:rFonts w:ascii="Times New Roman" w:hAnsi="Times New Roman" w:cs="Times New Roman"/>
          <w:lang w:val="pt-BR"/>
        </w:rPr>
        <w:t>neos e heterog</w:t>
      </w:r>
      <w:r w:rsidR="0065583C">
        <w:rPr>
          <w:rFonts w:ascii="Times New Roman" w:hAnsi="Times New Roman" w:cs="Times New Roman"/>
          <w:lang w:val="pt-BR"/>
        </w:rPr>
        <w:t>ê</w:t>
      </w:r>
      <w:r w:rsidRPr="00DA6FEE">
        <w:rPr>
          <w:rFonts w:ascii="Times New Roman" w:hAnsi="Times New Roman" w:cs="Times New Roman"/>
          <w:lang w:val="pt-BR"/>
        </w:rPr>
        <w:t>neos nos quais os radicais são gerados com ou sem radiação. Os processos que recorrem a catalisadores sólidos são denominados heterog</w:t>
      </w:r>
      <w:r w:rsidR="0065583C">
        <w:rPr>
          <w:rFonts w:ascii="Times New Roman" w:hAnsi="Times New Roman" w:cs="Times New Roman"/>
          <w:lang w:val="pt-BR"/>
        </w:rPr>
        <w:t>ê</w:t>
      </w:r>
      <w:r w:rsidRPr="00DA6FEE">
        <w:rPr>
          <w:rFonts w:ascii="Times New Roman" w:hAnsi="Times New Roman" w:cs="Times New Roman"/>
          <w:lang w:val="pt-BR"/>
        </w:rPr>
        <w:t>neos enquanto que os restantes são homog</w:t>
      </w:r>
      <w:r w:rsidR="0065583C">
        <w:rPr>
          <w:rFonts w:ascii="Times New Roman" w:hAnsi="Times New Roman" w:cs="Times New Roman"/>
          <w:lang w:val="pt-BR"/>
        </w:rPr>
        <w:t>ê</w:t>
      </w:r>
      <w:r w:rsidRPr="00DA6FEE">
        <w:rPr>
          <w:rFonts w:ascii="Times New Roman" w:hAnsi="Times New Roman" w:cs="Times New Roman"/>
          <w:lang w:val="pt-BR"/>
        </w:rPr>
        <w:t>neos (Freitas, 2008</w:t>
      </w:r>
      <w:r w:rsidR="00575CE0">
        <w:rPr>
          <w:rFonts w:ascii="Times New Roman" w:hAnsi="Times New Roman" w:cs="Times New Roman"/>
          <w:lang w:val="pt-BR"/>
        </w:rPr>
        <w:t xml:space="preserve">; </w:t>
      </w:r>
      <w:r w:rsidR="00575CE0" w:rsidRPr="00DA6FEE">
        <w:rPr>
          <w:rFonts w:ascii="Times New Roman" w:hAnsi="Times New Roman" w:cs="Times New Roman"/>
          <w:lang w:val="pt-BR"/>
        </w:rPr>
        <w:t>Teixeira &amp; Jardim, 2004</w:t>
      </w:r>
      <w:r w:rsidRPr="00DA6FEE">
        <w:rPr>
          <w:rFonts w:ascii="Times New Roman" w:hAnsi="Times New Roman" w:cs="Times New Roman"/>
          <w:lang w:val="pt-BR"/>
        </w:rPr>
        <w:t xml:space="preserve">). </w:t>
      </w:r>
      <w:del w:id="100" w:author="Jose Capelo Neto" w:date="2020-05-09T10:30:00Z">
        <w:r w:rsidRPr="00DA6FEE" w:rsidDel="005953E9">
          <w:rPr>
            <w:rFonts w:ascii="Times New Roman" w:hAnsi="Times New Roman" w:cs="Times New Roman"/>
            <w:lang w:val="pt-BR"/>
          </w:rPr>
          <w:delText>Os principais sistemas de POA</w:delText>
        </w:r>
        <w:r w:rsidR="00CE3594" w:rsidDel="005953E9">
          <w:rPr>
            <w:rFonts w:ascii="Times New Roman" w:hAnsi="Times New Roman" w:cs="Times New Roman"/>
            <w:lang w:val="pt-BR"/>
          </w:rPr>
          <w:delText>s</w:delText>
        </w:r>
        <w:r w:rsidRPr="00DA6FEE" w:rsidDel="005953E9">
          <w:rPr>
            <w:rFonts w:ascii="Times New Roman" w:hAnsi="Times New Roman" w:cs="Times New Roman"/>
            <w:lang w:val="pt-BR"/>
          </w:rPr>
          <w:delText xml:space="preserve"> estão descritos n</w:delText>
        </w:r>
        <w:r w:rsidR="0065583C" w:rsidDel="005953E9">
          <w:rPr>
            <w:rFonts w:ascii="Times New Roman" w:hAnsi="Times New Roman" w:cs="Times New Roman"/>
            <w:lang w:val="pt-BR"/>
          </w:rPr>
          <w:delText>a</w:delText>
        </w:r>
        <w:r w:rsidRPr="00DA6FEE" w:rsidDel="005953E9">
          <w:rPr>
            <w:rFonts w:ascii="Times New Roman" w:hAnsi="Times New Roman" w:cs="Times New Roman"/>
            <w:lang w:val="pt-BR"/>
          </w:rPr>
          <w:delText xml:space="preserve"> </w:delText>
        </w:r>
        <w:r w:rsidR="0065583C" w:rsidDel="005953E9">
          <w:rPr>
            <w:rFonts w:ascii="Times New Roman" w:hAnsi="Times New Roman" w:cs="Times New Roman"/>
            <w:lang w:val="pt-BR"/>
          </w:rPr>
          <w:delText>Tabela</w:delText>
        </w:r>
        <w:r w:rsidRPr="00DA6FEE" w:rsidDel="005953E9">
          <w:rPr>
            <w:rFonts w:ascii="Times New Roman" w:hAnsi="Times New Roman" w:cs="Times New Roman"/>
            <w:lang w:val="pt-BR"/>
          </w:rPr>
          <w:delText xml:space="preserve"> 1. </w:delText>
        </w:r>
      </w:del>
    </w:p>
    <w:p w14:paraId="6CC3C927" w14:textId="3ADFE805" w:rsidR="002A24CE" w:rsidRPr="00DA6FEE" w:rsidDel="005953E9" w:rsidRDefault="0065583C">
      <w:pPr>
        <w:spacing w:before="120" w:after="120"/>
        <w:rPr>
          <w:del w:id="101" w:author="Jose Capelo Neto" w:date="2020-05-09T10:30:00Z"/>
          <w:rFonts w:ascii="Times New Roman" w:hAnsi="Times New Roman" w:cs="Times New Roman"/>
          <w:lang w:val="pt-BR"/>
        </w:rPr>
        <w:pPrChange w:id="102" w:author="Jose Capelo Neto" w:date="2020-05-09T10:44:00Z">
          <w:pPr/>
        </w:pPrChange>
      </w:pPr>
      <w:del w:id="103" w:author="Jose Capelo Neto" w:date="2020-05-09T10:30:00Z">
        <w:r w:rsidDel="005953E9">
          <w:rPr>
            <w:rFonts w:ascii="Times New Roman" w:hAnsi="Times New Roman" w:cs="Times New Roman"/>
            <w:lang w:val="pt-BR"/>
          </w:rPr>
          <w:delText>Tabela</w:delText>
        </w:r>
        <w:r w:rsidR="00176EE5" w:rsidRPr="00DA6FEE" w:rsidDel="005953E9">
          <w:rPr>
            <w:rFonts w:ascii="Times New Roman" w:hAnsi="Times New Roman" w:cs="Times New Roman"/>
            <w:lang w:val="pt-BR"/>
          </w:rPr>
          <w:delText xml:space="preserve"> 1 – Classificação dos Processos Oxidativos Avançados</w:delText>
        </w:r>
        <w:r w:rsidR="00944390" w:rsidDel="005953E9">
          <w:rPr>
            <w:rFonts w:ascii="Times New Roman" w:hAnsi="Times New Roman" w:cs="Times New Roman"/>
            <w:lang w:val="pt-BR"/>
          </w:rPr>
          <w:delText>.</w:delText>
        </w:r>
        <w:r w:rsidR="00176EE5" w:rsidRPr="00DA6FEE" w:rsidDel="005953E9">
          <w:rPr>
            <w:rFonts w:ascii="Times New Roman" w:hAnsi="Times New Roman" w:cs="Times New Roman"/>
            <w:lang w:val="pt-BR"/>
          </w:rPr>
          <w:delText xml:space="preserve"> </w:delText>
        </w:r>
      </w:del>
    </w:p>
    <w:tbl>
      <w:tblPr>
        <w:tblStyle w:val="Tabelacomgrade"/>
        <w:tblW w:w="0" w:type="auto"/>
        <w:tblLook w:val="04A0" w:firstRow="1" w:lastRow="0" w:firstColumn="1" w:lastColumn="0" w:noHBand="0" w:noVBand="1"/>
      </w:tblPr>
      <w:tblGrid>
        <w:gridCol w:w="2831"/>
        <w:gridCol w:w="2831"/>
        <w:gridCol w:w="2832"/>
      </w:tblGrid>
      <w:tr w:rsidR="002A24CE" w:rsidRPr="00D546BC" w:rsidDel="005953E9" w14:paraId="0CFFA4BB" w14:textId="1333121C" w:rsidTr="002A24CE">
        <w:trPr>
          <w:del w:id="104" w:author="Jose Capelo Neto" w:date="2020-05-09T10:30:00Z"/>
        </w:trPr>
        <w:tc>
          <w:tcPr>
            <w:tcW w:w="2831" w:type="dxa"/>
          </w:tcPr>
          <w:p w14:paraId="2E08CF83" w14:textId="3AD4D811" w:rsidR="002A24CE" w:rsidRPr="00DA6FEE" w:rsidDel="005953E9" w:rsidRDefault="002A24CE">
            <w:pPr>
              <w:spacing w:before="120" w:after="120"/>
              <w:rPr>
                <w:del w:id="105" w:author="Jose Capelo Neto" w:date="2020-05-09T10:30:00Z"/>
                <w:rFonts w:ascii="Times New Roman" w:hAnsi="Times New Roman" w:cs="Times New Roman"/>
                <w:lang w:val="pt-BR"/>
              </w:rPr>
              <w:pPrChange w:id="106" w:author="Allan Clemente de Souza" w:date="2020-05-09T10:44:00Z">
                <w:pPr>
                  <w:spacing w:after="0" w:line="240" w:lineRule="auto"/>
                </w:pPr>
              </w:pPrChange>
            </w:pPr>
            <w:del w:id="107" w:author="Jose Capelo Neto" w:date="2020-05-09T10:30:00Z">
              <w:r w:rsidRPr="00DA6FEE" w:rsidDel="005953E9">
                <w:rPr>
                  <w:rFonts w:ascii="Times New Roman" w:hAnsi="Times New Roman" w:cs="Times New Roman"/>
                  <w:lang w:val="pt-BR"/>
                </w:rPr>
                <w:delText>Sistema</w:delText>
              </w:r>
            </w:del>
          </w:p>
        </w:tc>
        <w:tc>
          <w:tcPr>
            <w:tcW w:w="2831" w:type="dxa"/>
          </w:tcPr>
          <w:p w14:paraId="230D8F43" w14:textId="03F0C9EE" w:rsidR="002A24CE" w:rsidRPr="00DA6FEE" w:rsidDel="005953E9" w:rsidRDefault="002A24CE">
            <w:pPr>
              <w:spacing w:before="120" w:after="120"/>
              <w:rPr>
                <w:del w:id="108" w:author="Jose Capelo Neto" w:date="2020-05-09T10:30:00Z"/>
                <w:rFonts w:ascii="Times New Roman" w:hAnsi="Times New Roman" w:cs="Times New Roman"/>
                <w:lang w:val="pt-BR"/>
              </w:rPr>
              <w:pPrChange w:id="109" w:author="Allan Clemente de Souza" w:date="2020-05-09T10:44:00Z">
                <w:pPr>
                  <w:spacing w:after="0" w:line="240" w:lineRule="auto"/>
                </w:pPr>
              </w:pPrChange>
            </w:pPr>
            <w:del w:id="110" w:author="Jose Capelo Neto" w:date="2020-05-09T10:30:00Z">
              <w:r w:rsidRPr="00DA6FEE" w:rsidDel="005953E9">
                <w:rPr>
                  <w:rFonts w:ascii="Times New Roman" w:hAnsi="Times New Roman" w:cs="Times New Roman"/>
                  <w:lang w:val="pt-BR"/>
                </w:rPr>
                <w:delText>Homog</w:delText>
              </w:r>
              <w:r w:rsidR="00944390" w:rsidDel="005953E9">
                <w:rPr>
                  <w:rFonts w:ascii="Times New Roman" w:hAnsi="Times New Roman" w:cs="Times New Roman"/>
                  <w:lang w:val="pt-BR"/>
                </w:rPr>
                <w:delText>ê</w:delText>
              </w:r>
              <w:r w:rsidRPr="00DA6FEE" w:rsidDel="005953E9">
                <w:rPr>
                  <w:rFonts w:ascii="Times New Roman" w:hAnsi="Times New Roman" w:cs="Times New Roman"/>
                  <w:lang w:val="pt-BR"/>
                </w:rPr>
                <w:delText>neo</w:delText>
              </w:r>
            </w:del>
          </w:p>
        </w:tc>
        <w:tc>
          <w:tcPr>
            <w:tcW w:w="2832" w:type="dxa"/>
          </w:tcPr>
          <w:p w14:paraId="5A3DB96E" w14:textId="73DD7DE1" w:rsidR="002A24CE" w:rsidRPr="00DA6FEE" w:rsidDel="005953E9" w:rsidRDefault="002A24CE">
            <w:pPr>
              <w:spacing w:before="120" w:after="120"/>
              <w:rPr>
                <w:del w:id="111" w:author="Jose Capelo Neto" w:date="2020-05-09T10:30:00Z"/>
                <w:rFonts w:ascii="Times New Roman" w:hAnsi="Times New Roman" w:cs="Times New Roman"/>
                <w:lang w:val="pt-BR"/>
              </w:rPr>
              <w:pPrChange w:id="112" w:author="Allan Clemente de Souza" w:date="2020-05-09T10:44:00Z">
                <w:pPr/>
              </w:pPrChange>
            </w:pPr>
            <w:del w:id="113" w:author="Jose Capelo Neto" w:date="2020-05-09T10:30:00Z">
              <w:r w:rsidRPr="00DA6FEE" w:rsidDel="005953E9">
                <w:rPr>
                  <w:rFonts w:ascii="Times New Roman" w:hAnsi="Times New Roman" w:cs="Times New Roman"/>
                  <w:lang w:val="pt-BR"/>
                </w:rPr>
                <w:delText>Heterog</w:delText>
              </w:r>
              <w:r w:rsidR="00944390" w:rsidDel="005953E9">
                <w:rPr>
                  <w:rFonts w:ascii="Times New Roman" w:hAnsi="Times New Roman" w:cs="Times New Roman"/>
                  <w:lang w:val="pt-BR"/>
                </w:rPr>
                <w:delText>ê</w:delText>
              </w:r>
              <w:r w:rsidRPr="00DA6FEE" w:rsidDel="005953E9">
                <w:rPr>
                  <w:rFonts w:ascii="Times New Roman" w:hAnsi="Times New Roman" w:cs="Times New Roman"/>
                  <w:lang w:val="pt-BR"/>
                </w:rPr>
                <w:delText>neo</w:delText>
              </w:r>
            </w:del>
          </w:p>
        </w:tc>
      </w:tr>
      <w:tr w:rsidR="002A24CE" w:rsidRPr="00D546BC" w:rsidDel="005953E9" w14:paraId="641ADBB5" w14:textId="32AD7225" w:rsidTr="002A24CE">
        <w:trPr>
          <w:del w:id="114" w:author="Jose Capelo Neto" w:date="2020-05-09T10:30:00Z"/>
        </w:trPr>
        <w:tc>
          <w:tcPr>
            <w:tcW w:w="2831" w:type="dxa"/>
          </w:tcPr>
          <w:p w14:paraId="465F3F66" w14:textId="294A68E8" w:rsidR="002A24CE" w:rsidRPr="00DA6FEE" w:rsidDel="005953E9" w:rsidRDefault="002A24CE">
            <w:pPr>
              <w:spacing w:before="120" w:after="120"/>
              <w:rPr>
                <w:del w:id="115" w:author="Jose Capelo Neto" w:date="2020-05-09T10:30:00Z"/>
                <w:rFonts w:ascii="Times New Roman" w:hAnsi="Times New Roman" w:cs="Times New Roman"/>
                <w:lang w:val="pt-BR"/>
              </w:rPr>
              <w:pPrChange w:id="116" w:author="Allan Clemente de Souza" w:date="2020-05-09T10:44:00Z">
                <w:pPr>
                  <w:spacing w:after="0" w:line="240" w:lineRule="auto"/>
                </w:pPr>
              </w:pPrChange>
            </w:pPr>
            <w:del w:id="117" w:author="Jose Capelo Neto" w:date="2020-05-09T10:30:00Z">
              <w:r w:rsidRPr="00DA6FEE" w:rsidDel="005953E9">
                <w:rPr>
                  <w:rFonts w:ascii="Times New Roman" w:hAnsi="Times New Roman" w:cs="Times New Roman"/>
                  <w:lang w:val="pt-BR"/>
                </w:rPr>
                <w:delText>Sem radiação</w:delText>
              </w:r>
            </w:del>
          </w:p>
        </w:tc>
        <w:tc>
          <w:tcPr>
            <w:tcW w:w="2831" w:type="dxa"/>
          </w:tcPr>
          <w:p w14:paraId="4F0FFF00" w14:textId="2FDBCF3E" w:rsidR="002A24CE" w:rsidRPr="00DA6FEE" w:rsidDel="005953E9" w:rsidRDefault="002A24CE">
            <w:pPr>
              <w:spacing w:before="120" w:after="120"/>
              <w:rPr>
                <w:del w:id="118" w:author="Jose Capelo Neto" w:date="2020-05-09T10:30:00Z"/>
                <w:rFonts w:ascii="Times New Roman" w:hAnsi="Times New Roman" w:cs="Times New Roman"/>
                <w:lang w:val="pt-BR"/>
              </w:rPr>
              <w:pPrChange w:id="119" w:author="Allan Clemente de Souza" w:date="2020-05-09T10:44:00Z">
                <w:pPr>
                  <w:spacing w:after="0" w:line="240" w:lineRule="auto"/>
                </w:pPr>
              </w:pPrChange>
            </w:pPr>
            <w:del w:id="120" w:author="Jose Capelo Neto" w:date="2020-05-09T10:30:00Z">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3</w:delText>
              </w:r>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del>
          </w:p>
          <w:p w14:paraId="33B67FC3" w14:textId="4F85B225" w:rsidR="002A24CE" w:rsidRPr="00DA6FEE" w:rsidDel="005953E9" w:rsidRDefault="002A24CE">
            <w:pPr>
              <w:spacing w:before="120" w:after="120"/>
              <w:rPr>
                <w:del w:id="121" w:author="Jose Capelo Neto" w:date="2020-05-09T10:30:00Z"/>
                <w:rFonts w:ascii="Times New Roman" w:hAnsi="Times New Roman" w:cs="Times New Roman"/>
                <w:lang w:val="pt-BR"/>
              </w:rPr>
              <w:pPrChange w:id="122" w:author="Allan Clemente de Souza" w:date="2020-05-09T10:44:00Z">
                <w:pPr>
                  <w:spacing w:after="0" w:line="240" w:lineRule="auto"/>
                </w:pPr>
              </w:pPrChange>
            </w:pPr>
            <w:del w:id="123" w:author="Jose Capelo Neto" w:date="2020-05-09T10:30:00Z">
              <w:r w:rsidRPr="00DA6FEE" w:rsidDel="005953E9">
                <w:rPr>
                  <w:rFonts w:ascii="Times New Roman" w:hAnsi="Times New Roman" w:cs="Times New Roman"/>
                  <w:lang w:val="pt-BR"/>
                </w:rPr>
                <w:delText>Fenton (Fe</w:delText>
              </w:r>
              <w:r w:rsidRPr="00DA6FEE" w:rsidDel="005953E9">
                <w:rPr>
                  <w:rFonts w:ascii="Times New Roman" w:hAnsi="Times New Roman" w:cs="Times New Roman"/>
                  <w:vertAlign w:val="superscript"/>
                  <w:lang w:val="pt-BR"/>
                </w:rPr>
                <w:delText>2+/</w:delText>
              </w:r>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w:delText>
              </w:r>
            </w:del>
          </w:p>
        </w:tc>
        <w:tc>
          <w:tcPr>
            <w:tcW w:w="2832" w:type="dxa"/>
          </w:tcPr>
          <w:p w14:paraId="7B5030BB" w14:textId="1EB6C85D" w:rsidR="002A24CE" w:rsidRPr="00DA6FEE" w:rsidDel="005953E9" w:rsidRDefault="008F5D89">
            <w:pPr>
              <w:spacing w:before="120" w:after="120"/>
              <w:rPr>
                <w:del w:id="124" w:author="Jose Capelo Neto" w:date="2020-05-09T10:30:00Z"/>
                <w:rFonts w:ascii="Times New Roman" w:hAnsi="Times New Roman" w:cs="Times New Roman"/>
                <w:lang w:val="pt-BR"/>
              </w:rPr>
              <w:pPrChange w:id="125" w:author="Allan Clemente de Souza" w:date="2020-05-09T10:44:00Z">
                <w:pPr/>
              </w:pPrChange>
            </w:pPr>
            <w:del w:id="126" w:author="Jose Capelo Neto" w:date="2020-05-09T10:30:00Z">
              <w:r w:rsidRPr="00DA6FEE" w:rsidDel="005953E9">
                <w:rPr>
                  <w:rFonts w:ascii="Times New Roman" w:hAnsi="Times New Roman" w:cs="Times New Roman"/>
                  <w:lang w:val="pt-BR"/>
                </w:rPr>
                <w:delText>Ele</w:delText>
              </w:r>
              <w:r w:rsidR="002A24CE" w:rsidRPr="00DA6FEE" w:rsidDel="005953E9">
                <w:rPr>
                  <w:rFonts w:ascii="Times New Roman" w:hAnsi="Times New Roman" w:cs="Times New Roman"/>
                  <w:lang w:val="pt-BR"/>
                </w:rPr>
                <w:delText>tro-Fenton</w:delText>
              </w:r>
            </w:del>
          </w:p>
          <w:p w14:paraId="4E6A6E6B" w14:textId="653162F0" w:rsidR="008F5D89" w:rsidRPr="00DA6FEE" w:rsidDel="005953E9" w:rsidRDefault="008F5D89">
            <w:pPr>
              <w:spacing w:before="120" w:after="120"/>
              <w:rPr>
                <w:del w:id="127" w:author="Jose Capelo Neto" w:date="2020-05-09T10:30:00Z"/>
                <w:rFonts w:ascii="Times New Roman" w:hAnsi="Times New Roman" w:cs="Times New Roman"/>
                <w:lang w:val="pt-BR"/>
              </w:rPr>
              <w:pPrChange w:id="128" w:author="Allan Clemente de Souza" w:date="2020-05-09T10:44:00Z">
                <w:pPr/>
              </w:pPrChange>
            </w:pPr>
            <w:del w:id="129" w:author="Jose Capelo Neto" w:date="2020-05-09T10:30:00Z">
              <w:r w:rsidRPr="00DA6FEE" w:rsidDel="005953E9">
                <w:rPr>
                  <w:rFonts w:ascii="Times New Roman" w:hAnsi="Times New Roman" w:cs="Times New Roman"/>
                  <w:lang w:val="pt-BR"/>
                </w:rPr>
                <w:delText>Oxidação eletroquímica</w:delText>
              </w:r>
            </w:del>
          </w:p>
        </w:tc>
      </w:tr>
      <w:tr w:rsidR="002A24CE" w:rsidRPr="00D546BC" w:rsidDel="005953E9" w14:paraId="755E24DC" w14:textId="5CB2BED7" w:rsidTr="00F47556">
        <w:trPr>
          <w:trHeight w:val="1723"/>
          <w:del w:id="130" w:author="Jose Capelo Neto" w:date="2020-05-09T10:30:00Z"/>
        </w:trPr>
        <w:tc>
          <w:tcPr>
            <w:tcW w:w="2831" w:type="dxa"/>
          </w:tcPr>
          <w:p w14:paraId="756B8A9D" w14:textId="4300D0EE" w:rsidR="002A24CE" w:rsidRPr="00DA6FEE" w:rsidDel="005953E9" w:rsidRDefault="002A24CE">
            <w:pPr>
              <w:spacing w:before="120" w:after="120"/>
              <w:rPr>
                <w:del w:id="131" w:author="Jose Capelo Neto" w:date="2020-05-09T10:30:00Z"/>
                <w:rFonts w:ascii="Times New Roman" w:hAnsi="Times New Roman" w:cs="Times New Roman"/>
                <w:lang w:val="pt-BR"/>
              </w:rPr>
              <w:pPrChange w:id="132" w:author="Allan Clemente de Souza" w:date="2020-05-09T10:44:00Z">
                <w:pPr>
                  <w:spacing w:after="0" w:line="240" w:lineRule="auto"/>
                </w:pPr>
              </w:pPrChange>
            </w:pPr>
            <w:del w:id="133" w:author="Jose Capelo Neto" w:date="2020-05-09T10:30:00Z">
              <w:r w:rsidRPr="00DA6FEE" w:rsidDel="005953E9">
                <w:rPr>
                  <w:rFonts w:ascii="Times New Roman" w:hAnsi="Times New Roman" w:cs="Times New Roman"/>
                  <w:lang w:val="pt-BR"/>
                </w:rPr>
                <w:delText>Com radiação</w:delText>
              </w:r>
            </w:del>
          </w:p>
        </w:tc>
        <w:tc>
          <w:tcPr>
            <w:tcW w:w="2831" w:type="dxa"/>
          </w:tcPr>
          <w:p w14:paraId="39B19D66" w14:textId="3851429F" w:rsidR="008F5D89" w:rsidRPr="00DA6FEE" w:rsidDel="005953E9" w:rsidRDefault="008F5D89">
            <w:pPr>
              <w:spacing w:before="120" w:after="120"/>
              <w:rPr>
                <w:del w:id="134" w:author="Jose Capelo Neto" w:date="2020-05-09T10:30:00Z"/>
                <w:rFonts w:ascii="Times New Roman" w:hAnsi="Times New Roman" w:cs="Times New Roman"/>
                <w:lang w:val="pt-BR"/>
              </w:rPr>
              <w:pPrChange w:id="135" w:author="Allan Clemente de Souza" w:date="2020-05-09T10:44:00Z">
                <w:pPr>
                  <w:spacing w:after="0" w:line="240" w:lineRule="auto"/>
                </w:pPr>
              </w:pPrChange>
            </w:pPr>
            <w:del w:id="136" w:author="Jose Capelo Neto" w:date="2020-05-09T10:30:00Z">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3</w:delText>
              </w:r>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/UV</w:delText>
              </w:r>
            </w:del>
          </w:p>
          <w:p w14:paraId="6DF02F57" w14:textId="05E34D82" w:rsidR="008F5D89" w:rsidRPr="00DA6FEE" w:rsidDel="005953E9" w:rsidRDefault="008F5D89">
            <w:pPr>
              <w:spacing w:before="120" w:after="120"/>
              <w:rPr>
                <w:del w:id="137" w:author="Jose Capelo Neto" w:date="2020-05-09T10:30:00Z"/>
                <w:rFonts w:ascii="Times New Roman" w:hAnsi="Times New Roman" w:cs="Times New Roman"/>
                <w:lang w:val="pt-BR"/>
              </w:rPr>
              <w:pPrChange w:id="138" w:author="Allan Clemente de Souza" w:date="2020-05-09T10:44:00Z">
                <w:pPr>
                  <w:spacing w:after="0" w:line="240" w:lineRule="auto"/>
                </w:pPr>
              </w:pPrChange>
            </w:pPr>
            <w:del w:id="139" w:author="Jose Capelo Neto" w:date="2020-05-09T10:30:00Z">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3</w:delText>
              </w:r>
              <w:r w:rsidRPr="00DA6FEE" w:rsidDel="005953E9">
                <w:rPr>
                  <w:rFonts w:ascii="Times New Roman" w:hAnsi="Times New Roman" w:cs="Times New Roman"/>
                  <w:lang w:val="pt-BR"/>
                </w:rPr>
                <w:delText>/UV</w:delText>
              </w:r>
            </w:del>
          </w:p>
          <w:p w14:paraId="3254FBEA" w14:textId="7B95AA76" w:rsidR="008F5D89" w:rsidRPr="00DA6FEE" w:rsidDel="005953E9" w:rsidRDefault="008F5D89">
            <w:pPr>
              <w:spacing w:before="120" w:after="120"/>
              <w:rPr>
                <w:del w:id="140" w:author="Jose Capelo Neto" w:date="2020-05-09T10:30:00Z"/>
                <w:rFonts w:ascii="Times New Roman" w:hAnsi="Times New Roman" w:cs="Times New Roman"/>
                <w:lang w:val="pt-BR"/>
              </w:rPr>
              <w:pPrChange w:id="141" w:author="Allan Clemente de Souza" w:date="2020-05-09T10:44:00Z">
                <w:pPr>
                  <w:spacing w:after="0" w:line="240" w:lineRule="auto"/>
                </w:pPr>
              </w:pPrChange>
            </w:pPr>
            <w:del w:id="142" w:author="Jose Capelo Neto" w:date="2020-05-09T10:30:00Z">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 xml:space="preserve">2 </w:delText>
              </w:r>
              <w:r w:rsidRPr="00DA6FEE" w:rsidDel="005953E9">
                <w:rPr>
                  <w:rFonts w:ascii="Times New Roman" w:hAnsi="Times New Roman" w:cs="Times New Roman"/>
                  <w:lang w:val="pt-BR"/>
                </w:rPr>
                <w:delText>/ UV</w:delText>
              </w:r>
            </w:del>
          </w:p>
          <w:p w14:paraId="01511BA6" w14:textId="22D68DE3" w:rsidR="002A24CE" w:rsidRPr="00DA6FEE" w:rsidDel="005953E9" w:rsidRDefault="008F5D89">
            <w:pPr>
              <w:spacing w:before="120" w:after="120"/>
              <w:rPr>
                <w:del w:id="143" w:author="Jose Capelo Neto" w:date="2020-05-09T10:30:00Z"/>
                <w:rFonts w:ascii="Times New Roman" w:hAnsi="Times New Roman" w:cs="Times New Roman"/>
                <w:lang w:val="pt-BR"/>
              </w:rPr>
              <w:pPrChange w:id="144" w:author="Allan Clemente de Souza" w:date="2020-05-09T10:44:00Z">
                <w:pPr>
                  <w:spacing w:after="0" w:line="240" w:lineRule="auto"/>
                </w:pPr>
              </w:pPrChange>
            </w:pPr>
            <w:del w:id="145" w:author="Jose Capelo Neto" w:date="2020-05-09T10:30:00Z">
              <w:r w:rsidRPr="00DA6FEE" w:rsidDel="005953E9">
                <w:rPr>
                  <w:rFonts w:ascii="Times New Roman" w:hAnsi="Times New Roman" w:cs="Times New Roman"/>
                  <w:lang w:val="pt-BR"/>
                </w:rPr>
                <w:delText>Foto-Fenton (Fe</w:delText>
              </w:r>
              <w:r w:rsidRPr="00DA6FEE" w:rsidDel="005953E9">
                <w:rPr>
                  <w:rFonts w:ascii="Times New Roman" w:hAnsi="Times New Roman" w:cs="Times New Roman"/>
                  <w:vertAlign w:val="superscript"/>
                  <w:lang w:val="pt-BR"/>
                </w:rPr>
                <w:delText>2+/</w:delText>
              </w:r>
              <w:r w:rsidRPr="00DA6FEE" w:rsidDel="005953E9">
                <w:rPr>
                  <w:rFonts w:ascii="Times New Roman" w:hAnsi="Times New Roman" w:cs="Times New Roman"/>
                  <w:lang w:val="pt-BR"/>
                </w:rPr>
                <w:delText>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/UV)</w:delText>
              </w:r>
            </w:del>
          </w:p>
        </w:tc>
        <w:tc>
          <w:tcPr>
            <w:tcW w:w="2832" w:type="dxa"/>
          </w:tcPr>
          <w:p w14:paraId="1F9E6867" w14:textId="60B85E80" w:rsidR="002A24CE" w:rsidRPr="00DA6FEE" w:rsidDel="005953E9" w:rsidRDefault="008F5D89">
            <w:pPr>
              <w:spacing w:before="120" w:after="120"/>
              <w:rPr>
                <w:del w:id="146" w:author="Jose Capelo Neto" w:date="2020-05-09T10:30:00Z"/>
                <w:rFonts w:ascii="Times New Roman" w:hAnsi="Times New Roman" w:cs="Times New Roman"/>
                <w:lang w:val="pt-BR"/>
              </w:rPr>
              <w:pPrChange w:id="147" w:author="Allan Clemente de Souza" w:date="2020-05-09T10:44:00Z">
                <w:pPr/>
              </w:pPrChange>
            </w:pPr>
            <w:del w:id="148" w:author="Jose Capelo Neto" w:date="2020-05-09T10:30:00Z">
              <w:r w:rsidRPr="00DA6FEE" w:rsidDel="005953E9">
                <w:rPr>
                  <w:rFonts w:ascii="Times New Roman" w:hAnsi="Times New Roman" w:cs="Times New Roman"/>
                  <w:lang w:val="pt-BR"/>
                </w:rPr>
                <w:delText>Fotocatalizador/UV</w:delText>
              </w:r>
            </w:del>
          </w:p>
          <w:p w14:paraId="1B17FAA2" w14:textId="19AA46DC" w:rsidR="008F5D89" w:rsidRPr="00DA6FEE" w:rsidDel="005953E9" w:rsidRDefault="008F5D89">
            <w:pPr>
              <w:spacing w:before="120" w:after="120"/>
              <w:rPr>
                <w:del w:id="149" w:author="Jose Capelo Neto" w:date="2020-05-09T10:30:00Z"/>
                <w:rFonts w:ascii="Times New Roman" w:hAnsi="Times New Roman" w:cs="Times New Roman"/>
                <w:lang w:val="pt-BR"/>
              </w:rPr>
              <w:pPrChange w:id="150" w:author="Allan Clemente de Souza" w:date="2020-05-09T10:44:00Z">
                <w:pPr/>
              </w:pPrChange>
            </w:pPr>
            <w:del w:id="151" w:author="Jose Capelo Neto" w:date="2020-05-09T10:30:00Z">
              <w:r w:rsidRPr="00DA6FEE" w:rsidDel="005953E9">
                <w:rPr>
                  <w:rFonts w:ascii="Times New Roman" w:hAnsi="Times New Roman" w:cs="Times New Roman"/>
                  <w:lang w:val="pt-BR"/>
                </w:rPr>
                <w:delText>Fotocatalizador/H</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O</w:delText>
              </w:r>
              <w:r w:rsidRPr="00DA6FEE" w:rsidDel="005953E9">
                <w:rPr>
                  <w:rFonts w:ascii="Times New Roman" w:hAnsi="Times New Roman" w:cs="Times New Roman"/>
                  <w:vertAlign w:val="subscript"/>
                  <w:lang w:val="pt-BR"/>
                </w:rPr>
                <w:delText>2</w:delText>
              </w:r>
              <w:r w:rsidRPr="00DA6FEE" w:rsidDel="005953E9">
                <w:rPr>
                  <w:rFonts w:ascii="Times New Roman" w:hAnsi="Times New Roman" w:cs="Times New Roman"/>
                  <w:lang w:val="pt-BR"/>
                </w:rPr>
                <w:delText>/ UV</w:delText>
              </w:r>
            </w:del>
          </w:p>
          <w:p w14:paraId="01F6D536" w14:textId="346D35B9" w:rsidR="008F5D89" w:rsidRPr="00DA6FEE" w:rsidDel="005953E9" w:rsidRDefault="008F5D89">
            <w:pPr>
              <w:spacing w:before="120" w:after="120"/>
              <w:rPr>
                <w:del w:id="152" w:author="Jose Capelo Neto" w:date="2020-05-09T10:30:00Z"/>
                <w:rFonts w:ascii="Times New Roman" w:hAnsi="Times New Roman" w:cs="Times New Roman"/>
                <w:lang w:val="pt-BR"/>
              </w:rPr>
              <w:pPrChange w:id="153" w:author="Allan Clemente de Souza" w:date="2020-05-09T10:44:00Z">
                <w:pPr/>
              </w:pPrChange>
            </w:pPr>
          </w:p>
        </w:tc>
      </w:tr>
    </w:tbl>
    <w:p w14:paraId="37B902E0" w14:textId="6EAE9A36" w:rsidR="00176EE5" w:rsidRPr="00DA6FEE" w:rsidDel="00BF1B94" w:rsidRDefault="0065583C">
      <w:pPr>
        <w:spacing w:before="120" w:after="120"/>
        <w:rPr>
          <w:del w:id="154" w:author="Jose Capelo Neto" w:date="2020-05-09T10:44:00Z"/>
          <w:rFonts w:ascii="Times New Roman" w:hAnsi="Times New Roman" w:cs="Times New Roman"/>
          <w:lang w:val="pt-BR"/>
        </w:rPr>
        <w:pPrChange w:id="155" w:author="Jose Capelo Neto" w:date="2020-05-09T10:44:00Z">
          <w:pPr/>
        </w:pPrChange>
      </w:pPr>
      <w:del w:id="156" w:author="Jose Capelo Neto" w:date="2020-05-09T10:30:00Z">
        <w:r w:rsidDel="005953E9">
          <w:rPr>
            <w:rFonts w:ascii="Times New Roman" w:hAnsi="Times New Roman" w:cs="Times New Roman"/>
            <w:lang w:val="pt-BR"/>
          </w:rPr>
          <w:delText>Fonte: A</w:delText>
        </w:r>
        <w:r w:rsidRPr="00DA6FEE" w:rsidDel="005953E9">
          <w:rPr>
            <w:rFonts w:ascii="Times New Roman" w:hAnsi="Times New Roman" w:cs="Times New Roman"/>
            <w:lang w:val="pt-BR"/>
          </w:rPr>
          <w:delText>dap</w:delText>
        </w:r>
        <w:r w:rsidDel="005953E9">
          <w:rPr>
            <w:rFonts w:ascii="Times New Roman" w:hAnsi="Times New Roman" w:cs="Times New Roman"/>
            <w:lang w:val="pt-BR"/>
          </w:rPr>
          <w:delText>tado de Teixeira &amp; Jardim, 2004.</w:delText>
        </w:r>
      </w:del>
    </w:p>
    <w:p w14:paraId="4FB01062" w14:textId="12C1E9EA" w:rsidR="001654FE" w:rsidRPr="00DA6FEE" w:rsidRDefault="00BE5D60">
      <w:pPr>
        <w:spacing w:before="120" w:after="120"/>
        <w:rPr>
          <w:rFonts w:ascii="Times New Roman" w:hAnsi="Times New Roman" w:cs="Times New Roman"/>
          <w:color w:val="000000"/>
          <w:lang w:val="pt-BR"/>
        </w:rPr>
        <w:pPrChange w:id="157" w:author="Jose Capelo Neto" w:date="2020-05-09T10:44:00Z">
          <w:pPr/>
        </w:pPrChange>
      </w:pPr>
      <w:commentRangeStart w:id="158"/>
      <w:r w:rsidRPr="00DA6FEE">
        <w:rPr>
          <w:rFonts w:ascii="Times New Roman" w:hAnsi="Times New Roman" w:cs="Times New Roman"/>
          <w:color w:val="000000"/>
          <w:lang w:val="pt-BR"/>
        </w:rPr>
        <w:t xml:space="preserve">Dentre as principais vantagens da utilização de </w:t>
      </w:r>
      <w:proofErr w:type="spellStart"/>
      <w:r w:rsidRPr="00DA6FEE">
        <w:rPr>
          <w:rFonts w:ascii="Times New Roman" w:hAnsi="Times New Roman" w:cs="Times New Roman"/>
          <w:color w:val="000000"/>
          <w:lang w:val="pt-BR"/>
        </w:rPr>
        <w:t>POAs</w:t>
      </w:r>
      <w:proofErr w:type="spellEnd"/>
      <w:r w:rsidRPr="00DA6FEE">
        <w:rPr>
          <w:rFonts w:ascii="Times New Roman" w:hAnsi="Times New Roman" w:cs="Times New Roman"/>
          <w:color w:val="000000"/>
          <w:lang w:val="pt-BR"/>
        </w:rPr>
        <w:t xml:space="preserve"> em relação a outros processos de tratamento e remediação estão: (I) a capacidade de mineralização do poluente e não somente a transferência de fase; (II) a elevada capacidade de oxidação de compostos recalcitrantes e não biodegradáveis; (III) a possibilidade de uso combinado com outros processos de tratamento (pré ou pós tratamento); (IV) as altas velocidad</w:t>
      </w:r>
      <w:r w:rsidR="005817B2">
        <w:rPr>
          <w:rFonts w:ascii="Times New Roman" w:hAnsi="Times New Roman" w:cs="Times New Roman"/>
          <w:color w:val="000000"/>
          <w:lang w:val="pt-BR"/>
        </w:rPr>
        <w:t>e de reação</w:t>
      </w:r>
      <w:r w:rsidRPr="00DA6FEE">
        <w:rPr>
          <w:rFonts w:ascii="Times New Roman" w:hAnsi="Times New Roman" w:cs="Times New Roman"/>
          <w:color w:val="000000"/>
          <w:lang w:val="pt-BR"/>
        </w:rPr>
        <w:t xml:space="preserve">; (V)  a melhora das propriedades organolépticas da água e (VI) a possibilidade de remediação </w:t>
      </w:r>
      <w:r w:rsidRPr="00DA6FEE">
        <w:rPr>
          <w:rFonts w:ascii="Times New Roman" w:hAnsi="Times New Roman" w:cs="Times New Roman"/>
          <w:i/>
          <w:color w:val="000000"/>
          <w:lang w:val="pt-BR"/>
        </w:rPr>
        <w:t>in situ</w:t>
      </w:r>
      <w:r w:rsidRPr="00DA6FEE">
        <w:rPr>
          <w:rFonts w:ascii="Times New Roman" w:hAnsi="Times New Roman" w:cs="Times New Roman"/>
          <w:color w:val="000000"/>
          <w:lang w:val="pt-BR"/>
        </w:rPr>
        <w:t>.</w:t>
      </w:r>
      <w:del w:id="159" w:author="Jose Capelo Neto" w:date="2020-05-09T10:31:00Z">
        <w:r w:rsidRPr="00DA6FEE" w:rsidDel="005953E9">
          <w:rPr>
            <w:rFonts w:ascii="Times New Roman" w:hAnsi="Times New Roman" w:cs="Times New Roman"/>
            <w:color w:val="000000"/>
            <w:lang w:val="pt-BR"/>
          </w:rPr>
          <w:delText xml:space="preserve"> </w:delText>
        </w:r>
      </w:del>
      <w:commentRangeEnd w:id="158"/>
      <w:r w:rsidR="005953E9">
        <w:rPr>
          <w:rStyle w:val="Refdecomentrio"/>
          <w:rFonts w:eastAsiaTheme="minorHAnsi" w:cstheme="minorBidi"/>
          <w:lang w:val="pt-BR"/>
        </w:rPr>
        <w:commentReference w:id="158"/>
      </w:r>
    </w:p>
    <w:p w14:paraId="1E27F398" w14:textId="42918C38" w:rsidR="00E11C22" w:rsidRPr="00CE3594" w:rsidRDefault="00DC0C35">
      <w:pPr>
        <w:spacing w:before="120" w:after="120"/>
        <w:rPr>
          <w:rFonts w:ascii="Times New Roman" w:hAnsi="Times New Roman" w:cs="Times New Roman"/>
          <w:color w:val="000000"/>
          <w:lang w:val="pt-BR"/>
        </w:rPr>
        <w:pPrChange w:id="160" w:author="Jose Capelo Neto" w:date="2020-05-09T10:44:00Z">
          <w:pPr/>
        </w:pPrChange>
      </w:pPr>
      <w:r w:rsidRPr="00DA6FEE">
        <w:rPr>
          <w:rFonts w:ascii="Times New Roman" w:hAnsi="Times New Roman" w:cs="Times New Roman"/>
          <w:color w:val="000000"/>
          <w:lang w:val="pt-BR"/>
        </w:rPr>
        <w:t>Entre os semicondutores</w:t>
      </w:r>
      <w:ins w:id="161" w:author="Jose Capelo Neto" w:date="2020-05-09T10:31:00Z">
        <w:r w:rsidR="005953E9">
          <w:rPr>
            <w:rFonts w:ascii="Times New Roman" w:hAnsi="Times New Roman" w:cs="Times New Roman"/>
            <w:color w:val="000000"/>
            <w:lang w:val="pt-BR"/>
          </w:rPr>
          <w:t xml:space="preserve"> adotados no</w:t>
        </w:r>
      </w:ins>
      <w:ins w:id="162" w:author="Jose Capelo Neto" w:date="2020-05-09T10:32:00Z">
        <w:r w:rsidR="005953E9">
          <w:rPr>
            <w:rFonts w:ascii="Times New Roman" w:hAnsi="Times New Roman" w:cs="Times New Roman"/>
            <w:color w:val="000000"/>
            <w:lang w:val="pt-BR"/>
          </w:rPr>
          <w:t>s</w:t>
        </w:r>
      </w:ins>
      <w:ins w:id="163" w:author="Jose Capelo Neto" w:date="2020-05-09T10:31:00Z">
        <w:r w:rsidR="005953E9">
          <w:rPr>
            <w:rFonts w:ascii="Times New Roman" w:hAnsi="Times New Roman" w:cs="Times New Roman"/>
            <w:color w:val="000000"/>
            <w:lang w:val="pt-BR"/>
          </w:rPr>
          <w:t xml:space="preserve"> </w:t>
        </w:r>
      </w:ins>
      <w:proofErr w:type="spellStart"/>
      <w:ins w:id="164" w:author="Jose Capelo Neto" w:date="2020-05-09T10:32:00Z">
        <w:r w:rsidR="005953E9">
          <w:rPr>
            <w:rFonts w:ascii="Times New Roman" w:hAnsi="Times New Roman" w:cs="Times New Roman"/>
            <w:color w:val="000000"/>
            <w:lang w:val="pt-BR"/>
          </w:rPr>
          <w:t>POAs</w:t>
        </w:r>
        <w:proofErr w:type="spellEnd"/>
        <w:r w:rsidR="005953E9">
          <w:rPr>
            <w:rFonts w:ascii="Times New Roman" w:hAnsi="Times New Roman" w:cs="Times New Roman"/>
            <w:color w:val="000000"/>
            <w:lang w:val="pt-BR"/>
          </w:rPr>
          <w:t>,</w:t>
        </w:r>
      </w:ins>
      <w:r w:rsidRPr="00DA6FEE">
        <w:rPr>
          <w:rFonts w:ascii="Times New Roman" w:hAnsi="Times New Roman" w:cs="Times New Roman"/>
          <w:color w:val="000000"/>
          <w:lang w:val="pt-BR"/>
        </w:rPr>
        <w:t xml:space="preserve"> o </w:t>
      </w:r>
      <w:ins w:id="165" w:author="Jose Capelo Neto" w:date="2020-05-09T10:35:00Z">
        <w:r w:rsidR="005953E9">
          <w:rPr>
            <w:rFonts w:ascii="Times New Roman" w:hAnsi="Times New Roman" w:cs="Times New Roman"/>
            <w:color w:val="000000"/>
            <w:lang w:val="pt-BR"/>
          </w:rPr>
          <w:t>dióxido de titânio (</w:t>
        </w:r>
      </w:ins>
      <w:r w:rsidRPr="00DA6FEE">
        <w:rPr>
          <w:rFonts w:ascii="Times New Roman" w:hAnsi="Times New Roman" w:cs="Times New Roman"/>
          <w:color w:val="000000"/>
          <w:lang w:val="pt-BR"/>
        </w:rPr>
        <w:t>TiO</w:t>
      </w:r>
      <w:r w:rsidRPr="00DA6FEE">
        <w:rPr>
          <w:rFonts w:ascii="Times New Roman" w:hAnsi="Times New Roman" w:cs="Times New Roman"/>
          <w:color w:val="000000"/>
          <w:vertAlign w:val="subscript"/>
          <w:lang w:val="pt-BR"/>
        </w:rPr>
        <w:t>2</w:t>
      </w:r>
      <w:del w:id="166" w:author="Jose Capelo Neto" w:date="2020-05-09T10:36:00Z">
        <w:r w:rsidRPr="00DA6FEE" w:rsidDel="005953E9">
          <w:rPr>
            <w:rFonts w:ascii="Times New Roman" w:hAnsi="Times New Roman" w:cs="Times New Roman"/>
            <w:color w:val="000000"/>
            <w:vertAlign w:val="subscript"/>
            <w:lang w:val="pt-BR"/>
          </w:rPr>
          <w:delText xml:space="preserve"> </w:delText>
        </w:r>
      </w:del>
      <w:ins w:id="167" w:author="Jose Capelo Neto" w:date="2020-05-09T10:36:00Z">
        <w:r w:rsidR="005953E9" w:rsidRPr="005953E9">
          <w:rPr>
            <w:rFonts w:ascii="Times New Roman" w:hAnsi="Times New Roman" w:cs="Times New Roman"/>
            <w:color w:val="000000"/>
            <w:lang w:val="pt-BR"/>
            <w:rPrChange w:id="168" w:author="Jose Capelo Neto" w:date="2020-05-09T10:36:00Z">
              <w:rPr>
                <w:rFonts w:ascii="Times New Roman" w:hAnsi="Times New Roman" w:cs="Times New Roman"/>
                <w:color w:val="000000"/>
                <w:vertAlign w:val="subscript"/>
                <w:lang w:val="pt-BR"/>
              </w:rPr>
            </w:rPrChange>
          </w:rPr>
          <w:t>)</w:t>
        </w:r>
        <w:r w:rsidR="005953E9">
          <w:rPr>
            <w:rFonts w:ascii="Times New Roman" w:hAnsi="Times New Roman" w:cs="Times New Roman"/>
            <w:color w:val="000000"/>
            <w:vertAlign w:val="subscript"/>
            <w:lang w:val="pt-BR"/>
          </w:rPr>
          <w:t xml:space="preserve"> </w:t>
        </w:r>
      </w:ins>
      <w:r w:rsidRPr="00DA6FEE">
        <w:rPr>
          <w:rFonts w:ascii="Times New Roman" w:hAnsi="Times New Roman" w:cs="Times New Roman"/>
          <w:color w:val="000000"/>
          <w:lang w:val="pt-BR"/>
        </w:rPr>
        <w:t>é o mais utilizado devido à sua</w:t>
      </w:r>
      <w:del w:id="169" w:author="Jose Capelo Neto" w:date="2020-05-09T10:32:00Z">
        <w:r w:rsidRPr="00DA6FEE" w:rsidDel="005953E9">
          <w:rPr>
            <w:rFonts w:ascii="Times New Roman" w:hAnsi="Times New Roman" w:cs="Times New Roman"/>
            <w:color w:val="000000"/>
            <w:lang w:val="pt-BR"/>
          </w:rPr>
          <w:delText xml:space="preserve"> não</w:delText>
        </w:r>
      </w:del>
      <w:r w:rsidRPr="00DA6FEE">
        <w:rPr>
          <w:rFonts w:ascii="Times New Roman" w:hAnsi="Times New Roman" w:cs="Times New Roman"/>
          <w:color w:val="000000"/>
          <w:lang w:val="pt-BR"/>
        </w:rPr>
        <w:t xml:space="preserve"> </w:t>
      </w:r>
      <w:proofErr w:type="spellStart"/>
      <w:ins w:id="170" w:author="Jose Capelo Neto" w:date="2020-05-09T10:32:00Z">
        <w:r w:rsidR="005953E9">
          <w:rPr>
            <w:rFonts w:ascii="Times New Roman" w:hAnsi="Times New Roman" w:cs="Times New Roman"/>
            <w:color w:val="000000"/>
            <w:lang w:val="pt-BR"/>
          </w:rPr>
          <w:t>a</w:t>
        </w:r>
      </w:ins>
      <w:r w:rsidRPr="00DA6FEE">
        <w:rPr>
          <w:rFonts w:ascii="Times New Roman" w:hAnsi="Times New Roman" w:cs="Times New Roman"/>
          <w:color w:val="000000"/>
          <w:lang w:val="pt-BR"/>
        </w:rPr>
        <w:t>toxicidade</w:t>
      </w:r>
      <w:proofErr w:type="spellEnd"/>
      <w:r w:rsidRPr="00DA6FEE">
        <w:rPr>
          <w:rFonts w:ascii="Times New Roman" w:hAnsi="Times New Roman" w:cs="Times New Roman"/>
          <w:color w:val="000000"/>
          <w:lang w:val="pt-BR"/>
        </w:rPr>
        <w:t xml:space="preserve">, </w:t>
      </w:r>
      <w:proofErr w:type="spellStart"/>
      <w:r w:rsidRPr="00DA6FEE">
        <w:rPr>
          <w:rFonts w:ascii="Times New Roman" w:hAnsi="Times New Roman" w:cs="Times New Roman"/>
          <w:color w:val="000000"/>
          <w:lang w:val="pt-BR"/>
        </w:rPr>
        <w:t>fotoestabilidade</w:t>
      </w:r>
      <w:proofErr w:type="spellEnd"/>
      <w:r w:rsidRPr="00DA6FEE">
        <w:rPr>
          <w:rFonts w:ascii="Times New Roman" w:hAnsi="Times New Roman" w:cs="Times New Roman"/>
          <w:color w:val="000000"/>
          <w:lang w:val="pt-BR"/>
        </w:rPr>
        <w:t xml:space="preserve">, baixo custo e estabilidade química numa ampla faixa de pH. </w:t>
      </w:r>
      <w:del w:id="171" w:author="Jose Capelo Neto" w:date="2020-05-09T10:35:00Z">
        <w:r w:rsidR="00E11C22" w:rsidRPr="00DA6FEE" w:rsidDel="005953E9">
          <w:rPr>
            <w:rFonts w:ascii="Times New Roman" w:hAnsi="Times New Roman" w:cs="Times New Roman"/>
            <w:color w:val="000000"/>
            <w:lang w:val="pt-BR"/>
          </w:rPr>
          <w:delText xml:space="preserve">Por </w:delText>
        </w:r>
      </w:del>
      <w:ins w:id="172" w:author="Jose Capelo Neto" w:date="2020-05-09T10:35:00Z">
        <w:r w:rsidR="005953E9">
          <w:rPr>
            <w:rFonts w:ascii="Times New Roman" w:hAnsi="Times New Roman" w:cs="Times New Roman"/>
            <w:color w:val="000000"/>
            <w:lang w:val="pt-BR"/>
          </w:rPr>
          <w:t>Sob</w:t>
        </w:r>
        <w:r w:rsidR="005953E9" w:rsidRPr="00DA6FEE">
          <w:rPr>
            <w:rFonts w:ascii="Times New Roman" w:hAnsi="Times New Roman" w:cs="Times New Roman"/>
            <w:color w:val="000000"/>
            <w:lang w:val="pt-BR"/>
          </w:rPr>
          <w:t xml:space="preserve"> </w:t>
        </w:r>
      </w:ins>
      <w:r w:rsidR="00E11C22" w:rsidRPr="00DA6FEE">
        <w:rPr>
          <w:rFonts w:ascii="Times New Roman" w:hAnsi="Times New Roman" w:cs="Times New Roman"/>
          <w:color w:val="000000"/>
          <w:lang w:val="pt-BR"/>
        </w:rPr>
        <w:t xml:space="preserve">irradiação </w:t>
      </w:r>
      <w:del w:id="173" w:author="Jose Capelo Neto" w:date="2020-05-09T10:35:00Z">
        <w:r w:rsidR="00E11C22" w:rsidRPr="00DA6FEE" w:rsidDel="005953E9">
          <w:rPr>
            <w:rFonts w:ascii="Times New Roman" w:hAnsi="Times New Roman" w:cs="Times New Roman"/>
            <w:color w:val="000000"/>
            <w:lang w:val="pt-BR"/>
          </w:rPr>
          <w:delText xml:space="preserve">sob </w:delText>
        </w:r>
      </w:del>
      <w:ins w:id="174" w:author="Jose Capelo Neto" w:date="2020-05-09T10:35:00Z">
        <w:r w:rsidR="005953E9">
          <w:rPr>
            <w:rFonts w:ascii="Times New Roman" w:hAnsi="Times New Roman" w:cs="Times New Roman"/>
            <w:color w:val="000000"/>
            <w:lang w:val="pt-BR"/>
          </w:rPr>
          <w:t xml:space="preserve">Ultra Violeta </w:t>
        </w:r>
        <w:r w:rsidR="005953E9" w:rsidRPr="00DA6FEE">
          <w:rPr>
            <w:rFonts w:ascii="Times New Roman" w:hAnsi="Times New Roman" w:cs="Times New Roman"/>
            <w:color w:val="000000"/>
            <w:lang w:val="pt-BR"/>
          </w:rPr>
          <w:t xml:space="preserve">A </w:t>
        </w:r>
        <w:r w:rsidR="005953E9">
          <w:rPr>
            <w:rFonts w:ascii="Times New Roman" w:hAnsi="Times New Roman" w:cs="Times New Roman"/>
            <w:color w:val="000000"/>
            <w:lang w:val="pt-BR"/>
          </w:rPr>
          <w:t>(</w:t>
        </w:r>
      </w:ins>
      <w:r w:rsidR="00E11C22" w:rsidRPr="00DA6FEE">
        <w:rPr>
          <w:rFonts w:ascii="Times New Roman" w:hAnsi="Times New Roman" w:cs="Times New Roman"/>
          <w:color w:val="000000"/>
          <w:lang w:val="pt-BR"/>
        </w:rPr>
        <w:t>UV-A</w:t>
      </w:r>
      <w:ins w:id="175" w:author="Jose Capelo Neto" w:date="2020-05-09T10:35:00Z">
        <w:r w:rsidR="005953E9">
          <w:rPr>
            <w:rFonts w:ascii="Times New Roman" w:hAnsi="Times New Roman" w:cs="Times New Roman"/>
            <w:color w:val="000000"/>
            <w:lang w:val="pt-BR"/>
          </w:rPr>
          <w:t>)</w:t>
        </w:r>
      </w:ins>
      <w:r w:rsidR="00E11C22" w:rsidRPr="00DA6FEE">
        <w:rPr>
          <w:rFonts w:ascii="Times New Roman" w:hAnsi="Times New Roman" w:cs="Times New Roman"/>
          <w:color w:val="000000"/>
          <w:lang w:val="pt-BR"/>
        </w:rPr>
        <w:t>, o TiO</w:t>
      </w:r>
      <w:r w:rsidR="00E11C22" w:rsidRPr="00DA6FEE">
        <w:rPr>
          <w:rFonts w:ascii="Times New Roman" w:hAnsi="Times New Roman" w:cs="Times New Roman"/>
          <w:color w:val="000000"/>
          <w:vertAlign w:val="subscript"/>
          <w:lang w:val="pt-BR"/>
        </w:rPr>
        <w:t>2</w:t>
      </w:r>
      <w:r w:rsidR="00E11C22" w:rsidRPr="00DA6FEE">
        <w:rPr>
          <w:rFonts w:ascii="Times New Roman" w:hAnsi="Times New Roman" w:cs="Times New Roman"/>
          <w:color w:val="000000"/>
          <w:lang w:val="pt-BR"/>
        </w:rPr>
        <w:t xml:space="preserve"> é ativado e forma espécies reativas de oxigênio (ERO), incluindo principalmente radicais hidroxila (•OH), </w:t>
      </w:r>
      <w:del w:id="176" w:author="Jose Capelo Neto" w:date="2020-05-09T10:37:00Z">
        <w:r w:rsidR="00E11C22" w:rsidRPr="00DA6FEE" w:rsidDel="005953E9">
          <w:rPr>
            <w:rFonts w:ascii="Times New Roman" w:hAnsi="Times New Roman" w:cs="Times New Roman"/>
            <w:color w:val="000000"/>
            <w:lang w:val="pt-BR"/>
          </w:rPr>
          <w:delText xml:space="preserve">ânions </w:delText>
        </w:r>
      </w:del>
      <w:r w:rsidR="00E11C22" w:rsidRPr="00DA6FEE">
        <w:rPr>
          <w:rFonts w:ascii="Times New Roman" w:hAnsi="Times New Roman" w:cs="Times New Roman"/>
          <w:color w:val="000000"/>
          <w:lang w:val="pt-BR"/>
        </w:rPr>
        <w:t>radicais superóxido (O</w:t>
      </w:r>
      <w:r w:rsidR="00E11C22" w:rsidRPr="00DA6FEE">
        <w:rPr>
          <w:rFonts w:ascii="Times New Roman" w:hAnsi="Times New Roman" w:cs="Times New Roman"/>
          <w:color w:val="000000"/>
          <w:vertAlign w:val="subscript"/>
          <w:lang w:val="pt-BR"/>
        </w:rPr>
        <w:t>2</w:t>
      </w:r>
      <w:r w:rsidR="00E11C22" w:rsidRPr="00DA6FEE">
        <w:rPr>
          <w:rFonts w:ascii="Times New Roman" w:hAnsi="Times New Roman" w:cs="Times New Roman"/>
          <w:color w:val="000000"/>
          <w:lang w:val="pt-BR"/>
        </w:rPr>
        <w:t xml:space="preserve"> </w:t>
      </w:r>
      <w:r w:rsidR="00E11C22" w:rsidRPr="00DA6FEE">
        <w:rPr>
          <w:rFonts w:ascii="Times New Roman" w:hAnsi="Times New Roman" w:cs="Times New Roman"/>
          <w:color w:val="000000"/>
          <w:vertAlign w:val="superscript"/>
          <w:lang w:val="pt-BR"/>
        </w:rPr>
        <w:t>•-</w:t>
      </w:r>
      <w:r w:rsidR="00E11C22" w:rsidRPr="00DA6FEE">
        <w:rPr>
          <w:rFonts w:ascii="Times New Roman" w:hAnsi="Times New Roman" w:cs="Times New Roman"/>
          <w:color w:val="000000"/>
          <w:lang w:val="pt-BR"/>
        </w:rPr>
        <w:t xml:space="preserve"> ) e radicais per-hidroxila (HO</w:t>
      </w:r>
      <w:r w:rsidR="00E11C22" w:rsidRPr="00DA6FEE">
        <w:rPr>
          <w:rFonts w:ascii="Times New Roman" w:hAnsi="Times New Roman" w:cs="Times New Roman"/>
          <w:color w:val="000000"/>
          <w:vertAlign w:val="subscript"/>
          <w:lang w:val="pt-BR"/>
        </w:rPr>
        <w:t>2</w:t>
      </w:r>
      <w:r w:rsidR="00E11C22" w:rsidRPr="00DA6FEE">
        <w:rPr>
          <w:rFonts w:ascii="Times New Roman" w:hAnsi="Times New Roman" w:cs="Times New Roman"/>
          <w:color w:val="000000"/>
          <w:lang w:val="pt-BR"/>
        </w:rPr>
        <w:t xml:space="preserve"> </w:t>
      </w:r>
      <w:r w:rsidR="00E11C22" w:rsidRPr="00DA6FEE">
        <w:rPr>
          <w:rFonts w:ascii="Times New Roman" w:hAnsi="Times New Roman" w:cs="Times New Roman"/>
          <w:color w:val="000000"/>
          <w:vertAlign w:val="superscript"/>
          <w:lang w:val="pt-BR"/>
        </w:rPr>
        <w:t>•-</w:t>
      </w:r>
      <w:del w:id="177" w:author="Jose Capelo Neto" w:date="2020-05-09T10:38:00Z">
        <w:r w:rsidR="00E11C22" w:rsidRPr="00DA6FEE" w:rsidDel="00BF1B94">
          <w:rPr>
            <w:rFonts w:ascii="Times New Roman" w:hAnsi="Times New Roman" w:cs="Times New Roman"/>
            <w:color w:val="000000"/>
            <w:vertAlign w:val="superscript"/>
            <w:lang w:val="pt-BR"/>
          </w:rPr>
          <w:delText xml:space="preserve"> </w:delText>
        </w:r>
      </w:del>
      <w:r w:rsidR="00E11C22" w:rsidRPr="00DA6FEE">
        <w:rPr>
          <w:rFonts w:ascii="Times New Roman" w:hAnsi="Times New Roman" w:cs="Times New Roman"/>
          <w:color w:val="000000"/>
          <w:lang w:val="pt-BR"/>
        </w:rPr>
        <w:t xml:space="preserve">), bem como banda de condução elétrons (e </w:t>
      </w:r>
      <w:r w:rsidR="00E11C22" w:rsidRPr="00DA6FEE">
        <w:rPr>
          <w:rFonts w:ascii="Times New Roman" w:hAnsi="Times New Roman" w:cs="Times New Roman"/>
          <w:color w:val="000000"/>
          <w:vertAlign w:val="superscript"/>
          <w:lang w:val="pt-BR"/>
        </w:rPr>
        <w:t xml:space="preserve">- </w:t>
      </w:r>
      <w:r w:rsidR="00944390">
        <w:rPr>
          <w:rFonts w:ascii="Times New Roman" w:hAnsi="Times New Roman" w:cs="Times New Roman"/>
          <w:color w:val="000000"/>
          <w:lang w:val="pt-BR"/>
        </w:rPr>
        <w:t>) (</w:t>
      </w:r>
      <w:proofErr w:type="spellStart"/>
      <w:del w:id="178" w:author="Jose Capelo Neto" w:date="2020-05-09T10:37:00Z">
        <w:r w:rsidR="00944390" w:rsidDel="005953E9">
          <w:rPr>
            <w:rFonts w:ascii="Times New Roman" w:hAnsi="Times New Roman" w:cs="Times New Roman"/>
            <w:color w:val="000000"/>
            <w:lang w:val="pt-BR"/>
          </w:rPr>
          <w:delText xml:space="preserve"> </w:delText>
        </w:r>
      </w:del>
      <w:r w:rsidR="00944390">
        <w:rPr>
          <w:rFonts w:ascii="Times New Roman" w:hAnsi="Times New Roman" w:cs="Times New Roman"/>
          <w:color w:val="000000"/>
          <w:lang w:val="pt-BR"/>
        </w:rPr>
        <w:t>Pichat</w:t>
      </w:r>
      <w:proofErr w:type="spellEnd"/>
      <w:r w:rsidR="00944390">
        <w:rPr>
          <w:rFonts w:ascii="Times New Roman" w:hAnsi="Times New Roman" w:cs="Times New Roman"/>
          <w:color w:val="000000"/>
          <w:lang w:val="pt-BR"/>
        </w:rPr>
        <w:t>, 2007</w:t>
      </w:r>
      <w:r w:rsidR="00E11C22" w:rsidRPr="00DA6FEE">
        <w:rPr>
          <w:rFonts w:ascii="Times New Roman" w:hAnsi="Times New Roman" w:cs="Times New Roman"/>
          <w:color w:val="000000"/>
          <w:lang w:val="pt-BR"/>
        </w:rPr>
        <w:t xml:space="preserve">). O radical </w:t>
      </w:r>
      <w:ins w:id="179" w:author="Jose Capelo Neto" w:date="2020-05-09T10:37:00Z">
        <w:r w:rsidR="005953E9" w:rsidRPr="00DA6FEE">
          <w:rPr>
            <w:rFonts w:ascii="Times New Roman" w:hAnsi="Times New Roman" w:cs="Times New Roman"/>
            <w:color w:val="000000"/>
            <w:lang w:val="pt-BR"/>
          </w:rPr>
          <w:t>•OH</w:t>
        </w:r>
      </w:ins>
      <w:del w:id="180" w:author="Jose Capelo Neto" w:date="2020-05-09T10:37:00Z">
        <w:r w:rsidR="00E11C22" w:rsidRPr="00DA6FEE" w:rsidDel="005953E9">
          <w:rPr>
            <w:rFonts w:ascii="Times New Roman" w:hAnsi="Times New Roman" w:cs="Times New Roman"/>
            <w:color w:val="000000"/>
            <w:lang w:val="pt-BR"/>
          </w:rPr>
          <w:delText>OH</w:delText>
        </w:r>
      </w:del>
      <w:r w:rsidR="00E11C22" w:rsidRPr="00DA6FEE">
        <w:rPr>
          <w:rFonts w:ascii="Times New Roman" w:hAnsi="Times New Roman" w:cs="Times New Roman"/>
          <w:color w:val="000000"/>
          <w:lang w:val="pt-BR"/>
        </w:rPr>
        <w:t xml:space="preserve"> </w:t>
      </w:r>
      <w:commentRangeStart w:id="181"/>
      <w:r w:rsidR="00E11C22" w:rsidRPr="00DA6FEE">
        <w:rPr>
          <w:rFonts w:ascii="Times New Roman" w:hAnsi="Times New Roman" w:cs="Times New Roman"/>
          <w:color w:val="000000"/>
          <w:lang w:val="pt-BR"/>
        </w:rPr>
        <w:t>reage a</w:t>
      </w:r>
      <w:commentRangeEnd w:id="181"/>
      <w:r w:rsidR="00BF1B94">
        <w:rPr>
          <w:rStyle w:val="Refdecomentrio"/>
          <w:rFonts w:eastAsiaTheme="minorHAnsi" w:cstheme="minorBidi"/>
          <w:lang w:val="pt-BR"/>
        </w:rPr>
        <w:commentReference w:id="181"/>
      </w:r>
      <w:r w:rsidR="00E11C22" w:rsidRPr="00DA6FEE">
        <w:rPr>
          <w:rFonts w:ascii="Times New Roman" w:hAnsi="Times New Roman" w:cs="Times New Roman"/>
          <w:color w:val="000000"/>
          <w:lang w:val="pt-BR"/>
        </w:rPr>
        <w:t>través da adição, abstração de hidrogênio e menos frequentemente abstração de elétrons. A captação de hidrogênio ocorre quando o α-</w:t>
      </w:r>
      <w:del w:id="182" w:author="Jose Capelo Neto" w:date="2020-05-09T10:38:00Z">
        <w:r w:rsidR="00E11C22" w:rsidRPr="00DA6FEE" w:rsidDel="00BF1B94">
          <w:rPr>
            <w:rFonts w:ascii="Times New Roman" w:hAnsi="Times New Roman" w:cs="Times New Roman"/>
            <w:color w:val="000000"/>
            <w:lang w:val="pt-BR"/>
          </w:rPr>
          <w:delText xml:space="preserve"> </w:delText>
        </w:r>
      </w:del>
      <w:r w:rsidR="00E11C22" w:rsidRPr="00DA6FEE">
        <w:rPr>
          <w:rFonts w:ascii="Times New Roman" w:hAnsi="Times New Roman" w:cs="Times New Roman"/>
          <w:color w:val="000000"/>
          <w:lang w:val="pt-BR"/>
        </w:rPr>
        <w:t xml:space="preserve">hidrogênio está disponível, resultando em um grupo </w:t>
      </w:r>
      <w:proofErr w:type="spellStart"/>
      <w:r w:rsidR="00E11C22" w:rsidRPr="00DA6FEE">
        <w:rPr>
          <w:rFonts w:ascii="Times New Roman" w:hAnsi="Times New Roman" w:cs="Times New Roman"/>
          <w:color w:val="000000"/>
          <w:lang w:val="pt-BR"/>
        </w:rPr>
        <w:t>carbonil</w:t>
      </w:r>
      <w:proofErr w:type="spellEnd"/>
      <w:r w:rsidR="00E11C22" w:rsidRPr="00DA6FEE">
        <w:rPr>
          <w:rFonts w:ascii="Times New Roman" w:hAnsi="Times New Roman" w:cs="Times New Roman"/>
          <w:color w:val="000000"/>
          <w:lang w:val="pt-BR"/>
        </w:rPr>
        <w:t xml:space="preserve">. </w:t>
      </w:r>
      <w:commentRangeStart w:id="183"/>
      <w:r w:rsidR="00E11C22" w:rsidRPr="00DA6FEE">
        <w:rPr>
          <w:rFonts w:ascii="Times New Roman" w:hAnsi="Times New Roman" w:cs="Times New Roman"/>
          <w:color w:val="000000"/>
          <w:lang w:val="pt-BR"/>
        </w:rPr>
        <w:t xml:space="preserve">Considerando que, a abstração de elétrons por •OH requer substrato rico em elétrons e é relativamente lenta em comparação com a adição de OH </w:t>
      </w:r>
      <w:commentRangeEnd w:id="183"/>
      <w:r w:rsidR="00BF1B94">
        <w:rPr>
          <w:rStyle w:val="Refdecomentrio"/>
          <w:rFonts w:eastAsiaTheme="minorHAnsi" w:cstheme="minorBidi"/>
          <w:lang w:val="pt-BR"/>
        </w:rPr>
        <w:commentReference w:id="183"/>
      </w:r>
      <w:r w:rsidR="00E11C22" w:rsidRPr="00DA6FEE">
        <w:rPr>
          <w:rFonts w:ascii="Times New Roman" w:hAnsi="Times New Roman" w:cs="Times New Roman"/>
          <w:color w:val="000000"/>
          <w:lang w:val="pt-BR"/>
        </w:rPr>
        <w:t>(</w:t>
      </w:r>
      <w:proofErr w:type="spellStart"/>
      <w:r w:rsidR="00E11C22" w:rsidRPr="00DA6FEE">
        <w:rPr>
          <w:rFonts w:ascii="Times New Roman" w:hAnsi="Times New Roman" w:cs="Times New Roman"/>
          <w:color w:val="000000"/>
          <w:lang w:val="pt-BR"/>
        </w:rPr>
        <w:t>Fotiou</w:t>
      </w:r>
      <w:proofErr w:type="spellEnd"/>
      <w:r w:rsidR="00E11C22" w:rsidRPr="00DA6FEE">
        <w:rPr>
          <w:rFonts w:ascii="Times New Roman" w:hAnsi="Times New Roman" w:cs="Times New Roman"/>
          <w:color w:val="000000"/>
          <w:lang w:val="pt-BR"/>
        </w:rPr>
        <w:t xml:space="preserve"> et al., 2015).</w:t>
      </w:r>
    </w:p>
    <w:p w14:paraId="221824EF" w14:textId="29442F9C" w:rsidR="00900167" w:rsidRDefault="008D5C98">
      <w:pPr>
        <w:spacing w:before="120" w:after="120"/>
        <w:rPr>
          <w:rFonts w:ascii="Times New Roman" w:hAnsi="Times New Roman" w:cs="Times New Roman"/>
          <w:color w:val="000000"/>
          <w:lang w:val="pt-BR"/>
        </w:rPr>
        <w:pPrChange w:id="184" w:author="Jose Capelo Neto" w:date="2020-05-09T10:44:00Z">
          <w:pPr/>
        </w:pPrChange>
      </w:pPr>
      <w:r w:rsidRPr="00DA6FEE">
        <w:rPr>
          <w:rFonts w:ascii="Times New Roman" w:hAnsi="Times New Roman" w:cs="Times New Roman"/>
          <w:color w:val="000000"/>
          <w:lang w:val="pt-BR"/>
        </w:rPr>
        <w:t>Diversas pesquisas têm</w:t>
      </w:r>
      <w:r w:rsidR="00BF2593" w:rsidRPr="00DA6FEE">
        <w:rPr>
          <w:rFonts w:ascii="Times New Roman" w:hAnsi="Times New Roman" w:cs="Times New Roman"/>
          <w:color w:val="000000"/>
          <w:lang w:val="pt-BR"/>
        </w:rPr>
        <w:t xml:space="preserve"> avaliado</w:t>
      </w:r>
      <w:ins w:id="185" w:author="Jose Capelo Neto" w:date="2020-05-09T10:39:00Z">
        <w:r w:rsidR="00BF1B94">
          <w:rPr>
            <w:rFonts w:ascii="Times New Roman" w:hAnsi="Times New Roman" w:cs="Times New Roman"/>
            <w:color w:val="000000"/>
            <w:lang w:val="pt-BR"/>
          </w:rPr>
          <w:t>,</w:t>
        </w:r>
      </w:ins>
      <w:r w:rsidR="00BF2593" w:rsidRPr="00DA6FEE">
        <w:rPr>
          <w:rFonts w:ascii="Times New Roman" w:hAnsi="Times New Roman" w:cs="Times New Roman"/>
          <w:color w:val="000000"/>
          <w:lang w:val="pt-BR"/>
        </w:rPr>
        <w:t xml:space="preserve"> em pequena</w:t>
      </w:r>
      <w:del w:id="186" w:author="Jose Capelo Neto" w:date="2020-05-09T10:39:00Z">
        <w:r w:rsidR="00BF2593" w:rsidRPr="00DA6FEE" w:rsidDel="00BF1B94">
          <w:rPr>
            <w:rFonts w:ascii="Times New Roman" w:hAnsi="Times New Roman" w:cs="Times New Roman"/>
            <w:color w:val="000000"/>
            <w:lang w:val="pt-BR"/>
          </w:rPr>
          <w:delText>s</w:delText>
        </w:r>
      </w:del>
      <w:r w:rsidR="00BF2593" w:rsidRPr="00DA6FEE">
        <w:rPr>
          <w:rFonts w:ascii="Times New Roman" w:hAnsi="Times New Roman" w:cs="Times New Roman"/>
          <w:color w:val="000000"/>
          <w:lang w:val="pt-BR"/>
        </w:rPr>
        <w:t xml:space="preserve"> escala</w:t>
      </w:r>
      <w:del w:id="187" w:author="Jose Capelo Neto" w:date="2020-05-09T10:39:00Z">
        <w:r w:rsidR="00BF2593" w:rsidRPr="00DA6FEE" w:rsidDel="00BF1B94">
          <w:rPr>
            <w:rFonts w:ascii="Times New Roman" w:hAnsi="Times New Roman" w:cs="Times New Roman"/>
            <w:color w:val="000000"/>
            <w:lang w:val="pt-BR"/>
          </w:rPr>
          <w:delText>s</w:delText>
        </w:r>
      </w:del>
      <w:ins w:id="188" w:author="Jose Capelo Neto" w:date="2020-05-09T10:39:00Z">
        <w:r w:rsidR="00BF1B94">
          <w:rPr>
            <w:rFonts w:ascii="Times New Roman" w:hAnsi="Times New Roman" w:cs="Times New Roman"/>
            <w:color w:val="000000"/>
            <w:lang w:val="pt-BR"/>
          </w:rPr>
          <w:t>,</w:t>
        </w:r>
      </w:ins>
      <w:r w:rsidR="00BF2593" w:rsidRPr="00DA6FEE">
        <w:rPr>
          <w:rFonts w:ascii="Times New Roman" w:hAnsi="Times New Roman" w:cs="Times New Roman"/>
          <w:color w:val="000000"/>
          <w:lang w:val="pt-BR"/>
        </w:rPr>
        <w:t xml:space="preserve"> </w:t>
      </w:r>
      <w:r w:rsidR="00F06EF1" w:rsidRPr="00DA6FEE">
        <w:rPr>
          <w:rFonts w:ascii="Times New Roman" w:hAnsi="Times New Roman" w:cs="Times New Roman"/>
          <w:color w:val="000000"/>
          <w:lang w:val="pt-BR"/>
        </w:rPr>
        <w:t xml:space="preserve">a </w:t>
      </w:r>
      <w:r w:rsidR="00900167" w:rsidRPr="00DA6FEE">
        <w:rPr>
          <w:rFonts w:ascii="Times New Roman" w:hAnsi="Times New Roman" w:cs="Times New Roman"/>
          <w:color w:val="000000"/>
          <w:lang w:val="pt-BR"/>
        </w:rPr>
        <w:t>eficiência</w:t>
      </w:r>
      <w:r w:rsidRPr="00DA6FEE">
        <w:rPr>
          <w:rFonts w:ascii="Times New Roman" w:hAnsi="Times New Roman" w:cs="Times New Roman"/>
          <w:color w:val="000000"/>
          <w:lang w:val="pt-BR"/>
        </w:rPr>
        <w:t xml:space="preserve"> da </w:t>
      </w:r>
      <w:r w:rsidR="00F06EF1" w:rsidRPr="00DA6FEE">
        <w:rPr>
          <w:rFonts w:ascii="Times New Roman" w:hAnsi="Times New Roman" w:cs="Times New Roman"/>
          <w:color w:val="000000"/>
          <w:lang w:val="pt-BR"/>
        </w:rPr>
        <w:t>fotocatálise heterogênea (TiO</w:t>
      </w:r>
      <w:r w:rsidR="00F06EF1" w:rsidRPr="00DA6FEE">
        <w:rPr>
          <w:rFonts w:ascii="Times New Roman" w:hAnsi="Times New Roman" w:cs="Times New Roman"/>
          <w:color w:val="000000"/>
          <w:vertAlign w:val="subscript"/>
          <w:lang w:val="pt-BR"/>
        </w:rPr>
        <w:t>2</w:t>
      </w:r>
      <w:r w:rsidR="00F06EF1" w:rsidRPr="00DA6FEE">
        <w:rPr>
          <w:rFonts w:ascii="Times New Roman" w:hAnsi="Times New Roman" w:cs="Times New Roman"/>
          <w:color w:val="000000"/>
          <w:lang w:val="pt-BR"/>
        </w:rPr>
        <w:t>/UV)</w:t>
      </w:r>
      <w:r w:rsidR="00900167" w:rsidRPr="00DA6FEE">
        <w:rPr>
          <w:rFonts w:ascii="Times New Roman" w:hAnsi="Times New Roman" w:cs="Times New Roman"/>
          <w:color w:val="000000"/>
          <w:lang w:val="pt-BR"/>
        </w:rPr>
        <w:t xml:space="preserve">, principalmente na avaliação da degradação </w:t>
      </w:r>
      <w:ins w:id="189" w:author="Jose Capelo Neto" w:date="2020-05-09T10:41:00Z">
        <w:r w:rsidR="00BF1B94" w:rsidRPr="00DA6FEE">
          <w:rPr>
            <w:rFonts w:ascii="Times New Roman" w:hAnsi="Times New Roman" w:cs="Times New Roman"/>
            <w:color w:val="000000"/>
            <w:lang w:val="pt-BR"/>
          </w:rPr>
          <w:t xml:space="preserve">em </w:t>
        </w:r>
        <w:r w:rsidR="00BF1B94">
          <w:rPr>
            <w:rFonts w:ascii="Times New Roman" w:hAnsi="Times New Roman" w:cs="Times New Roman"/>
            <w:color w:val="000000"/>
            <w:lang w:val="pt-BR"/>
          </w:rPr>
          <w:t>compostos biodegradáveis ou</w:t>
        </w:r>
        <w:r w:rsidR="00BF1B94" w:rsidRPr="00DA6FEE">
          <w:rPr>
            <w:rFonts w:ascii="Times New Roman" w:hAnsi="Times New Roman" w:cs="Times New Roman"/>
            <w:color w:val="000000"/>
            <w:lang w:val="pt-BR"/>
          </w:rPr>
          <w:t xml:space="preserve"> na mineralização </w:t>
        </w:r>
      </w:ins>
      <w:r w:rsidR="00900167" w:rsidRPr="00DA6FEE">
        <w:rPr>
          <w:rFonts w:ascii="Times New Roman" w:hAnsi="Times New Roman" w:cs="Times New Roman"/>
          <w:color w:val="000000"/>
          <w:lang w:val="pt-BR"/>
        </w:rPr>
        <w:t>de ciano</w:t>
      </w:r>
      <w:r w:rsidRPr="00DA6FEE">
        <w:rPr>
          <w:rFonts w:ascii="Times New Roman" w:hAnsi="Times New Roman" w:cs="Times New Roman"/>
          <w:color w:val="000000"/>
          <w:lang w:val="pt-BR"/>
        </w:rPr>
        <w:t>toxinas</w:t>
      </w:r>
      <w:r w:rsidR="00900167" w:rsidRPr="00DA6FEE">
        <w:rPr>
          <w:rFonts w:ascii="Times New Roman" w:hAnsi="Times New Roman" w:cs="Times New Roman"/>
          <w:color w:val="000000"/>
          <w:lang w:val="pt-BR"/>
        </w:rPr>
        <w:t xml:space="preserve"> e </w:t>
      </w:r>
      <w:ins w:id="190" w:author="Jose Capelo Neto" w:date="2020-05-09T10:40:00Z">
        <w:r w:rsidR="00BF1B94">
          <w:rPr>
            <w:rFonts w:ascii="Times New Roman" w:hAnsi="Times New Roman" w:cs="Times New Roman"/>
            <w:color w:val="000000"/>
            <w:lang w:val="pt-BR"/>
          </w:rPr>
          <w:t xml:space="preserve">outros </w:t>
        </w:r>
      </w:ins>
      <w:del w:id="191" w:author="Jose Capelo Neto" w:date="2020-05-09T10:40:00Z">
        <w:r w:rsidR="00900167" w:rsidRPr="00DA6FEE" w:rsidDel="00BF1B94">
          <w:rPr>
            <w:rFonts w:ascii="Times New Roman" w:hAnsi="Times New Roman" w:cs="Times New Roman"/>
            <w:color w:val="000000"/>
            <w:lang w:val="pt-BR"/>
          </w:rPr>
          <w:delText>metabolíticos</w:delText>
        </w:r>
      </w:del>
      <w:ins w:id="192" w:author="Jose Capelo Neto" w:date="2020-05-09T10:40:00Z">
        <w:r w:rsidR="00BF1B94" w:rsidRPr="00DA6FEE">
          <w:rPr>
            <w:rFonts w:ascii="Times New Roman" w:hAnsi="Times New Roman" w:cs="Times New Roman"/>
            <w:color w:val="000000"/>
            <w:lang w:val="pt-BR"/>
          </w:rPr>
          <w:t>metabolitos</w:t>
        </w:r>
      </w:ins>
      <w:r w:rsidR="00900167" w:rsidRPr="00DA6FEE">
        <w:rPr>
          <w:rFonts w:ascii="Times New Roman" w:hAnsi="Times New Roman" w:cs="Times New Roman"/>
          <w:color w:val="000000"/>
          <w:lang w:val="pt-BR"/>
        </w:rPr>
        <w:t xml:space="preserve"> secundários </w:t>
      </w:r>
      <w:del w:id="193" w:author="Jose Capelo Neto" w:date="2020-05-09T10:41:00Z">
        <w:r w:rsidR="00900167" w:rsidRPr="00DA6FEE" w:rsidDel="00BF1B94">
          <w:rPr>
            <w:rFonts w:ascii="Times New Roman" w:hAnsi="Times New Roman" w:cs="Times New Roman"/>
            <w:color w:val="000000"/>
            <w:lang w:val="pt-BR"/>
          </w:rPr>
          <w:delText>em compostos biodegradáveis ou na mineralização em CO</w:delText>
        </w:r>
        <w:r w:rsidR="00900167" w:rsidRPr="00DA6FEE" w:rsidDel="00BF1B94">
          <w:rPr>
            <w:rFonts w:ascii="Times New Roman" w:hAnsi="Times New Roman" w:cs="Times New Roman"/>
            <w:color w:val="000000"/>
            <w:vertAlign w:val="subscript"/>
            <w:lang w:val="pt-BR"/>
          </w:rPr>
          <w:delText>2</w:delText>
        </w:r>
        <w:r w:rsidR="00900167" w:rsidRPr="00DA6FEE" w:rsidDel="00BF1B94">
          <w:rPr>
            <w:rFonts w:ascii="Times New Roman" w:hAnsi="Times New Roman" w:cs="Times New Roman"/>
            <w:color w:val="000000"/>
            <w:lang w:val="pt-BR"/>
          </w:rPr>
          <w:delText>, H</w:delText>
        </w:r>
        <w:r w:rsidR="00900167" w:rsidRPr="00DA6FEE" w:rsidDel="00BF1B94">
          <w:rPr>
            <w:rFonts w:ascii="Times New Roman" w:hAnsi="Times New Roman" w:cs="Times New Roman"/>
            <w:color w:val="000000"/>
            <w:vertAlign w:val="subscript"/>
            <w:lang w:val="pt-BR"/>
          </w:rPr>
          <w:delText>2</w:delText>
        </w:r>
        <w:r w:rsidR="00900167" w:rsidRPr="00DA6FEE" w:rsidDel="00BF1B94">
          <w:rPr>
            <w:rFonts w:ascii="Times New Roman" w:hAnsi="Times New Roman" w:cs="Times New Roman"/>
            <w:color w:val="000000"/>
            <w:lang w:val="pt-BR"/>
          </w:rPr>
          <w:delText>O e íons inorgânicos</w:delText>
        </w:r>
        <w:r w:rsidR="00944390" w:rsidDel="00BF1B94">
          <w:rPr>
            <w:rFonts w:ascii="Times New Roman" w:hAnsi="Times New Roman" w:cs="Times New Roman"/>
            <w:color w:val="000000"/>
            <w:lang w:val="pt-BR"/>
          </w:rPr>
          <w:delText xml:space="preserve"> </w:delText>
        </w:r>
      </w:del>
      <w:r w:rsidR="00944390">
        <w:rPr>
          <w:rFonts w:ascii="Times New Roman" w:hAnsi="Times New Roman" w:cs="Times New Roman"/>
          <w:color w:val="000000"/>
          <w:lang w:val="pt-BR"/>
        </w:rPr>
        <w:t>(</w:t>
      </w:r>
      <w:r w:rsidR="00B524FF">
        <w:rPr>
          <w:rFonts w:ascii="Times New Roman" w:hAnsi="Times New Roman" w:cs="Times New Roman"/>
          <w:color w:val="000000"/>
          <w:lang w:val="pt-BR"/>
        </w:rPr>
        <w:t xml:space="preserve">Robertson et al., 2012, </w:t>
      </w:r>
      <w:proofErr w:type="spellStart"/>
      <w:r w:rsidR="002F3B13" w:rsidRPr="00DA6FEE">
        <w:rPr>
          <w:rFonts w:ascii="Times New Roman" w:hAnsi="Times New Roman" w:cs="Times New Roman"/>
          <w:color w:val="000000"/>
          <w:lang w:val="pt-BR"/>
        </w:rPr>
        <w:t>Fotiou</w:t>
      </w:r>
      <w:proofErr w:type="spellEnd"/>
      <w:r w:rsidR="002F3B13" w:rsidRPr="00DA6FEE">
        <w:rPr>
          <w:rFonts w:ascii="Times New Roman" w:hAnsi="Times New Roman" w:cs="Times New Roman"/>
          <w:color w:val="000000"/>
          <w:lang w:val="pt-BR"/>
        </w:rPr>
        <w:t xml:space="preserve"> et al., 2015</w:t>
      </w:r>
      <w:r w:rsidR="002F3B13">
        <w:rPr>
          <w:rFonts w:ascii="Times New Roman" w:hAnsi="Times New Roman" w:cs="Times New Roman"/>
          <w:color w:val="000000"/>
          <w:lang w:val="pt-BR"/>
        </w:rPr>
        <w:t xml:space="preserve">, </w:t>
      </w:r>
      <w:r w:rsidR="00944390">
        <w:rPr>
          <w:rFonts w:ascii="Times New Roman" w:hAnsi="Times New Roman" w:cs="Times New Roman"/>
          <w:color w:val="000000"/>
          <w:lang w:val="pt-BR"/>
        </w:rPr>
        <w:t xml:space="preserve">Wang </w:t>
      </w:r>
      <w:r w:rsidR="00D74C8A">
        <w:rPr>
          <w:rFonts w:ascii="Times New Roman" w:hAnsi="Times New Roman" w:cs="Times New Roman"/>
          <w:color w:val="000000"/>
          <w:lang w:val="pt-BR"/>
        </w:rPr>
        <w:t>et al., 2017, Wang et al., 2018</w:t>
      </w:r>
      <w:r w:rsidR="00575CE0">
        <w:rPr>
          <w:rFonts w:ascii="Times New Roman" w:hAnsi="Times New Roman" w:cs="Times New Roman"/>
          <w:color w:val="000000"/>
          <w:lang w:val="pt-BR"/>
        </w:rPr>
        <w:t>).</w:t>
      </w:r>
      <w:r w:rsidR="00E11C22" w:rsidRPr="00DA6FEE">
        <w:rPr>
          <w:rFonts w:ascii="Times New Roman" w:hAnsi="Times New Roman" w:cs="Times New Roman"/>
          <w:color w:val="000000"/>
          <w:lang w:val="pt-BR"/>
        </w:rPr>
        <w:t xml:space="preserve"> </w:t>
      </w:r>
      <w:del w:id="194" w:author="Jose Capelo Neto" w:date="2020-05-09T10:41:00Z">
        <w:r w:rsidR="00E11C22" w:rsidRPr="00DA6FEE" w:rsidDel="00BF1B94">
          <w:rPr>
            <w:rFonts w:ascii="Times New Roman" w:hAnsi="Times New Roman" w:cs="Times New Roman"/>
            <w:color w:val="000000"/>
            <w:lang w:val="pt-BR"/>
          </w:rPr>
          <w:delText xml:space="preserve">Mas </w:delText>
        </w:r>
      </w:del>
      <w:ins w:id="195" w:author="Jose Capelo Neto" w:date="2020-05-09T10:41:00Z">
        <w:r w:rsidR="00BF1B94">
          <w:rPr>
            <w:rFonts w:ascii="Times New Roman" w:hAnsi="Times New Roman" w:cs="Times New Roman"/>
            <w:color w:val="000000"/>
            <w:lang w:val="pt-BR"/>
          </w:rPr>
          <w:t>Entretanto,</w:t>
        </w:r>
        <w:r w:rsidR="00BF1B94" w:rsidRPr="00DA6FEE">
          <w:rPr>
            <w:rFonts w:ascii="Times New Roman" w:hAnsi="Times New Roman" w:cs="Times New Roman"/>
            <w:color w:val="000000"/>
            <w:lang w:val="pt-BR"/>
          </w:rPr>
          <w:t xml:space="preserve"> </w:t>
        </w:r>
      </w:ins>
      <w:r w:rsidR="00E11C22" w:rsidRPr="00DA6FEE">
        <w:rPr>
          <w:rFonts w:ascii="Times New Roman" w:hAnsi="Times New Roman" w:cs="Times New Roman"/>
          <w:color w:val="000000"/>
          <w:lang w:val="pt-BR"/>
        </w:rPr>
        <w:t xml:space="preserve">pouco se conhece ainda </w:t>
      </w:r>
      <w:r w:rsidR="003C1700" w:rsidRPr="00DA6FEE">
        <w:rPr>
          <w:rFonts w:ascii="Times New Roman" w:hAnsi="Times New Roman" w:cs="Times New Roman"/>
          <w:color w:val="000000"/>
          <w:lang w:val="pt-BR"/>
        </w:rPr>
        <w:t>sobre os impactos dos tratamentos usando</w:t>
      </w:r>
      <w:del w:id="196" w:author="Jose Capelo Neto" w:date="2020-05-09T10:42:00Z">
        <w:r w:rsidR="003C1700" w:rsidRPr="00DA6FEE" w:rsidDel="00BF1B94">
          <w:rPr>
            <w:rFonts w:ascii="Times New Roman" w:hAnsi="Times New Roman" w:cs="Times New Roman"/>
            <w:color w:val="000000"/>
            <w:lang w:val="pt-BR"/>
          </w:rPr>
          <w:delText xml:space="preserve"> processos fotocatilíticos</w:delText>
        </w:r>
        <w:r w:rsidR="005817B2" w:rsidDel="00BF1B94">
          <w:rPr>
            <w:rFonts w:ascii="Times New Roman" w:hAnsi="Times New Roman" w:cs="Times New Roman"/>
            <w:color w:val="000000"/>
            <w:lang w:val="pt-BR"/>
          </w:rPr>
          <w:delText xml:space="preserve"> heterogêneos</w:delText>
        </w:r>
        <w:r w:rsidR="003C1700" w:rsidRPr="00DA6FEE" w:rsidDel="00BF1B94">
          <w:rPr>
            <w:rFonts w:ascii="Times New Roman" w:hAnsi="Times New Roman" w:cs="Times New Roman"/>
            <w:color w:val="000000"/>
            <w:lang w:val="pt-BR"/>
          </w:rPr>
          <w:delText xml:space="preserve"> </w:delText>
        </w:r>
      </w:del>
      <w:ins w:id="197" w:author="Jose Capelo Neto" w:date="2020-05-09T10:42:00Z">
        <w:r w:rsidR="00BF1B94">
          <w:rPr>
            <w:rFonts w:ascii="Times New Roman" w:hAnsi="Times New Roman" w:cs="Times New Roman"/>
            <w:color w:val="000000"/>
            <w:lang w:val="pt-BR"/>
          </w:rPr>
          <w:t xml:space="preserve"> </w:t>
        </w:r>
      </w:ins>
      <w:del w:id="198" w:author="Jose Capelo Neto" w:date="2020-05-09T10:42:00Z">
        <w:r w:rsidR="003C1700" w:rsidRPr="00DA6FEE" w:rsidDel="00BF1B94">
          <w:rPr>
            <w:rFonts w:ascii="Times New Roman" w:hAnsi="Times New Roman" w:cs="Times New Roman"/>
            <w:color w:val="000000"/>
            <w:lang w:val="pt-BR"/>
          </w:rPr>
          <w:delText>(</w:delText>
        </w:r>
      </w:del>
      <w:r w:rsidR="003C1700" w:rsidRPr="00DA6FEE">
        <w:rPr>
          <w:rFonts w:ascii="Times New Roman" w:hAnsi="Times New Roman" w:cs="Times New Roman"/>
          <w:color w:val="000000"/>
          <w:lang w:val="pt-BR"/>
        </w:rPr>
        <w:t>TiO</w:t>
      </w:r>
      <w:r w:rsidR="003C1700" w:rsidRPr="00DA6FEE">
        <w:rPr>
          <w:rFonts w:ascii="Times New Roman" w:hAnsi="Times New Roman" w:cs="Times New Roman"/>
          <w:color w:val="000000"/>
          <w:vertAlign w:val="subscript"/>
          <w:lang w:val="pt-BR"/>
        </w:rPr>
        <w:t>2</w:t>
      </w:r>
      <w:ins w:id="199" w:author="Jose Capelo Neto" w:date="2020-05-09T10:42:00Z">
        <w:r w:rsidR="00BF1B94">
          <w:rPr>
            <w:rFonts w:ascii="Times New Roman" w:hAnsi="Times New Roman" w:cs="Times New Roman"/>
            <w:color w:val="000000"/>
            <w:lang w:val="pt-BR"/>
          </w:rPr>
          <w:t xml:space="preserve"> + </w:t>
        </w:r>
      </w:ins>
      <w:del w:id="200" w:author="Jose Capelo Neto" w:date="2020-05-09T10:42:00Z">
        <w:r w:rsidR="003C1700" w:rsidRPr="00DA6FEE" w:rsidDel="00BF1B94">
          <w:rPr>
            <w:rFonts w:ascii="Times New Roman" w:hAnsi="Times New Roman" w:cs="Times New Roman"/>
            <w:color w:val="000000"/>
            <w:lang w:val="pt-BR"/>
          </w:rPr>
          <w:delText>/</w:delText>
        </w:r>
      </w:del>
      <w:r w:rsidR="003C1700" w:rsidRPr="00DA6FEE">
        <w:rPr>
          <w:rFonts w:ascii="Times New Roman" w:hAnsi="Times New Roman" w:cs="Times New Roman"/>
          <w:color w:val="000000"/>
          <w:lang w:val="pt-BR"/>
        </w:rPr>
        <w:t>UV</w:t>
      </w:r>
      <w:del w:id="201" w:author="Jose Capelo Neto" w:date="2020-05-09T10:42:00Z">
        <w:r w:rsidR="003C1700" w:rsidRPr="00DA6FEE" w:rsidDel="00BF1B94">
          <w:rPr>
            <w:rFonts w:ascii="Times New Roman" w:hAnsi="Times New Roman" w:cs="Times New Roman"/>
            <w:color w:val="000000"/>
            <w:lang w:val="pt-BR"/>
          </w:rPr>
          <w:delText>)</w:delText>
        </w:r>
      </w:del>
      <w:r w:rsidR="003C1700" w:rsidRPr="00DA6FEE">
        <w:rPr>
          <w:rFonts w:ascii="Times New Roman" w:hAnsi="Times New Roman" w:cs="Times New Roman"/>
          <w:color w:val="000000"/>
          <w:lang w:val="pt-BR"/>
        </w:rPr>
        <w:t xml:space="preserve"> </w:t>
      </w:r>
      <w:r w:rsidR="00F63F4C" w:rsidRPr="00DA6FEE">
        <w:rPr>
          <w:rFonts w:ascii="Times New Roman" w:hAnsi="Times New Roman" w:cs="Times New Roman"/>
          <w:color w:val="000000"/>
          <w:lang w:val="pt-BR"/>
        </w:rPr>
        <w:t>na estrutura celular de</w:t>
      </w:r>
      <w:r w:rsidR="003C1700" w:rsidRPr="00DA6FEE">
        <w:rPr>
          <w:rFonts w:ascii="Times New Roman" w:hAnsi="Times New Roman" w:cs="Times New Roman"/>
          <w:color w:val="000000"/>
          <w:lang w:val="pt-BR"/>
        </w:rPr>
        <w:t xml:space="preserve"> espécies de cianobactérias e algas </w:t>
      </w:r>
      <w:r w:rsidR="005817B2">
        <w:rPr>
          <w:rFonts w:ascii="Times New Roman" w:hAnsi="Times New Roman" w:cs="Times New Roman"/>
          <w:color w:val="000000"/>
          <w:lang w:val="pt-BR"/>
        </w:rPr>
        <w:t xml:space="preserve">presentes em </w:t>
      </w:r>
      <w:del w:id="202" w:author="Jose Capelo Neto" w:date="2020-05-09T10:42:00Z">
        <w:r w:rsidR="005817B2" w:rsidDel="00BF1B94">
          <w:rPr>
            <w:rFonts w:ascii="Times New Roman" w:hAnsi="Times New Roman" w:cs="Times New Roman"/>
            <w:color w:val="000000"/>
            <w:lang w:val="pt-BR"/>
          </w:rPr>
          <w:delText xml:space="preserve">amostras de </w:delText>
        </w:r>
      </w:del>
      <w:r w:rsidR="003C1700" w:rsidRPr="00DA6FEE">
        <w:rPr>
          <w:rFonts w:ascii="Times New Roman" w:hAnsi="Times New Roman" w:cs="Times New Roman"/>
          <w:color w:val="000000"/>
          <w:lang w:val="pt-BR"/>
        </w:rPr>
        <w:t xml:space="preserve">águas </w:t>
      </w:r>
      <w:ins w:id="203" w:author="Jose Capelo Neto" w:date="2020-05-09T10:43:00Z">
        <w:r w:rsidR="00BF1B94" w:rsidRPr="00DA6FEE">
          <w:rPr>
            <w:rFonts w:ascii="Times New Roman" w:hAnsi="Times New Roman" w:cs="Times New Roman"/>
            <w:color w:val="000000"/>
            <w:lang w:val="pt-BR"/>
          </w:rPr>
          <w:t xml:space="preserve">eutrofizadas </w:t>
        </w:r>
      </w:ins>
      <w:r w:rsidR="003C1700" w:rsidRPr="00DA6FEE">
        <w:rPr>
          <w:rFonts w:ascii="Times New Roman" w:hAnsi="Times New Roman" w:cs="Times New Roman"/>
          <w:color w:val="000000"/>
          <w:lang w:val="pt-BR"/>
        </w:rPr>
        <w:t>naturais</w:t>
      </w:r>
      <w:del w:id="204" w:author="Jose Capelo Neto" w:date="2020-05-09T10:43:00Z">
        <w:r w:rsidR="00E11C22" w:rsidRPr="00DA6FEE" w:rsidDel="00BF1B94">
          <w:rPr>
            <w:rFonts w:ascii="Times New Roman" w:hAnsi="Times New Roman" w:cs="Times New Roman"/>
            <w:color w:val="000000"/>
            <w:lang w:val="pt-BR"/>
          </w:rPr>
          <w:delText xml:space="preserve"> eutrofizadas</w:delText>
        </w:r>
      </w:del>
      <w:r w:rsidR="00F63F4C" w:rsidRPr="00DA6FEE">
        <w:rPr>
          <w:rFonts w:ascii="Times New Roman" w:hAnsi="Times New Roman" w:cs="Times New Roman"/>
          <w:color w:val="000000"/>
          <w:lang w:val="pt-BR"/>
        </w:rPr>
        <w:t xml:space="preserve">. </w:t>
      </w:r>
      <w:r w:rsidR="00181B6A" w:rsidRPr="00DA6FEE">
        <w:rPr>
          <w:rFonts w:ascii="Times New Roman" w:hAnsi="Times New Roman" w:cs="Times New Roman"/>
          <w:color w:val="000000"/>
          <w:lang w:val="pt-BR"/>
        </w:rPr>
        <w:t>Dess</w:t>
      </w:r>
      <w:r w:rsidR="00F63F4C" w:rsidRPr="00DA6FEE">
        <w:rPr>
          <w:rFonts w:ascii="Times New Roman" w:hAnsi="Times New Roman" w:cs="Times New Roman"/>
          <w:color w:val="000000"/>
          <w:lang w:val="pt-BR"/>
        </w:rPr>
        <w:t>a</w:t>
      </w:r>
      <w:r w:rsidR="00181B6A" w:rsidRPr="00DA6FEE">
        <w:rPr>
          <w:rFonts w:ascii="Times New Roman" w:hAnsi="Times New Roman" w:cs="Times New Roman"/>
          <w:color w:val="000000"/>
          <w:lang w:val="pt-BR"/>
        </w:rPr>
        <w:t xml:space="preserve"> forma, o presente trabalho busca apresentar os impactos</w:t>
      </w:r>
      <w:r w:rsidR="00BC6D3C" w:rsidRPr="00DA6FEE">
        <w:rPr>
          <w:rFonts w:ascii="Times New Roman" w:hAnsi="Times New Roman" w:cs="Times New Roman"/>
          <w:color w:val="000000"/>
          <w:lang w:val="pt-BR"/>
        </w:rPr>
        <w:t xml:space="preserve"> na integridade celular de cianobactérias</w:t>
      </w:r>
      <w:r w:rsidR="00CA072B" w:rsidRPr="00DA6FEE">
        <w:rPr>
          <w:rFonts w:ascii="Times New Roman" w:hAnsi="Times New Roman" w:cs="Times New Roman"/>
          <w:color w:val="000000"/>
          <w:lang w:val="pt-BR"/>
        </w:rPr>
        <w:t xml:space="preserve"> e algas</w:t>
      </w:r>
      <w:r w:rsidR="003C1700" w:rsidRPr="00DA6FEE">
        <w:rPr>
          <w:rFonts w:ascii="Times New Roman" w:hAnsi="Times New Roman" w:cs="Times New Roman"/>
          <w:color w:val="000000"/>
          <w:lang w:val="pt-BR"/>
        </w:rPr>
        <w:t xml:space="preserve"> em água</w:t>
      </w:r>
      <w:r w:rsidR="00E11C22" w:rsidRPr="00DA6FEE">
        <w:rPr>
          <w:rFonts w:ascii="Times New Roman" w:hAnsi="Times New Roman" w:cs="Times New Roman"/>
          <w:color w:val="000000"/>
          <w:lang w:val="pt-BR"/>
        </w:rPr>
        <w:t>s</w:t>
      </w:r>
      <w:r w:rsidR="003C1700" w:rsidRPr="00DA6FEE">
        <w:rPr>
          <w:rFonts w:ascii="Times New Roman" w:hAnsi="Times New Roman" w:cs="Times New Roman"/>
          <w:color w:val="000000"/>
          <w:lang w:val="pt-BR"/>
        </w:rPr>
        <w:t xml:space="preserve"> </w:t>
      </w:r>
      <w:del w:id="205" w:author="Jose Capelo Neto" w:date="2020-05-09T10:43:00Z">
        <w:r w:rsidR="003C1700" w:rsidRPr="00BF1B94" w:rsidDel="00BF1B94">
          <w:rPr>
            <w:rFonts w:ascii="Times New Roman" w:hAnsi="Times New Roman" w:cs="Times New Roman"/>
            <w:color w:val="000000"/>
            <w:lang w:val="pt-BR"/>
            <w:rPrChange w:id="206" w:author="Jose Capelo Neto" w:date="2020-05-09T10:43:00Z">
              <w:rPr>
                <w:rFonts w:ascii="Times New Roman" w:hAnsi="Times New Roman" w:cs="Times New Roman"/>
                <w:i/>
                <w:color w:val="000000"/>
                <w:lang w:val="pt-BR"/>
              </w:rPr>
            </w:rPrChange>
          </w:rPr>
          <w:delText>in natura</w:delText>
        </w:r>
      </w:del>
      <w:ins w:id="207" w:author="Jose Capelo Neto" w:date="2020-05-09T10:43:00Z">
        <w:r w:rsidR="00BF1B94" w:rsidRPr="00BF1B94">
          <w:rPr>
            <w:rFonts w:ascii="Times New Roman" w:hAnsi="Times New Roman" w:cs="Times New Roman"/>
            <w:color w:val="000000"/>
            <w:lang w:val="pt-BR"/>
            <w:rPrChange w:id="208" w:author="Jose Capelo Neto" w:date="2020-05-09T10:43:00Z">
              <w:rPr>
                <w:rFonts w:ascii="Times New Roman" w:hAnsi="Times New Roman" w:cs="Times New Roman"/>
                <w:i/>
                <w:color w:val="000000"/>
                <w:lang w:val="pt-BR"/>
              </w:rPr>
            </w:rPrChange>
          </w:rPr>
          <w:t>naturais</w:t>
        </w:r>
      </w:ins>
      <w:r w:rsidR="003C1700" w:rsidRPr="00BF1B94">
        <w:rPr>
          <w:rFonts w:ascii="Times New Roman" w:hAnsi="Times New Roman" w:cs="Times New Roman"/>
          <w:color w:val="000000"/>
          <w:lang w:val="pt-BR"/>
        </w:rPr>
        <w:t xml:space="preserve"> </w:t>
      </w:r>
      <w:r w:rsidR="003C1700" w:rsidRPr="00DA6FEE">
        <w:rPr>
          <w:rFonts w:ascii="Times New Roman" w:hAnsi="Times New Roman" w:cs="Times New Roman"/>
          <w:color w:val="000000"/>
          <w:lang w:val="pt-BR"/>
        </w:rPr>
        <w:t>de um reservatório eutrofizado</w:t>
      </w:r>
      <w:r w:rsidR="00BC6D3C" w:rsidRPr="00DA6FEE">
        <w:rPr>
          <w:rFonts w:ascii="Times New Roman" w:hAnsi="Times New Roman" w:cs="Times New Roman"/>
          <w:color w:val="000000"/>
          <w:lang w:val="pt-BR"/>
        </w:rPr>
        <w:t xml:space="preserve"> após a </w:t>
      </w:r>
      <w:r w:rsidR="00BC6D3C" w:rsidRPr="00DA6FEE">
        <w:rPr>
          <w:rFonts w:ascii="Times New Roman" w:hAnsi="Times New Roman" w:cs="Times New Roman"/>
          <w:color w:val="000000"/>
          <w:lang w:val="pt-BR"/>
        </w:rPr>
        <w:lastRenderedPageBreak/>
        <w:t xml:space="preserve">utilização de sistemas de tratamento </w:t>
      </w:r>
      <w:r w:rsidR="00BC6D3C" w:rsidRPr="00D74C8A">
        <w:rPr>
          <w:rFonts w:ascii="Times New Roman" w:hAnsi="Times New Roman" w:cs="Times New Roman"/>
          <w:i/>
          <w:color w:val="000000"/>
          <w:lang w:val="pt-BR"/>
        </w:rPr>
        <w:t>in situ</w:t>
      </w:r>
      <w:r w:rsidR="00BC6D3C" w:rsidRPr="00DA6FEE">
        <w:rPr>
          <w:rFonts w:ascii="Times New Roman" w:hAnsi="Times New Roman" w:cs="Times New Roman"/>
          <w:color w:val="000000"/>
          <w:lang w:val="pt-BR"/>
        </w:rPr>
        <w:t xml:space="preserve"> </w:t>
      </w:r>
      <w:ins w:id="209" w:author="Jose Capelo Neto" w:date="2020-05-09T10:44:00Z">
        <w:r w:rsidR="00BF1B94">
          <w:rPr>
            <w:rFonts w:ascii="Times New Roman" w:hAnsi="Times New Roman" w:cs="Times New Roman"/>
            <w:color w:val="000000"/>
            <w:lang w:val="pt-BR"/>
          </w:rPr>
          <w:t xml:space="preserve">de </w:t>
        </w:r>
      </w:ins>
      <w:r w:rsidR="00BC6D3C" w:rsidRPr="00DA6FEE">
        <w:rPr>
          <w:rFonts w:ascii="Times New Roman" w:hAnsi="Times New Roman" w:cs="Times New Roman"/>
          <w:color w:val="000000"/>
          <w:lang w:val="pt-BR"/>
        </w:rPr>
        <w:t>fotocatálise heterogênea</w:t>
      </w:r>
      <w:r w:rsidR="003C1700" w:rsidRPr="00DA6FEE">
        <w:rPr>
          <w:rFonts w:ascii="Times New Roman" w:hAnsi="Times New Roman" w:cs="Times New Roman"/>
          <w:color w:val="000000"/>
          <w:lang w:val="pt-BR"/>
        </w:rPr>
        <w:t xml:space="preserve"> </w:t>
      </w:r>
      <w:ins w:id="210" w:author="Jose Capelo Neto" w:date="2020-05-09T10:44:00Z">
        <w:r w:rsidR="00BF1B94">
          <w:rPr>
            <w:rFonts w:ascii="Times New Roman" w:hAnsi="Times New Roman" w:cs="Times New Roman"/>
            <w:color w:val="000000"/>
            <w:lang w:val="pt-BR"/>
          </w:rPr>
          <w:t xml:space="preserve"> utilizando </w:t>
        </w:r>
      </w:ins>
      <w:del w:id="211" w:author="Jose Capelo Neto" w:date="2020-05-09T10:44:00Z">
        <w:r w:rsidR="003C1700" w:rsidRPr="00DA6FEE" w:rsidDel="00BF1B94">
          <w:rPr>
            <w:rFonts w:ascii="Times New Roman" w:hAnsi="Times New Roman" w:cs="Times New Roman"/>
            <w:color w:val="000000"/>
            <w:lang w:val="pt-BR"/>
          </w:rPr>
          <w:delText>(</w:delText>
        </w:r>
      </w:del>
      <w:r w:rsidR="003C1700" w:rsidRPr="00DA6FEE">
        <w:rPr>
          <w:rFonts w:ascii="Times New Roman" w:hAnsi="Times New Roman" w:cs="Times New Roman"/>
          <w:color w:val="000000"/>
          <w:lang w:val="pt-BR"/>
        </w:rPr>
        <w:t>TiO</w:t>
      </w:r>
      <w:r w:rsidR="003C1700" w:rsidRPr="00DA6FEE">
        <w:rPr>
          <w:rFonts w:ascii="Times New Roman" w:hAnsi="Times New Roman" w:cs="Times New Roman"/>
          <w:color w:val="000000"/>
          <w:vertAlign w:val="subscript"/>
          <w:lang w:val="pt-BR"/>
        </w:rPr>
        <w:t>2</w:t>
      </w:r>
      <w:r w:rsidR="003C1700" w:rsidRPr="00DA6FEE">
        <w:rPr>
          <w:rFonts w:ascii="Times New Roman" w:hAnsi="Times New Roman" w:cs="Times New Roman"/>
          <w:color w:val="000000"/>
          <w:lang w:val="pt-BR"/>
        </w:rPr>
        <w:t>/UV)</w:t>
      </w:r>
      <w:r w:rsidR="00D74C8A">
        <w:rPr>
          <w:rFonts w:ascii="Times New Roman" w:hAnsi="Times New Roman" w:cs="Times New Roman"/>
          <w:color w:val="000000"/>
          <w:lang w:val="pt-BR"/>
        </w:rPr>
        <w:t xml:space="preserve"> em sistemas de </w:t>
      </w:r>
      <w:proofErr w:type="spellStart"/>
      <w:r w:rsidR="00D74C8A">
        <w:rPr>
          <w:rFonts w:ascii="Times New Roman" w:hAnsi="Times New Roman" w:cs="Times New Roman"/>
          <w:color w:val="000000"/>
          <w:lang w:val="pt-BR"/>
        </w:rPr>
        <w:t>mesocosmos</w:t>
      </w:r>
      <w:proofErr w:type="spellEnd"/>
      <w:r w:rsidR="00D74C8A">
        <w:rPr>
          <w:rFonts w:ascii="Times New Roman" w:hAnsi="Times New Roman" w:cs="Times New Roman"/>
          <w:color w:val="000000"/>
          <w:lang w:val="pt-BR"/>
        </w:rPr>
        <w:t>.</w:t>
      </w:r>
    </w:p>
    <w:p w14:paraId="02852E98" w14:textId="77777777" w:rsidR="00D74C8A" w:rsidRPr="00DA6FEE" w:rsidRDefault="00D74C8A">
      <w:pPr>
        <w:spacing w:before="120" w:after="120"/>
        <w:rPr>
          <w:rFonts w:ascii="Times New Roman" w:hAnsi="Times New Roman" w:cs="Times New Roman"/>
          <w:color w:val="000000"/>
          <w:lang w:val="pt-BR"/>
        </w:rPr>
        <w:pPrChange w:id="212" w:author="Jose Capelo Neto" w:date="2020-05-09T10:44:00Z">
          <w:pPr/>
        </w:pPrChange>
      </w:pPr>
    </w:p>
    <w:p w14:paraId="719D0D8A" w14:textId="4FDE5538" w:rsidR="00285751" w:rsidRPr="00DA6FEE" w:rsidRDefault="00285751" w:rsidP="00285751">
      <w:pPr>
        <w:rPr>
          <w:rFonts w:ascii="Times New Roman" w:hAnsi="Times New Roman" w:cs="Times New Roman"/>
          <w:b/>
          <w:color w:val="000000"/>
          <w:lang w:val="pt-BR"/>
        </w:rPr>
      </w:pPr>
      <w:commentRangeStart w:id="213"/>
      <w:r w:rsidRPr="00DA6FEE">
        <w:rPr>
          <w:rFonts w:ascii="Times New Roman" w:hAnsi="Times New Roman" w:cs="Times New Roman"/>
          <w:b/>
          <w:color w:val="000000"/>
          <w:lang w:val="pt-BR"/>
        </w:rPr>
        <w:t>2. MATERIAL</w:t>
      </w:r>
      <w:del w:id="214" w:author="Samylla Oliveira" w:date="2020-06-01T16:49:00Z">
        <w:r w:rsidRPr="00DA6FEE" w:rsidDel="003F38CB">
          <w:rPr>
            <w:rFonts w:ascii="Times New Roman" w:hAnsi="Times New Roman" w:cs="Times New Roman"/>
            <w:b/>
            <w:color w:val="000000"/>
            <w:lang w:val="pt-BR"/>
          </w:rPr>
          <w:delText>S</w:delText>
        </w:r>
      </w:del>
      <w:r w:rsidRPr="00DA6FEE">
        <w:rPr>
          <w:rFonts w:ascii="Times New Roman" w:hAnsi="Times New Roman" w:cs="Times New Roman"/>
          <w:b/>
          <w:color w:val="000000"/>
          <w:lang w:val="pt-BR"/>
        </w:rPr>
        <w:t xml:space="preserve"> </w:t>
      </w:r>
      <w:del w:id="215" w:author="Samylla Oliveira" w:date="2020-06-01T16:49:00Z">
        <w:r w:rsidRPr="00DA6FEE" w:rsidDel="003F38CB">
          <w:rPr>
            <w:rFonts w:ascii="Times New Roman" w:hAnsi="Times New Roman" w:cs="Times New Roman"/>
            <w:b/>
            <w:color w:val="000000"/>
            <w:lang w:val="pt-BR"/>
          </w:rPr>
          <w:delText xml:space="preserve">AND </w:delText>
        </w:r>
      </w:del>
      <w:ins w:id="216" w:author="Samylla Oliveira" w:date="2020-06-01T16:49:00Z">
        <w:r w:rsidR="003F38CB">
          <w:rPr>
            <w:rFonts w:ascii="Times New Roman" w:hAnsi="Times New Roman" w:cs="Times New Roman"/>
            <w:b/>
            <w:color w:val="000000"/>
            <w:lang w:val="pt-BR"/>
          </w:rPr>
          <w:t>E</w:t>
        </w:r>
        <w:r w:rsidR="003F38CB" w:rsidRPr="00DA6FEE">
          <w:rPr>
            <w:rFonts w:ascii="Times New Roman" w:hAnsi="Times New Roman" w:cs="Times New Roman"/>
            <w:b/>
            <w:color w:val="000000"/>
            <w:lang w:val="pt-BR"/>
          </w:rPr>
          <w:t xml:space="preserve"> </w:t>
        </w:r>
      </w:ins>
      <w:del w:id="217" w:author="Samylla Oliveira" w:date="2020-06-01T16:49:00Z">
        <w:r w:rsidRPr="00DA6FEE" w:rsidDel="003F38CB">
          <w:rPr>
            <w:rFonts w:ascii="Times New Roman" w:hAnsi="Times New Roman" w:cs="Times New Roman"/>
            <w:b/>
            <w:color w:val="000000"/>
            <w:lang w:val="pt-BR"/>
          </w:rPr>
          <w:delText>METHODS</w:delText>
        </w:r>
        <w:commentRangeEnd w:id="213"/>
        <w:r w:rsidR="00BF1B94" w:rsidDel="003F38CB">
          <w:rPr>
            <w:rStyle w:val="Refdecomentrio"/>
            <w:rFonts w:eastAsiaTheme="minorHAnsi" w:cstheme="minorBidi"/>
            <w:lang w:val="pt-BR"/>
          </w:rPr>
          <w:commentReference w:id="213"/>
        </w:r>
      </w:del>
      <w:ins w:id="218" w:author="Samylla Oliveira" w:date="2020-06-01T16:49:00Z">
        <w:r w:rsidR="003F38CB" w:rsidRPr="00DA6FEE">
          <w:rPr>
            <w:rFonts w:ascii="Times New Roman" w:hAnsi="Times New Roman" w:cs="Times New Roman"/>
            <w:b/>
            <w:color w:val="000000"/>
            <w:lang w:val="pt-BR"/>
          </w:rPr>
          <w:t>M</w:t>
        </w:r>
        <w:r w:rsidR="003F38CB">
          <w:rPr>
            <w:rFonts w:ascii="Times New Roman" w:hAnsi="Times New Roman" w:cs="Times New Roman"/>
            <w:b/>
            <w:color w:val="000000"/>
            <w:lang w:val="pt-BR"/>
          </w:rPr>
          <w:t>ÉTODOS</w:t>
        </w:r>
      </w:ins>
    </w:p>
    <w:p w14:paraId="405D1D0B" w14:textId="77777777" w:rsidR="00082073" w:rsidRDefault="00285751" w:rsidP="00285751">
      <w:pPr>
        <w:rPr>
          <w:ins w:id="219" w:author="Samylla Oliveira" w:date="2020-06-01T16:32:00Z"/>
          <w:rFonts w:ascii="Times New Roman" w:hAnsi="Times New Roman" w:cs="Times New Roman"/>
          <w:b/>
          <w:color w:val="000000"/>
          <w:lang w:val="pt-BR"/>
        </w:rPr>
      </w:pPr>
      <w:r w:rsidRPr="00DA6FEE">
        <w:rPr>
          <w:rFonts w:ascii="Times New Roman" w:hAnsi="Times New Roman" w:cs="Times New Roman"/>
          <w:b/>
          <w:color w:val="000000"/>
          <w:lang w:val="pt-BR"/>
        </w:rPr>
        <w:t>2.1</w:t>
      </w:r>
      <w:ins w:id="220" w:author="Samylla Oliveira" w:date="2020-06-01T16:32:00Z">
        <w:r w:rsidR="00082073">
          <w:rPr>
            <w:rFonts w:ascii="Times New Roman" w:hAnsi="Times New Roman" w:cs="Times New Roman"/>
            <w:b/>
            <w:color w:val="000000"/>
            <w:lang w:val="pt-BR"/>
          </w:rPr>
          <w:t xml:space="preserve"> Área de estudo</w:t>
        </w:r>
      </w:ins>
    </w:p>
    <w:p w14:paraId="67C43633" w14:textId="77777777" w:rsidR="00082073" w:rsidRDefault="00082073" w:rsidP="00082073">
      <w:pPr>
        <w:spacing w:after="0"/>
        <w:rPr>
          <w:ins w:id="221" w:author="Samylla Oliveira" w:date="2020-06-01T16:33:00Z"/>
          <w:rFonts w:ascii="Times New Roman" w:hAnsi="Times New Roman" w:cs="Times New Roman"/>
          <w:color w:val="000000"/>
          <w:lang w:val="pt-BR"/>
        </w:rPr>
      </w:pPr>
      <w:ins w:id="222" w:author="Samylla Oliveira" w:date="2020-06-01T16:33:00Z">
        <w:r w:rsidRPr="006175C7">
          <w:rPr>
            <w:rFonts w:ascii="Times New Roman" w:hAnsi="Times New Roman" w:cs="Times New Roman"/>
            <w:color w:val="000000"/>
            <w:lang w:val="pt-BR"/>
          </w:rPr>
          <w:t>O açude Gavião foi construído no município de Pacatuba – Ceará, em 1973 para complementar a rede de abastecimento de água potável para a cidade de Fortaleza. Este açude barra as águas do rio Cocó e riachos afluentes do rio Cocó: Água Fria, Alegrete, do Gavião, Pacatuba, Salgado.</w:t>
        </w:r>
        <w:r>
          <w:rPr>
            <w:rFonts w:ascii="Times New Roman" w:hAnsi="Times New Roman" w:cs="Times New Roman"/>
            <w:color w:val="000000"/>
            <w:lang w:val="pt-BR"/>
          </w:rPr>
          <w:t xml:space="preserve"> </w:t>
        </w:r>
      </w:ins>
    </w:p>
    <w:p w14:paraId="6D602A74" w14:textId="5FD3970E" w:rsidR="00082073" w:rsidRDefault="00082073" w:rsidP="00082073">
      <w:pPr>
        <w:spacing w:after="0"/>
        <w:rPr>
          <w:ins w:id="223" w:author="Samylla Oliveira" w:date="2020-06-01T16:34:00Z"/>
          <w:rFonts w:ascii="Times New Roman" w:hAnsi="Times New Roman" w:cs="Times New Roman"/>
          <w:color w:val="000000"/>
          <w:lang w:val="pt-BR"/>
        </w:rPr>
      </w:pPr>
      <w:ins w:id="224" w:author="Samylla Oliveira" w:date="2020-06-01T16:33:00Z">
        <w:r>
          <w:rPr>
            <w:rFonts w:ascii="Times New Roman" w:hAnsi="Times New Roman" w:cs="Times New Roman"/>
            <w:color w:val="000000"/>
            <w:lang w:val="pt-BR"/>
          </w:rPr>
          <w:t>De acordo com a</w:t>
        </w:r>
        <w:r w:rsidRPr="00AB2A17">
          <w:rPr>
            <w:lang w:val="pt-BR"/>
          </w:rPr>
          <w:t xml:space="preserve"> </w:t>
        </w:r>
        <w:r w:rsidRPr="00AB2A17">
          <w:rPr>
            <w:rFonts w:ascii="Times New Roman" w:hAnsi="Times New Roman" w:cs="Times New Roman"/>
            <w:color w:val="000000"/>
            <w:lang w:val="pt-BR"/>
          </w:rPr>
          <w:t>Companhia</w:t>
        </w:r>
        <w:r>
          <w:rPr>
            <w:rFonts w:ascii="Times New Roman" w:hAnsi="Times New Roman" w:cs="Times New Roman"/>
            <w:color w:val="000000"/>
            <w:lang w:val="pt-BR"/>
          </w:rPr>
          <w:t xml:space="preserve"> de Gestão de Recursos Hídricos -  </w:t>
        </w:r>
        <w:r w:rsidRPr="00981348">
          <w:rPr>
            <w:rFonts w:ascii="Times New Roman" w:hAnsi="Times New Roman" w:cs="Times New Roman"/>
            <w:color w:val="4472C4" w:themeColor="accent1"/>
            <w:lang w:val="pt-BR"/>
          </w:rPr>
          <w:t>COGERH (2017</w:t>
        </w:r>
        <w:r>
          <w:rPr>
            <w:rFonts w:ascii="Times New Roman" w:hAnsi="Times New Roman" w:cs="Times New Roman"/>
            <w:color w:val="000000"/>
            <w:lang w:val="pt-BR"/>
          </w:rPr>
          <w:t xml:space="preserve">) este reservatório apresenta bacia hidráulica de 97 Km² e capacidade de </w:t>
        </w:r>
        <w:r w:rsidRPr="00E0608C">
          <w:rPr>
            <w:rFonts w:ascii="Times New Roman" w:hAnsi="Times New Roman" w:cs="Times New Roman"/>
            <w:color w:val="000000"/>
            <w:lang w:val="pt-BR"/>
          </w:rPr>
          <w:t>32.900.000</w:t>
        </w:r>
        <w:r>
          <w:rPr>
            <w:rFonts w:ascii="Times New Roman" w:hAnsi="Times New Roman" w:cs="Times New Roman"/>
            <w:color w:val="000000"/>
            <w:lang w:val="pt-BR"/>
          </w:rPr>
          <w:t xml:space="preserve"> m³ com barragem com comprimento e largura de coroamento de aproximadamente 845 e 5 metros, respectivamente e tempo de detenção hidráulica de 22 dias. </w:t>
        </w:r>
      </w:ins>
    </w:p>
    <w:p w14:paraId="4ECB8216" w14:textId="2828ACE6" w:rsidR="002641D5" w:rsidRPr="002641D5" w:rsidRDefault="00082073">
      <w:pPr>
        <w:spacing w:after="0"/>
        <w:rPr>
          <w:ins w:id="225" w:author="Samylla Oliveira" w:date="2020-08-27T14:42:00Z"/>
          <w:rFonts w:ascii="Times New Roman" w:hAnsi="Times New Roman" w:cs="Times New Roman"/>
          <w:color w:val="000000"/>
          <w:lang w:val="pt-BR"/>
          <w:rPrChange w:id="226" w:author="Samylla Oliveira" w:date="2020-08-27T14:42:00Z">
            <w:rPr>
              <w:ins w:id="227" w:author="Samylla Oliveira" w:date="2020-08-27T14:42:00Z"/>
              <w:rFonts w:ascii="Times New Roman" w:hAnsi="Times New Roman" w:cs="Times New Roman"/>
              <w:b/>
              <w:color w:val="000000"/>
              <w:lang w:val="pt-BR"/>
            </w:rPr>
          </w:rPrChange>
        </w:rPr>
        <w:pPrChange w:id="228" w:author="Samylla Oliveira" w:date="2020-08-27T14:42:00Z">
          <w:pPr/>
        </w:pPrChange>
      </w:pPr>
      <w:ins w:id="229" w:author="Samylla Oliveira" w:date="2020-06-01T16:34:00Z">
        <w:r>
          <w:rPr>
            <w:rFonts w:ascii="Times New Roman" w:hAnsi="Times New Roman" w:cs="Times New Roman"/>
            <w:color w:val="000000"/>
            <w:lang w:val="pt-BR"/>
          </w:rPr>
          <w:t>Figura 1: Localizaç</w:t>
        </w:r>
      </w:ins>
      <w:ins w:id="230" w:author="Samylla Oliveira" w:date="2020-06-01T16:35:00Z">
        <w:r w:rsidR="002641D5">
          <w:rPr>
            <w:rFonts w:ascii="Times New Roman" w:hAnsi="Times New Roman" w:cs="Times New Roman"/>
            <w:color w:val="000000"/>
            <w:lang w:val="pt-BR"/>
          </w:rPr>
          <w:t>ão geográfica do açude Gavião</w:t>
        </w:r>
      </w:ins>
    </w:p>
    <w:p w14:paraId="60B9B5D7" w14:textId="77777777" w:rsidR="002641D5" w:rsidRDefault="002641D5" w:rsidP="00285751">
      <w:pPr>
        <w:rPr>
          <w:ins w:id="231" w:author="Samylla Oliveira" w:date="2020-08-27T14:42:00Z"/>
          <w:rFonts w:ascii="Times New Roman" w:hAnsi="Times New Roman" w:cs="Times New Roman"/>
          <w:b/>
          <w:color w:val="000000"/>
          <w:lang w:val="pt-BR"/>
        </w:rPr>
      </w:pPr>
    </w:p>
    <w:p w14:paraId="460A171B" w14:textId="5DF9248B" w:rsidR="002641D5" w:rsidRDefault="002641D5">
      <w:pPr>
        <w:jc w:val="center"/>
        <w:rPr>
          <w:ins w:id="232" w:author="Samylla Oliveira" w:date="2020-08-27T14:42:00Z"/>
          <w:rFonts w:ascii="Times New Roman" w:hAnsi="Times New Roman" w:cs="Times New Roman"/>
          <w:b/>
          <w:color w:val="000000"/>
          <w:lang w:val="pt-BR"/>
        </w:rPr>
        <w:pPrChange w:id="233" w:author="Samylla Oliveira" w:date="2020-08-27T14:42:00Z">
          <w:pPr/>
        </w:pPrChange>
      </w:pPr>
      <w:ins w:id="234" w:author="Samylla Oliveira" w:date="2020-08-27T14:42:00Z">
        <w:r w:rsidRPr="002641D5">
          <w:rPr>
            <w:rFonts w:ascii="Times New Roman" w:hAnsi="Times New Roman" w:cs="Times New Roman"/>
            <w:b/>
            <w:noProof/>
            <w:color w:val="000000"/>
            <w:lang w:val="pt-BR" w:eastAsia="pt-BR"/>
          </w:rPr>
          <w:drawing>
            <wp:inline distT="0" distB="0" distL="0" distR="0" wp14:anchorId="39FBD96A" wp14:editId="0DD08716">
              <wp:extent cx="2645956" cy="2914650"/>
              <wp:effectExtent l="0" t="0" r="2540" b="0"/>
              <wp:docPr id="9" name="Imagem 9" descr="C:\Users\Samylla\Downloads\WhatsApp Image 2020-08-27 at 14.4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ylla\Downloads\WhatsApp Image 2020-08-27 at 14.41.18.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0655" cy="2919826"/>
                      </a:xfrm>
                      <a:prstGeom prst="rect">
                        <a:avLst/>
                      </a:prstGeom>
                      <a:noFill/>
                      <a:ln>
                        <a:noFill/>
                      </a:ln>
                    </pic:spPr>
                  </pic:pic>
                </a:graphicData>
              </a:graphic>
            </wp:inline>
          </w:drawing>
        </w:r>
      </w:ins>
    </w:p>
    <w:p w14:paraId="0E4779CC" w14:textId="77777777" w:rsidR="002641D5" w:rsidRDefault="002641D5" w:rsidP="00285751">
      <w:pPr>
        <w:rPr>
          <w:ins w:id="235" w:author="Samylla Oliveira" w:date="2020-08-27T14:42:00Z"/>
          <w:rFonts w:ascii="Times New Roman" w:hAnsi="Times New Roman" w:cs="Times New Roman"/>
          <w:b/>
          <w:color w:val="000000"/>
          <w:lang w:val="pt-BR"/>
        </w:rPr>
      </w:pPr>
    </w:p>
    <w:p w14:paraId="311D5774" w14:textId="4137F806" w:rsidR="00285751" w:rsidRPr="00DA6FEE" w:rsidRDefault="00082073" w:rsidP="00285751">
      <w:pPr>
        <w:rPr>
          <w:rFonts w:ascii="Times New Roman" w:hAnsi="Times New Roman" w:cs="Times New Roman"/>
          <w:b/>
          <w:color w:val="000000"/>
          <w:lang w:val="pt-BR"/>
        </w:rPr>
      </w:pPr>
      <w:ins w:id="236" w:author="Samylla Oliveira" w:date="2020-06-01T16:31:00Z">
        <w:r>
          <w:rPr>
            <w:rFonts w:ascii="Times New Roman" w:hAnsi="Times New Roman" w:cs="Times New Roman"/>
            <w:b/>
            <w:color w:val="000000"/>
            <w:lang w:val="pt-BR"/>
          </w:rPr>
          <w:t xml:space="preserve">2.2 </w:t>
        </w:r>
      </w:ins>
      <w:ins w:id="237" w:author="Samylla Oliveira" w:date="2020-06-01T16:50:00Z">
        <w:r w:rsidR="00DE4760">
          <w:rPr>
            <w:rFonts w:ascii="Times New Roman" w:hAnsi="Times New Roman" w:cs="Times New Roman"/>
            <w:b/>
            <w:color w:val="000000"/>
            <w:lang w:val="pt-BR"/>
          </w:rPr>
          <w:t>A</w:t>
        </w:r>
      </w:ins>
      <w:ins w:id="238" w:author="Samylla Oliveira" w:date="2020-06-01T16:51:00Z">
        <w:r w:rsidR="00DE4760">
          <w:rPr>
            <w:rFonts w:ascii="Times New Roman" w:hAnsi="Times New Roman" w:cs="Times New Roman"/>
            <w:b/>
            <w:color w:val="000000"/>
            <w:lang w:val="pt-BR"/>
          </w:rPr>
          <w:t xml:space="preserve">parato </w:t>
        </w:r>
      </w:ins>
      <w:r w:rsidR="00285751" w:rsidRPr="00DA6FEE">
        <w:rPr>
          <w:rFonts w:ascii="Times New Roman" w:hAnsi="Times New Roman" w:cs="Times New Roman"/>
          <w:b/>
          <w:color w:val="000000"/>
          <w:lang w:val="pt-BR"/>
        </w:rPr>
        <w:t>Experimental</w:t>
      </w:r>
      <w:ins w:id="239" w:author="Samylla Oliveira" w:date="2020-08-27T14:42:00Z">
        <w:r w:rsidR="002641D5" w:rsidRPr="002641D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ins>
    </w:p>
    <w:p w14:paraId="4DB0BB68" w14:textId="024AC69D" w:rsidR="00285751" w:rsidRPr="00DA6FEE" w:rsidRDefault="00285751" w:rsidP="00285751">
      <w:pPr>
        <w:rPr>
          <w:rFonts w:ascii="Times New Roman" w:hAnsi="Times New Roman" w:cs="Times New Roman"/>
          <w:color w:val="000000"/>
          <w:lang w:val="pt-BR"/>
        </w:rPr>
      </w:pPr>
      <w:commentRangeStart w:id="240"/>
      <w:r w:rsidRPr="00DA6FEE">
        <w:rPr>
          <w:rFonts w:ascii="Times New Roman" w:hAnsi="Times New Roman" w:cs="Times New Roman"/>
          <w:color w:val="000000"/>
          <w:lang w:val="pt-BR"/>
        </w:rPr>
        <w:t xml:space="preserve">Foram </w:t>
      </w:r>
      <w:del w:id="241" w:author="Jose Capelo Neto" w:date="2020-05-09T11:05:00Z">
        <w:r w:rsidRPr="00DA6FEE" w:rsidDel="00CF7B1F">
          <w:rPr>
            <w:rFonts w:ascii="Times New Roman" w:hAnsi="Times New Roman" w:cs="Times New Roman"/>
            <w:color w:val="000000"/>
            <w:lang w:val="pt-BR"/>
          </w:rPr>
          <w:delText xml:space="preserve">inseridos </w:delText>
        </w:r>
      </w:del>
      <w:ins w:id="242" w:author="Jose Capelo Neto" w:date="2020-05-09T11:05:00Z">
        <w:r w:rsidR="00CF7B1F">
          <w:rPr>
            <w:rFonts w:ascii="Times New Roman" w:hAnsi="Times New Roman" w:cs="Times New Roman"/>
            <w:color w:val="000000"/>
            <w:lang w:val="pt-BR"/>
          </w:rPr>
          <w:t>utilizados</w:t>
        </w:r>
        <w:r w:rsidR="00CF7B1F" w:rsidRPr="00DA6FEE">
          <w:rPr>
            <w:rFonts w:ascii="Times New Roman" w:hAnsi="Times New Roman" w:cs="Times New Roman"/>
            <w:color w:val="000000"/>
            <w:lang w:val="pt-BR"/>
          </w:rPr>
          <w:t xml:space="preserve"> </w:t>
        </w:r>
      </w:ins>
      <w:ins w:id="243" w:author="Jose Capelo Neto" w:date="2020-05-09T10:56:00Z">
        <w:r w:rsidR="008F439F">
          <w:rPr>
            <w:rFonts w:ascii="Times New Roman" w:hAnsi="Times New Roman" w:cs="Times New Roman"/>
            <w:color w:val="000000"/>
            <w:lang w:val="pt-BR"/>
          </w:rPr>
          <w:t>seis</w:t>
        </w:r>
      </w:ins>
      <w:del w:id="244" w:author="Jose Capelo Neto" w:date="2020-05-09T10:56:00Z">
        <w:r w:rsidRPr="00DA6FEE" w:rsidDel="008F439F">
          <w:rPr>
            <w:rFonts w:ascii="Times New Roman" w:hAnsi="Times New Roman" w:cs="Times New Roman"/>
            <w:color w:val="000000"/>
            <w:lang w:val="pt-BR"/>
          </w:rPr>
          <w:delText>6</w:delText>
        </w:r>
      </w:del>
      <w:r w:rsidRPr="00DA6FEE">
        <w:rPr>
          <w:rFonts w:ascii="Times New Roman" w:hAnsi="Times New Roman" w:cs="Times New Roman"/>
          <w:color w:val="000000"/>
          <w:lang w:val="pt-BR"/>
        </w:rPr>
        <w:t xml:space="preserve"> </w:t>
      </w:r>
      <w:del w:id="245" w:author="Jose Capelo Neto" w:date="2020-05-09T10:56:00Z">
        <w:r w:rsidRPr="00DA6FEE" w:rsidDel="008F439F">
          <w:rPr>
            <w:rFonts w:ascii="Times New Roman" w:hAnsi="Times New Roman" w:cs="Times New Roman"/>
            <w:color w:val="000000"/>
            <w:lang w:val="pt-BR"/>
          </w:rPr>
          <w:delText>mesocosmos</w:delText>
        </w:r>
        <w:r w:rsidR="005817B2" w:rsidDel="008F439F">
          <w:rPr>
            <w:rFonts w:ascii="Times New Roman" w:hAnsi="Times New Roman" w:cs="Times New Roman"/>
            <w:color w:val="000000"/>
            <w:lang w:val="pt-BR"/>
          </w:rPr>
          <w:delText xml:space="preserve"> </w:delText>
        </w:r>
      </w:del>
      <w:ins w:id="246" w:author="Jose Capelo Neto" w:date="2020-05-09T10:56:00Z">
        <w:r w:rsidR="008F439F">
          <w:rPr>
            <w:rFonts w:ascii="Times New Roman" w:hAnsi="Times New Roman" w:cs="Times New Roman"/>
            <w:color w:val="000000"/>
            <w:lang w:val="pt-BR"/>
          </w:rPr>
          <w:t xml:space="preserve">sacos </w:t>
        </w:r>
      </w:ins>
      <w:ins w:id="247" w:author="Jose Capelo Neto" w:date="2020-05-09T10:57:00Z">
        <w:r w:rsidR="008F439F">
          <w:rPr>
            <w:rFonts w:ascii="Times New Roman" w:hAnsi="Times New Roman" w:cs="Times New Roman"/>
            <w:color w:val="000000"/>
            <w:lang w:val="pt-BR"/>
          </w:rPr>
          <w:t>plásticos</w:t>
        </w:r>
      </w:ins>
      <w:ins w:id="248" w:author="Jose Capelo Neto" w:date="2020-05-09T11:01:00Z">
        <w:r w:rsidR="00CF7B1F">
          <w:rPr>
            <w:rFonts w:ascii="Times New Roman" w:hAnsi="Times New Roman" w:cs="Times New Roman"/>
            <w:color w:val="000000"/>
            <w:lang w:val="pt-BR"/>
          </w:rPr>
          <w:t xml:space="preserve"> </w:t>
        </w:r>
      </w:ins>
      <w:ins w:id="249" w:author="Jose Capelo Neto" w:date="2020-05-09T10:57:00Z">
        <w:r w:rsidR="008F439F">
          <w:rPr>
            <w:rFonts w:ascii="Times New Roman" w:hAnsi="Times New Roman" w:cs="Times New Roman"/>
            <w:color w:val="000000"/>
            <w:lang w:val="pt-BR"/>
          </w:rPr>
          <w:t>semitransparentes</w:t>
        </w:r>
      </w:ins>
      <w:ins w:id="250" w:author="Jose Capelo Neto" w:date="2020-05-09T11:20:00Z">
        <w:r w:rsidR="003108BD">
          <w:rPr>
            <w:rFonts w:ascii="Times New Roman" w:hAnsi="Times New Roman" w:cs="Times New Roman"/>
            <w:color w:val="000000"/>
            <w:lang w:val="pt-BR"/>
          </w:rPr>
          <w:t>,</w:t>
        </w:r>
      </w:ins>
      <w:ins w:id="251" w:author="Jose Capelo Neto" w:date="2020-05-09T10:57:00Z">
        <w:r w:rsidR="008F439F">
          <w:rPr>
            <w:rFonts w:ascii="Times New Roman" w:hAnsi="Times New Roman" w:cs="Times New Roman"/>
            <w:color w:val="000000"/>
            <w:lang w:val="pt-BR"/>
          </w:rPr>
          <w:t xml:space="preserve"> </w:t>
        </w:r>
      </w:ins>
      <w:ins w:id="252" w:author="Jose Capelo Neto" w:date="2020-05-09T11:20:00Z">
        <w:r w:rsidR="003108BD">
          <w:rPr>
            <w:rFonts w:ascii="Times New Roman" w:hAnsi="Times New Roman" w:cs="Times New Roman"/>
            <w:color w:val="000000"/>
            <w:lang w:val="pt-BR"/>
          </w:rPr>
          <w:t>em</w:t>
        </w:r>
      </w:ins>
      <w:ins w:id="253" w:author="Jose Capelo Neto" w:date="2020-05-09T10:57:00Z">
        <w:r w:rsidR="008F439F">
          <w:rPr>
            <w:rFonts w:ascii="Times New Roman" w:hAnsi="Times New Roman" w:cs="Times New Roman"/>
            <w:color w:val="000000"/>
            <w:lang w:val="pt-BR"/>
          </w:rPr>
          <w:t xml:space="preserve"> formato </w:t>
        </w:r>
      </w:ins>
      <w:ins w:id="254" w:author="Jose Capelo Neto" w:date="2020-05-09T10:58:00Z">
        <w:r w:rsidR="008F439F">
          <w:rPr>
            <w:rFonts w:ascii="Times New Roman" w:hAnsi="Times New Roman" w:cs="Times New Roman"/>
            <w:color w:val="000000"/>
            <w:lang w:val="pt-BR"/>
          </w:rPr>
          <w:t>cilíndrico</w:t>
        </w:r>
      </w:ins>
      <w:ins w:id="255" w:author="Jose Capelo Neto" w:date="2020-05-09T11:06:00Z">
        <w:r w:rsidR="00CF7B1F">
          <w:rPr>
            <w:rFonts w:ascii="Times New Roman" w:hAnsi="Times New Roman" w:cs="Times New Roman"/>
            <w:color w:val="000000"/>
            <w:lang w:val="pt-BR"/>
          </w:rPr>
          <w:t xml:space="preserve">, </w:t>
        </w:r>
      </w:ins>
      <w:ins w:id="256" w:author="Jose Capelo Neto" w:date="2020-05-09T11:20:00Z">
        <w:r w:rsidR="003108BD">
          <w:rPr>
            <w:rFonts w:ascii="Times New Roman" w:hAnsi="Times New Roman" w:cs="Times New Roman"/>
            <w:color w:val="000000"/>
            <w:lang w:val="pt-BR"/>
          </w:rPr>
          <w:t xml:space="preserve">com </w:t>
        </w:r>
      </w:ins>
      <w:del w:id="257" w:author="Jose Capelo Neto" w:date="2020-05-09T10:55:00Z">
        <w:r w:rsidR="005817B2" w:rsidDel="008F439F">
          <w:rPr>
            <w:rFonts w:ascii="Times New Roman" w:hAnsi="Times New Roman" w:cs="Times New Roman"/>
            <w:color w:val="000000"/>
            <w:lang w:val="pt-BR"/>
          </w:rPr>
          <w:delText>(Figura 1)</w:delText>
        </w:r>
        <w:r w:rsidRPr="00DA6FEE" w:rsidDel="008F439F">
          <w:rPr>
            <w:rFonts w:ascii="Times New Roman" w:hAnsi="Times New Roman" w:cs="Times New Roman"/>
            <w:color w:val="000000"/>
            <w:lang w:val="pt-BR"/>
          </w:rPr>
          <w:delText xml:space="preserve"> </w:delText>
        </w:r>
      </w:del>
      <w:del w:id="258" w:author="Jose Capelo Neto" w:date="2020-05-09T11:06:00Z">
        <w:r w:rsidRPr="00DA6FEE" w:rsidDel="00CF7B1F">
          <w:rPr>
            <w:rFonts w:ascii="Times New Roman" w:hAnsi="Times New Roman" w:cs="Times New Roman"/>
            <w:color w:val="000000"/>
            <w:lang w:val="pt-BR"/>
          </w:rPr>
          <w:delText xml:space="preserve">com </w:delText>
        </w:r>
      </w:del>
      <w:ins w:id="259" w:author="Jose Capelo Neto" w:date="2020-05-09T11:03:00Z">
        <w:r w:rsidR="00CF7B1F">
          <w:rPr>
            <w:rFonts w:ascii="Times New Roman" w:hAnsi="Times New Roman" w:cs="Times New Roman"/>
            <w:color w:val="000000"/>
            <w:lang w:val="pt-BR"/>
          </w:rPr>
          <w:t>fundo fechado</w:t>
        </w:r>
      </w:ins>
      <w:ins w:id="260" w:author="Jose Capelo Neto" w:date="2020-05-09T11:06:00Z">
        <w:r w:rsidR="00CF7B1F">
          <w:rPr>
            <w:rFonts w:ascii="Times New Roman" w:hAnsi="Times New Roman" w:cs="Times New Roman"/>
            <w:color w:val="000000"/>
            <w:lang w:val="pt-BR"/>
          </w:rPr>
          <w:t>,</w:t>
        </w:r>
      </w:ins>
      <w:ins w:id="261" w:author="Jose Capelo Neto" w:date="2020-05-09T11:03:00Z">
        <w:r w:rsidR="00CF7B1F">
          <w:rPr>
            <w:rFonts w:ascii="Times New Roman" w:hAnsi="Times New Roman" w:cs="Times New Roman"/>
            <w:color w:val="000000"/>
            <w:lang w:val="pt-BR"/>
          </w:rPr>
          <w:t xml:space="preserve"> face superior a</w:t>
        </w:r>
      </w:ins>
      <w:ins w:id="262" w:author="Jose Capelo Neto" w:date="2020-05-09T11:04:00Z">
        <w:r w:rsidR="00CF7B1F">
          <w:rPr>
            <w:rFonts w:ascii="Times New Roman" w:hAnsi="Times New Roman" w:cs="Times New Roman"/>
            <w:color w:val="000000"/>
            <w:lang w:val="pt-BR"/>
          </w:rPr>
          <w:t>be</w:t>
        </w:r>
      </w:ins>
      <w:ins w:id="263" w:author="Jose Capelo Neto" w:date="2020-05-09T11:03:00Z">
        <w:r w:rsidR="00CF7B1F">
          <w:rPr>
            <w:rFonts w:ascii="Times New Roman" w:hAnsi="Times New Roman" w:cs="Times New Roman"/>
            <w:color w:val="000000"/>
            <w:lang w:val="pt-BR"/>
          </w:rPr>
          <w:t>rta</w:t>
        </w:r>
      </w:ins>
      <w:ins w:id="264" w:author="Jose Capelo Neto" w:date="2020-05-09T11:04:00Z">
        <w:r w:rsidR="00CF7B1F">
          <w:rPr>
            <w:rFonts w:ascii="Times New Roman" w:hAnsi="Times New Roman" w:cs="Times New Roman"/>
            <w:color w:val="000000"/>
            <w:lang w:val="pt-BR"/>
          </w:rPr>
          <w:t xml:space="preserve"> </w:t>
        </w:r>
      </w:ins>
      <w:ins w:id="265" w:author="Jose Capelo Neto" w:date="2020-05-09T11:13:00Z">
        <w:r w:rsidR="008E4107">
          <w:rPr>
            <w:rFonts w:ascii="Times New Roman" w:hAnsi="Times New Roman" w:cs="Times New Roman"/>
            <w:color w:val="000000"/>
            <w:lang w:val="pt-BR"/>
          </w:rPr>
          <w:t xml:space="preserve">e </w:t>
        </w:r>
      </w:ins>
      <w:ins w:id="266" w:author="Jose Capelo Neto" w:date="2020-05-09T11:06:00Z">
        <w:r w:rsidR="00CF7B1F">
          <w:rPr>
            <w:rFonts w:ascii="Times New Roman" w:hAnsi="Times New Roman" w:cs="Times New Roman"/>
            <w:color w:val="000000"/>
            <w:lang w:val="pt-BR"/>
          </w:rPr>
          <w:t>localizada</w:t>
        </w:r>
      </w:ins>
      <w:ins w:id="267" w:author="Jose Capelo Neto" w:date="2020-05-09T11:03:00Z">
        <w:r w:rsidR="00CF7B1F">
          <w:rPr>
            <w:rFonts w:ascii="Times New Roman" w:hAnsi="Times New Roman" w:cs="Times New Roman"/>
            <w:color w:val="000000"/>
            <w:lang w:val="pt-BR"/>
          </w:rPr>
          <w:t xml:space="preserve"> </w:t>
        </w:r>
      </w:ins>
      <w:ins w:id="268" w:author="Jose Capelo Neto" w:date="2020-05-09T11:13:00Z">
        <w:r w:rsidR="008E4107">
          <w:rPr>
            <w:rFonts w:ascii="Times New Roman" w:hAnsi="Times New Roman" w:cs="Times New Roman"/>
            <w:color w:val="000000"/>
            <w:lang w:val="pt-BR"/>
          </w:rPr>
          <w:t xml:space="preserve">a </w:t>
        </w:r>
      </w:ins>
      <w:ins w:id="269" w:author="Jose Capelo Neto" w:date="2020-05-09T11:03:00Z">
        <w:r w:rsidR="00CF7B1F">
          <w:rPr>
            <w:rFonts w:ascii="Times New Roman" w:hAnsi="Times New Roman" w:cs="Times New Roman"/>
            <w:color w:val="000000"/>
            <w:lang w:val="pt-BR"/>
          </w:rPr>
          <w:t xml:space="preserve">50 cm </w:t>
        </w:r>
      </w:ins>
      <w:ins w:id="270" w:author="Jose Capelo Neto" w:date="2020-05-09T11:06:00Z">
        <w:r w:rsidR="00CF7B1F">
          <w:rPr>
            <w:rFonts w:ascii="Times New Roman" w:hAnsi="Times New Roman" w:cs="Times New Roman"/>
            <w:color w:val="000000"/>
            <w:lang w:val="pt-BR"/>
          </w:rPr>
          <w:t xml:space="preserve">acima </w:t>
        </w:r>
      </w:ins>
      <w:ins w:id="271" w:author="Jose Capelo Neto" w:date="2020-05-09T11:03:00Z">
        <w:r w:rsidR="00CF7B1F">
          <w:rPr>
            <w:rFonts w:ascii="Times New Roman" w:hAnsi="Times New Roman" w:cs="Times New Roman"/>
            <w:color w:val="000000"/>
            <w:lang w:val="pt-BR"/>
          </w:rPr>
          <w:t xml:space="preserve">da superfície da água </w:t>
        </w:r>
        <w:r w:rsidR="00CF7B1F">
          <w:rPr>
            <w:rFonts w:ascii="Times New Roman" w:hAnsi="Times New Roman" w:cs="Times New Roman"/>
            <w:color w:val="000000"/>
            <w:lang w:val="pt-BR"/>
          </w:rPr>
          <w:lastRenderedPageBreak/>
          <w:t>adjacente</w:t>
        </w:r>
      </w:ins>
      <w:ins w:id="272" w:author="Jose Capelo Neto" w:date="2020-05-09T11:04:00Z">
        <w:r w:rsidR="00CF7B1F">
          <w:rPr>
            <w:rFonts w:ascii="Times New Roman" w:hAnsi="Times New Roman" w:cs="Times New Roman"/>
            <w:color w:val="000000"/>
            <w:lang w:val="pt-BR"/>
          </w:rPr>
          <w:t>,</w:t>
        </w:r>
      </w:ins>
      <w:ins w:id="273" w:author="Jose Capelo Neto" w:date="2020-05-09T11:03:00Z">
        <w:r w:rsidR="00CF7B1F">
          <w:rPr>
            <w:rFonts w:ascii="Times New Roman" w:hAnsi="Times New Roman" w:cs="Times New Roman"/>
            <w:color w:val="000000"/>
            <w:lang w:val="pt-BR"/>
          </w:rPr>
          <w:t xml:space="preserve"> de forma a </w:t>
        </w:r>
      </w:ins>
      <w:ins w:id="274" w:author="Jose Capelo Neto" w:date="2020-05-09T11:04:00Z">
        <w:r w:rsidR="00CF7B1F">
          <w:rPr>
            <w:rFonts w:ascii="Times New Roman" w:hAnsi="Times New Roman" w:cs="Times New Roman"/>
            <w:color w:val="000000"/>
            <w:lang w:val="pt-BR"/>
          </w:rPr>
          <w:t>evitar</w:t>
        </w:r>
      </w:ins>
      <w:ins w:id="275" w:author="Jose Capelo Neto" w:date="2020-05-09T11:03:00Z">
        <w:r w:rsidR="00CF7B1F">
          <w:rPr>
            <w:rFonts w:ascii="Times New Roman" w:hAnsi="Times New Roman" w:cs="Times New Roman"/>
            <w:color w:val="000000"/>
            <w:lang w:val="pt-BR"/>
          </w:rPr>
          <w:t xml:space="preserve"> a troca de</w:t>
        </w:r>
      </w:ins>
      <w:ins w:id="276" w:author="Jose Capelo Neto" w:date="2020-05-09T11:04:00Z">
        <w:r w:rsidR="00CF7B1F">
          <w:rPr>
            <w:rFonts w:ascii="Times New Roman" w:hAnsi="Times New Roman" w:cs="Times New Roman"/>
            <w:color w:val="000000"/>
            <w:lang w:val="pt-BR"/>
          </w:rPr>
          <w:t xml:space="preserve"> massa após o início do experimento</w:t>
        </w:r>
      </w:ins>
      <w:ins w:id="277" w:author="Jose Capelo Neto" w:date="2020-05-09T14:37:00Z">
        <w:r w:rsidR="00E93C7A">
          <w:rPr>
            <w:rFonts w:ascii="Times New Roman" w:hAnsi="Times New Roman" w:cs="Times New Roman"/>
            <w:color w:val="000000"/>
            <w:lang w:val="pt-BR"/>
          </w:rPr>
          <w:t>, mas</w:t>
        </w:r>
      </w:ins>
      <w:ins w:id="278" w:author="Jose Capelo Neto" w:date="2020-05-09T11:21:00Z">
        <w:r w:rsidR="003108BD">
          <w:rPr>
            <w:rFonts w:ascii="Times New Roman" w:hAnsi="Times New Roman" w:cs="Times New Roman"/>
            <w:color w:val="000000"/>
            <w:lang w:val="pt-BR"/>
          </w:rPr>
          <w:t xml:space="preserve"> permitindo a troca de calor com o meio</w:t>
        </w:r>
      </w:ins>
      <w:ins w:id="279" w:author="Jose Capelo Neto" w:date="2020-05-09T11:22:00Z">
        <w:r w:rsidR="003108BD">
          <w:rPr>
            <w:rFonts w:ascii="Times New Roman" w:hAnsi="Times New Roman" w:cs="Times New Roman"/>
            <w:color w:val="000000"/>
            <w:lang w:val="pt-BR"/>
          </w:rPr>
          <w:t xml:space="preserve"> e sujeito às mesmas condições ambientais</w:t>
        </w:r>
      </w:ins>
      <w:ins w:id="280" w:author="Jose Capelo Neto" w:date="2020-05-09T11:21:00Z">
        <w:r w:rsidR="003108BD">
          <w:rPr>
            <w:rFonts w:ascii="Times New Roman" w:hAnsi="Times New Roman" w:cs="Times New Roman"/>
            <w:color w:val="000000"/>
            <w:lang w:val="pt-BR"/>
          </w:rPr>
          <w:t xml:space="preserve"> de </w:t>
        </w:r>
      </w:ins>
      <w:ins w:id="281" w:author="Jose Capelo Neto" w:date="2020-05-09T11:22:00Z">
        <w:r w:rsidR="003108BD">
          <w:rPr>
            <w:rFonts w:ascii="Times New Roman" w:hAnsi="Times New Roman" w:cs="Times New Roman"/>
            <w:color w:val="000000"/>
            <w:lang w:val="pt-BR"/>
          </w:rPr>
          <w:t>iluminaç</w:t>
        </w:r>
      </w:ins>
      <w:ins w:id="282" w:author="Jose Capelo Neto" w:date="2020-05-09T11:23:00Z">
        <w:r w:rsidR="003108BD">
          <w:rPr>
            <w:rFonts w:ascii="Times New Roman" w:hAnsi="Times New Roman" w:cs="Times New Roman"/>
            <w:color w:val="000000"/>
            <w:lang w:val="pt-BR"/>
          </w:rPr>
          <w:t>ão, evapotranspiração, ventos e etc</w:t>
        </w:r>
      </w:ins>
      <w:ins w:id="283" w:author="Jose Capelo Neto" w:date="2020-05-09T11:04:00Z">
        <w:r w:rsidR="00CF7B1F">
          <w:rPr>
            <w:rFonts w:ascii="Times New Roman" w:hAnsi="Times New Roman" w:cs="Times New Roman"/>
            <w:color w:val="000000"/>
            <w:lang w:val="pt-BR"/>
          </w:rPr>
          <w:t xml:space="preserve">. </w:t>
        </w:r>
      </w:ins>
      <w:ins w:id="284" w:author="Jose Capelo Neto" w:date="2020-05-09T11:05:00Z">
        <w:r w:rsidR="00CF7B1F">
          <w:rPr>
            <w:rFonts w:ascii="Times New Roman" w:hAnsi="Times New Roman" w:cs="Times New Roman"/>
            <w:color w:val="000000"/>
            <w:lang w:val="pt-BR"/>
          </w:rPr>
          <w:t xml:space="preserve">Os sacos plásticos, denominados doravante de </w:t>
        </w:r>
        <w:proofErr w:type="spellStart"/>
        <w:r w:rsidR="00CF7B1F">
          <w:rPr>
            <w:rFonts w:ascii="Times New Roman" w:hAnsi="Times New Roman" w:cs="Times New Roman"/>
            <w:color w:val="000000"/>
            <w:lang w:val="pt-BR"/>
          </w:rPr>
          <w:t>mesocosmos</w:t>
        </w:r>
        <w:proofErr w:type="spellEnd"/>
        <w:r w:rsidR="00CF7B1F">
          <w:rPr>
            <w:rFonts w:ascii="Times New Roman" w:hAnsi="Times New Roman" w:cs="Times New Roman"/>
            <w:color w:val="000000"/>
            <w:lang w:val="pt-BR"/>
          </w:rPr>
          <w:t>,</w:t>
        </w:r>
        <w:r w:rsidR="00CF7B1F" w:rsidRPr="00DA6FEE">
          <w:rPr>
            <w:rFonts w:ascii="Times New Roman" w:hAnsi="Times New Roman" w:cs="Times New Roman"/>
            <w:color w:val="000000"/>
            <w:lang w:val="pt-BR"/>
          </w:rPr>
          <w:t xml:space="preserve"> </w:t>
        </w:r>
        <w:r w:rsidR="00CF7B1F">
          <w:rPr>
            <w:rFonts w:ascii="Times New Roman" w:hAnsi="Times New Roman" w:cs="Times New Roman"/>
            <w:color w:val="000000"/>
            <w:lang w:val="pt-BR"/>
          </w:rPr>
          <w:t>tinham</w:t>
        </w:r>
      </w:ins>
      <w:ins w:id="285" w:author="Jose Capelo Neto" w:date="2020-05-09T11:03:00Z">
        <w:r w:rsidR="00CF7B1F">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dimensões </w:t>
      </w:r>
      <w:ins w:id="286" w:author="Jose Capelo Neto" w:date="2020-05-09T11:13:00Z">
        <w:r w:rsidR="008E4107">
          <w:rPr>
            <w:rFonts w:ascii="Times New Roman" w:hAnsi="Times New Roman" w:cs="Times New Roman"/>
            <w:color w:val="000000"/>
            <w:lang w:val="pt-BR"/>
          </w:rPr>
          <w:t xml:space="preserve">úteis </w:t>
        </w:r>
      </w:ins>
      <w:ins w:id="287" w:author="Jose Capelo Neto" w:date="2020-05-09T10:55:00Z">
        <w:r w:rsidR="008F439F">
          <w:rPr>
            <w:rFonts w:ascii="Times New Roman" w:hAnsi="Times New Roman" w:cs="Times New Roman"/>
            <w:color w:val="000000"/>
            <w:lang w:val="pt-BR"/>
          </w:rPr>
          <w:t xml:space="preserve">de </w:t>
        </w:r>
      </w:ins>
      <w:del w:id="288" w:author="Jose Capelo Neto" w:date="2020-05-09T10:55:00Z">
        <w:r w:rsidRPr="00DA6FEE" w:rsidDel="008F439F">
          <w:rPr>
            <w:rFonts w:ascii="Times New Roman" w:hAnsi="Times New Roman" w:cs="Times New Roman"/>
            <w:color w:val="000000"/>
            <w:lang w:val="pt-BR"/>
          </w:rPr>
          <w:delText>(</w:delText>
        </w:r>
      </w:del>
      <w:r w:rsidRPr="00DA6FEE">
        <w:rPr>
          <w:rFonts w:ascii="Times New Roman" w:hAnsi="Times New Roman" w:cs="Times New Roman"/>
          <w:color w:val="000000"/>
          <w:lang w:val="pt-BR"/>
        </w:rPr>
        <w:t>1,5 m de diâmetro</w:t>
      </w:r>
      <w:ins w:id="289" w:author="Jose Capelo Neto" w:date="2020-05-09T11:23:00Z">
        <w:r w:rsidR="003108BD">
          <w:rPr>
            <w:rFonts w:ascii="Times New Roman" w:hAnsi="Times New Roman" w:cs="Times New Roman"/>
            <w:color w:val="000000"/>
            <w:lang w:val="pt-BR"/>
          </w:rPr>
          <w:t xml:space="preserve"> e</w:t>
        </w:r>
      </w:ins>
      <w:del w:id="290" w:author="Jose Capelo Neto" w:date="2020-05-09T11:13:00Z">
        <w:r w:rsidRPr="00DA6FEE" w:rsidDel="008E4107">
          <w:rPr>
            <w:rFonts w:ascii="Times New Roman" w:hAnsi="Times New Roman" w:cs="Times New Roman"/>
            <w:color w:val="000000"/>
            <w:lang w:val="pt-BR"/>
          </w:rPr>
          <w:delText xml:space="preserve"> </w:delText>
        </w:r>
      </w:del>
      <w:del w:id="291" w:author="Jose Capelo Neto" w:date="2020-05-09T10:55:00Z">
        <w:r w:rsidRPr="00DA6FEE" w:rsidDel="008F439F">
          <w:rPr>
            <w:rFonts w:ascii="Times New Roman" w:hAnsi="Times New Roman" w:cs="Times New Roman"/>
            <w:color w:val="000000"/>
            <w:lang w:val="pt-BR"/>
          </w:rPr>
          <w:delText>x</w:delText>
        </w:r>
      </w:del>
      <w:r w:rsidRPr="00DA6FEE">
        <w:rPr>
          <w:rFonts w:ascii="Times New Roman" w:hAnsi="Times New Roman" w:cs="Times New Roman"/>
          <w:color w:val="000000"/>
          <w:lang w:val="pt-BR"/>
        </w:rPr>
        <w:t xml:space="preserve"> 2,0 m de profundidade</w:t>
      </w:r>
      <w:ins w:id="292" w:author="Jose Capelo Neto" w:date="2020-05-09T11:15:00Z">
        <w:r w:rsidR="008E4107">
          <w:rPr>
            <w:rFonts w:ascii="Times New Roman" w:hAnsi="Times New Roman" w:cs="Times New Roman"/>
            <w:color w:val="000000"/>
            <w:lang w:val="pt-BR"/>
          </w:rPr>
          <w:t xml:space="preserve">. Os </w:t>
        </w:r>
        <w:proofErr w:type="spellStart"/>
        <w:r w:rsidR="008E4107">
          <w:rPr>
            <w:rFonts w:ascii="Times New Roman" w:hAnsi="Times New Roman" w:cs="Times New Roman"/>
            <w:color w:val="000000"/>
            <w:lang w:val="pt-BR"/>
          </w:rPr>
          <w:t>mesocosmos</w:t>
        </w:r>
        <w:proofErr w:type="spellEnd"/>
        <w:r w:rsidR="008E4107">
          <w:rPr>
            <w:rFonts w:ascii="Times New Roman" w:hAnsi="Times New Roman" w:cs="Times New Roman"/>
            <w:color w:val="000000"/>
            <w:lang w:val="pt-BR"/>
          </w:rPr>
          <w:t xml:space="preserve"> </w:t>
        </w:r>
      </w:ins>
      <w:ins w:id="293" w:author="Jose Capelo Neto" w:date="2020-05-09T11:06:00Z">
        <w:r w:rsidR="00CF7B1F">
          <w:rPr>
            <w:rFonts w:ascii="Times New Roman" w:hAnsi="Times New Roman" w:cs="Times New Roman"/>
            <w:color w:val="000000"/>
            <w:lang w:val="pt-BR"/>
          </w:rPr>
          <w:t xml:space="preserve">foram inseridos </w:t>
        </w:r>
      </w:ins>
      <w:del w:id="294" w:author="Jose Capelo Neto" w:date="2020-05-09T10:59:00Z">
        <w:r w:rsidRPr="00DA6FEE" w:rsidDel="00CF7B1F">
          <w:rPr>
            <w:rFonts w:ascii="Times New Roman" w:hAnsi="Times New Roman" w:cs="Times New Roman"/>
            <w:color w:val="000000"/>
            <w:lang w:val="pt-BR"/>
          </w:rPr>
          <w:delText>)</w:delText>
        </w:r>
      </w:del>
      <w:del w:id="295" w:author="Jose Capelo Neto" w:date="2020-05-09T11:05:00Z">
        <w:r w:rsidRPr="00DA6FEE" w:rsidDel="00CF7B1F">
          <w:rPr>
            <w:rFonts w:ascii="Times New Roman" w:hAnsi="Times New Roman" w:cs="Times New Roman"/>
            <w:color w:val="000000"/>
            <w:lang w:val="pt-BR"/>
          </w:rPr>
          <w:delText xml:space="preserve"> </w:delText>
        </w:r>
      </w:del>
      <w:ins w:id="296" w:author="Jose Capelo Neto" w:date="2020-05-09T10:58:00Z">
        <w:r w:rsidR="00CF7B1F">
          <w:rPr>
            <w:rFonts w:ascii="Times New Roman" w:hAnsi="Times New Roman" w:cs="Times New Roman"/>
            <w:color w:val="000000"/>
            <w:lang w:val="pt-BR"/>
          </w:rPr>
          <w:t xml:space="preserve">na zona </w:t>
        </w:r>
      </w:ins>
      <w:ins w:id="297" w:author="Jose Capelo Neto" w:date="2020-05-09T10:59:00Z">
        <w:r w:rsidR="00CF7B1F">
          <w:rPr>
            <w:rFonts w:ascii="Times New Roman" w:hAnsi="Times New Roman" w:cs="Times New Roman"/>
            <w:color w:val="000000"/>
            <w:lang w:val="pt-BR"/>
          </w:rPr>
          <w:t>eu</w:t>
        </w:r>
      </w:ins>
      <w:ins w:id="298" w:author="Jose Capelo Neto" w:date="2020-05-09T10:58:00Z">
        <w:r w:rsidR="00CF7B1F">
          <w:rPr>
            <w:rFonts w:ascii="Times New Roman" w:hAnsi="Times New Roman" w:cs="Times New Roman"/>
            <w:color w:val="000000"/>
            <w:lang w:val="pt-BR"/>
          </w:rPr>
          <w:t>fótica e lacustre do</w:t>
        </w:r>
        <w:r w:rsidR="00CF7B1F" w:rsidRPr="00DA6FEE">
          <w:rPr>
            <w:rFonts w:ascii="Times New Roman" w:hAnsi="Times New Roman" w:cs="Times New Roman"/>
            <w:color w:val="000000"/>
            <w:lang w:val="pt-BR"/>
          </w:rPr>
          <w:t xml:space="preserve"> açude Gavião</w:t>
        </w:r>
      </w:ins>
      <w:ins w:id="299" w:author="Jose Capelo Neto" w:date="2020-05-09T11:15:00Z">
        <w:r w:rsidR="008E4107">
          <w:rPr>
            <w:rFonts w:ascii="Times New Roman" w:hAnsi="Times New Roman" w:cs="Times New Roman"/>
            <w:color w:val="000000"/>
            <w:lang w:val="pt-BR"/>
          </w:rPr>
          <w:t>,</w:t>
        </w:r>
      </w:ins>
      <w:ins w:id="300" w:author="Jose Capelo Neto" w:date="2020-05-09T11:07:00Z">
        <w:r w:rsidR="00CF7B1F">
          <w:rPr>
            <w:rFonts w:ascii="Times New Roman" w:hAnsi="Times New Roman" w:cs="Times New Roman"/>
            <w:color w:val="000000"/>
            <w:lang w:val="pt-BR"/>
          </w:rPr>
          <w:t xml:space="preserve"> a qual apresentava </w:t>
        </w:r>
      </w:ins>
      <w:ins w:id="301" w:author="Jose Capelo Neto" w:date="2020-05-09T11:08:00Z">
        <w:r w:rsidR="008E4107">
          <w:rPr>
            <w:rFonts w:ascii="Times New Roman" w:hAnsi="Times New Roman" w:cs="Times New Roman"/>
            <w:color w:val="000000"/>
            <w:lang w:val="pt-BR"/>
          </w:rPr>
          <w:t>uma profundidade média de 10 metros</w:t>
        </w:r>
      </w:ins>
      <w:ins w:id="302" w:author="Jose Capelo Neto" w:date="2020-05-09T11:15:00Z">
        <w:r w:rsidR="008E4107">
          <w:rPr>
            <w:rFonts w:ascii="Times New Roman" w:hAnsi="Times New Roman" w:cs="Times New Roman"/>
            <w:color w:val="000000"/>
            <w:lang w:val="pt-BR"/>
          </w:rPr>
          <w:t xml:space="preserve">, </w:t>
        </w:r>
      </w:ins>
      <w:ins w:id="303" w:author="Jose Capelo Neto" w:date="2020-05-09T11:16:00Z">
        <w:r w:rsidR="008E4107">
          <w:rPr>
            <w:rFonts w:ascii="Times New Roman" w:hAnsi="Times New Roman" w:cs="Times New Roman"/>
            <w:color w:val="000000"/>
            <w:lang w:val="pt-BR"/>
          </w:rPr>
          <w:t xml:space="preserve">e </w:t>
        </w:r>
      </w:ins>
      <w:r w:rsidRPr="00DA6FEE">
        <w:rPr>
          <w:rFonts w:ascii="Times New Roman" w:hAnsi="Times New Roman" w:cs="Times New Roman"/>
          <w:color w:val="000000"/>
          <w:lang w:val="pt-BR"/>
        </w:rPr>
        <w:t xml:space="preserve">ancorados </w:t>
      </w:r>
      <w:del w:id="304" w:author="Jose Capelo Neto" w:date="2020-05-09T11:24:00Z">
        <w:r w:rsidRPr="00DA6FEE" w:rsidDel="003108BD">
          <w:rPr>
            <w:rFonts w:ascii="Times New Roman" w:hAnsi="Times New Roman" w:cs="Times New Roman"/>
            <w:color w:val="000000"/>
            <w:lang w:val="pt-BR"/>
          </w:rPr>
          <w:delText xml:space="preserve">em </w:delText>
        </w:r>
      </w:del>
      <w:ins w:id="305" w:author="Jose Capelo Neto" w:date="2020-05-09T11:24:00Z">
        <w:r w:rsidR="003108BD">
          <w:rPr>
            <w:rFonts w:ascii="Times New Roman" w:hAnsi="Times New Roman" w:cs="Times New Roman"/>
            <w:color w:val="000000"/>
            <w:lang w:val="pt-BR"/>
          </w:rPr>
          <w:t>ao lado de</w:t>
        </w:r>
        <w:r w:rsidR="003108BD"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uma plataforma flutuante </w:t>
      </w:r>
      <w:ins w:id="306" w:author="Jose Capelo Neto" w:date="2020-05-09T11:16:00Z">
        <w:r w:rsidR="008E4107">
          <w:rPr>
            <w:rFonts w:ascii="Times New Roman" w:hAnsi="Times New Roman" w:cs="Times New Roman"/>
            <w:color w:val="000000"/>
            <w:lang w:val="pt-BR"/>
          </w:rPr>
          <w:t xml:space="preserve">de forma a facilitar </w:t>
        </w:r>
      </w:ins>
      <w:ins w:id="307" w:author="Jose Capelo Neto" w:date="2020-05-09T11:17:00Z">
        <w:r w:rsidR="003108BD">
          <w:rPr>
            <w:rFonts w:ascii="Times New Roman" w:hAnsi="Times New Roman" w:cs="Times New Roman"/>
            <w:color w:val="000000"/>
            <w:lang w:val="pt-BR"/>
          </w:rPr>
          <w:t>a</w:t>
        </w:r>
        <w:r w:rsidR="008E4107">
          <w:rPr>
            <w:rFonts w:ascii="Times New Roman" w:hAnsi="Times New Roman" w:cs="Times New Roman"/>
            <w:color w:val="000000"/>
            <w:lang w:val="pt-BR"/>
          </w:rPr>
          <w:t xml:space="preserve"> instalação,</w:t>
        </w:r>
      </w:ins>
      <w:ins w:id="308" w:author="Jose Capelo Neto" w:date="2020-05-09T11:16:00Z">
        <w:r w:rsidR="008E4107">
          <w:rPr>
            <w:rFonts w:ascii="Times New Roman" w:hAnsi="Times New Roman" w:cs="Times New Roman"/>
            <w:color w:val="000000"/>
            <w:lang w:val="pt-BR"/>
          </w:rPr>
          <w:t xml:space="preserve"> </w:t>
        </w:r>
      </w:ins>
      <w:ins w:id="309" w:author="Jose Capelo Neto" w:date="2020-05-09T11:24:00Z">
        <w:r w:rsidR="003108BD">
          <w:rPr>
            <w:rFonts w:ascii="Times New Roman" w:hAnsi="Times New Roman" w:cs="Times New Roman"/>
            <w:color w:val="000000"/>
            <w:lang w:val="pt-BR"/>
          </w:rPr>
          <w:t xml:space="preserve">o </w:t>
        </w:r>
      </w:ins>
      <w:ins w:id="310" w:author="Jose Capelo Neto" w:date="2020-05-09T11:16:00Z">
        <w:r w:rsidR="008E4107">
          <w:rPr>
            <w:rFonts w:ascii="Times New Roman" w:hAnsi="Times New Roman" w:cs="Times New Roman"/>
            <w:color w:val="000000"/>
            <w:lang w:val="pt-BR"/>
          </w:rPr>
          <w:t xml:space="preserve">manuseio e a coleta de amostras </w:t>
        </w:r>
      </w:ins>
      <w:del w:id="311" w:author="Jose Capelo Neto" w:date="2020-05-09T10:58:00Z">
        <w:r w:rsidRPr="00DA6FEE" w:rsidDel="00CF7B1F">
          <w:rPr>
            <w:rFonts w:ascii="Times New Roman" w:hAnsi="Times New Roman" w:cs="Times New Roman"/>
            <w:color w:val="000000"/>
            <w:lang w:val="pt-BR"/>
          </w:rPr>
          <w:delText>no açude Gavião</w:delText>
        </w:r>
      </w:del>
      <w:ins w:id="312" w:author="Jose Capelo Neto" w:date="2020-05-09T10:55:00Z">
        <w:r w:rsidR="00E93C7A">
          <w:rPr>
            <w:rFonts w:ascii="Times New Roman" w:hAnsi="Times New Roman" w:cs="Times New Roman"/>
            <w:color w:val="000000"/>
            <w:lang w:val="pt-BR"/>
          </w:rPr>
          <w:t xml:space="preserve">(Figura </w:t>
        </w:r>
      </w:ins>
      <w:ins w:id="313" w:author="Jose Capelo Neto" w:date="2020-05-09T14:35:00Z">
        <w:r w:rsidR="00E93C7A">
          <w:rPr>
            <w:rFonts w:ascii="Times New Roman" w:hAnsi="Times New Roman" w:cs="Times New Roman"/>
            <w:color w:val="000000"/>
            <w:lang w:val="pt-BR"/>
          </w:rPr>
          <w:t>2</w:t>
        </w:r>
      </w:ins>
      <w:ins w:id="314" w:author="Jose Capelo Neto" w:date="2020-05-09T10:55:00Z">
        <w:r w:rsidR="008F439F">
          <w:rPr>
            <w:rFonts w:ascii="Times New Roman" w:hAnsi="Times New Roman" w:cs="Times New Roman"/>
            <w:color w:val="000000"/>
            <w:lang w:val="pt-BR"/>
          </w:rPr>
          <w:t>)</w:t>
        </w:r>
      </w:ins>
      <w:del w:id="315" w:author="Jose Capelo Neto" w:date="2020-05-09T10:56:00Z">
        <w:r w:rsidRPr="00DA6FEE" w:rsidDel="008F439F">
          <w:rPr>
            <w:rFonts w:ascii="Times New Roman" w:hAnsi="Times New Roman" w:cs="Times New Roman"/>
            <w:color w:val="000000"/>
            <w:lang w:val="pt-BR"/>
          </w:rPr>
          <w:delText>, localizado em Pacatuba – Ceará</w:delText>
        </w:r>
      </w:del>
      <w:ins w:id="316" w:author="Jose Capelo Neto" w:date="2020-05-09T10:56:00Z">
        <w:r w:rsidR="008F439F">
          <w:rPr>
            <w:rFonts w:ascii="Times New Roman" w:hAnsi="Times New Roman" w:cs="Times New Roman"/>
            <w:color w:val="000000"/>
            <w:lang w:val="pt-BR"/>
          </w:rPr>
          <w:t>.</w:t>
        </w:r>
      </w:ins>
      <w:del w:id="317" w:author="Jose Capelo Neto" w:date="2020-05-09T10:56:00Z">
        <w:r w:rsidRPr="00DA6FEE" w:rsidDel="008F439F">
          <w:rPr>
            <w:rFonts w:ascii="Times New Roman" w:hAnsi="Times New Roman" w:cs="Times New Roman"/>
            <w:color w:val="000000"/>
            <w:lang w:val="pt-BR"/>
          </w:rPr>
          <w:delText>, reservatório res</w:delText>
        </w:r>
        <w:r w:rsidR="005817B2" w:rsidDel="008F439F">
          <w:rPr>
            <w:rFonts w:ascii="Times New Roman" w:hAnsi="Times New Roman" w:cs="Times New Roman"/>
            <w:color w:val="000000"/>
            <w:lang w:val="pt-BR"/>
          </w:rPr>
          <w:delText>ponsável pelo abastecimento da R</w:delText>
        </w:r>
        <w:r w:rsidRPr="00DA6FEE" w:rsidDel="008F439F">
          <w:rPr>
            <w:rFonts w:ascii="Times New Roman" w:hAnsi="Times New Roman" w:cs="Times New Roman"/>
            <w:color w:val="000000"/>
            <w:lang w:val="pt-BR"/>
          </w:rPr>
          <w:delText xml:space="preserve">egião </w:delText>
        </w:r>
        <w:r w:rsidR="005817B2" w:rsidDel="008F439F">
          <w:rPr>
            <w:rFonts w:ascii="Times New Roman" w:hAnsi="Times New Roman" w:cs="Times New Roman"/>
            <w:color w:val="000000"/>
            <w:lang w:val="pt-BR"/>
          </w:rPr>
          <w:delText>M</w:delText>
        </w:r>
        <w:r w:rsidRPr="00DA6FEE" w:rsidDel="008F439F">
          <w:rPr>
            <w:rFonts w:ascii="Times New Roman" w:hAnsi="Times New Roman" w:cs="Times New Roman"/>
            <w:color w:val="000000"/>
            <w:lang w:val="pt-BR"/>
          </w:rPr>
          <w:delText>etropolitana de Fortaleza.</w:delText>
        </w:r>
      </w:del>
      <w:commentRangeEnd w:id="240"/>
      <w:r w:rsidR="00CF7B1F">
        <w:rPr>
          <w:rStyle w:val="Refdecomentrio"/>
          <w:rFonts w:eastAsiaTheme="minorHAnsi" w:cstheme="minorBidi"/>
          <w:lang w:val="pt-BR"/>
        </w:rPr>
        <w:commentReference w:id="240"/>
      </w:r>
    </w:p>
    <w:p w14:paraId="10125C73" w14:textId="4E8A28C3" w:rsidR="00285751" w:rsidRPr="00A37576" w:rsidRDefault="00285751" w:rsidP="00285751">
      <w:pPr>
        <w:rPr>
          <w:rFonts w:ascii="Times New Roman" w:hAnsi="Times New Roman" w:cs="Times New Roman"/>
          <w:b/>
          <w:color w:val="000000"/>
          <w:sz w:val="20"/>
          <w:szCs w:val="20"/>
          <w:lang w:val="pt-BR"/>
          <w:rPrChange w:id="318" w:author="Jose Capelo Neto" w:date="2020-05-09T11:40:00Z">
            <w:rPr>
              <w:rFonts w:ascii="Times New Roman" w:hAnsi="Times New Roman" w:cs="Times New Roman"/>
              <w:b/>
              <w:color w:val="000000"/>
              <w:sz w:val="20"/>
              <w:szCs w:val="20"/>
            </w:rPr>
          </w:rPrChange>
        </w:rPr>
      </w:pPr>
      <w:r w:rsidRPr="00A37576">
        <w:rPr>
          <w:rFonts w:ascii="Times New Roman" w:hAnsi="Times New Roman" w:cs="Times New Roman"/>
          <w:b/>
          <w:color w:val="000000"/>
          <w:sz w:val="20"/>
          <w:szCs w:val="20"/>
          <w:lang w:val="pt-BR"/>
          <w:rPrChange w:id="319" w:author="Jose Capelo Neto" w:date="2020-05-09T11:40:00Z">
            <w:rPr>
              <w:rFonts w:ascii="Times New Roman" w:hAnsi="Times New Roman" w:cs="Times New Roman"/>
              <w:b/>
              <w:color w:val="000000"/>
              <w:sz w:val="20"/>
              <w:szCs w:val="20"/>
              <w:lang w:val="en-GB"/>
            </w:rPr>
          </w:rPrChange>
        </w:rPr>
        <w:t>Figur</w:t>
      </w:r>
      <w:ins w:id="320" w:author="Jose Capelo Neto" w:date="2020-05-09T11:42:00Z">
        <w:r w:rsidR="00C54D1A">
          <w:rPr>
            <w:rFonts w:ascii="Times New Roman" w:hAnsi="Times New Roman" w:cs="Times New Roman"/>
            <w:b/>
            <w:color w:val="000000"/>
            <w:sz w:val="20"/>
            <w:szCs w:val="20"/>
            <w:lang w:val="pt-BR"/>
          </w:rPr>
          <w:t>a</w:t>
        </w:r>
      </w:ins>
      <w:del w:id="321" w:author="Jose Capelo Neto" w:date="2020-05-09T11:42:00Z">
        <w:r w:rsidRPr="00A37576" w:rsidDel="00C54D1A">
          <w:rPr>
            <w:rFonts w:ascii="Times New Roman" w:hAnsi="Times New Roman" w:cs="Times New Roman"/>
            <w:b/>
            <w:color w:val="000000"/>
            <w:sz w:val="20"/>
            <w:szCs w:val="20"/>
            <w:lang w:val="pt-BR"/>
            <w:rPrChange w:id="322" w:author="Jose Capelo Neto" w:date="2020-05-09T11:40:00Z">
              <w:rPr>
                <w:rFonts w:ascii="Times New Roman" w:hAnsi="Times New Roman" w:cs="Times New Roman"/>
                <w:b/>
                <w:color w:val="000000"/>
                <w:sz w:val="20"/>
                <w:szCs w:val="20"/>
                <w:lang w:val="en-GB"/>
              </w:rPr>
            </w:rPrChange>
          </w:rPr>
          <w:delText>e</w:delText>
        </w:r>
      </w:del>
      <w:r w:rsidRPr="00A37576">
        <w:rPr>
          <w:rFonts w:ascii="Times New Roman" w:hAnsi="Times New Roman" w:cs="Times New Roman"/>
          <w:b/>
          <w:color w:val="000000"/>
          <w:sz w:val="20"/>
          <w:szCs w:val="20"/>
          <w:lang w:val="pt-BR"/>
          <w:rPrChange w:id="323" w:author="Jose Capelo Neto" w:date="2020-05-09T11:40:00Z">
            <w:rPr>
              <w:rFonts w:ascii="Times New Roman" w:hAnsi="Times New Roman" w:cs="Times New Roman"/>
              <w:b/>
              <w:color w:val="000000"/>
              <w:sz w:val="20"/>
              <w:szCs w:val="20"/>
              <w:lang w:val="en-GB"/>
            </w:rPr>
          </w:rPrChange>
        </w:rPr>
        <w:t xml:space="preserve"> </w:t>
      </w:r>
      <w:ins w:id="324" w:author="Jose Capelo Neto" w:date="2020-05-09T11:40:00Z">
        <w:r w:rsidR="00A37576" w:rsidRPr="00A37576">
          <w:rPr>
            <w:rFonts w:ascii="Times New Roman" w:hAnsi="Times New Roman" w:cs="Times New Roman"/>
            <w:b/>
            <w:color w:val="000000"/>
            <w:sz w:val="20"/>
            <w:szCs w:val="20"/>
            <w:lang w:val="pt-BR"/>
            <w:rPrChange w:id="325" w:author="Jose Capelo Neto" w:date="2020-05-09T11:40:00Z">
              <w:rPr>
                <w:rFonts w:ascii="Times New Roman" w:hAnsi="Times New Roman" w:cs="Times New Roman"/>
                <w:b/>
                <w:color w:val="000000"/>
                <w:sz w:val="20"/>
                <w:szCs w:val="20"/>
                <w:lang w:val="en-GB"/>
              </w:rPr>
            </w:rPrChange>
          </w:rPr>
          <w:t>2</w:t>
        </w:r>
      </w:ins>
      <w:del w:id="326" w:author="Jose Capelo Neto" w:date="2020-05-09T11:40:00Z">
        <w:r w:rsidRPr="00A37576" w:rsidDel="00A37576">
          <w:rPr>
            <w:rFonts w:ascii="Times New Roman" w:hAnsi="Times New Roman" w:cs="Times New Roman"/>
            <w:b/>
            <w:color w:val="000000"/>
            <w:sz w:val="20"/>
            <w:szCs w:val="20"/>
            <w:lang w:val="pt-BR"/>
            <w:rPrChange w:id="327" w:author="Jose Capelo Neto" w:date="2020-05-09T11:40:00Z">
              <w:rPr>
                <w:rFonts w:ascii="Times New Roman" w:hAnsi="Times New Roman" w:cs="Times New Roman"/>
                <w:b/>
                <w:color w:val="000000"/>
                <w:sz w:val="20"/>
                <w:szCs w:val="20"/>
                <w:lang w:val="en-GB"/>
              </w:rPr>
            </w:rPrChange>
          </w:rPr>
          <w:delText>1</w:delText>
        </w:r>
      </w:del>
      <w:r w:rsidRPr="00A37576">
        <w:rPr>
          <w:rFonts w:ascii="Times New Roman" w:hAnsi="Times New Roman" w:cs="Times New Roman"/>
          <w:b/>
          <w:color w:val="000000"/>
          <w:sz w:val="20"/>
          <w:szCs w:val="20"/>
          <w:lang w:val="pt-BR"/>
          <w:rPrChange w:id="328" w:author="Jose Capelo Neto" w:date="2020-05-09T11:40:00Z">
            <w:rPr>
              <w:rFonts w:ascii="Times New Roman" w:hAnsi="Times New Roman" w:cs="Times New Roman"/>
              <w:b/>
              <w:color w:val="000000"/>
              <w:sz w:val="20"/>
              <w:szCs w:val="20"/>
              <w:lang w:val="en-GB"/>
            </w:rPr>
          </w:rPrChange>
        </w:rPr>
        <w:t xml:space="preserve">: </w:t>
      </w:r>
      <w:del w:id="329" w:author="Jose Capelo Neto" w:date="2020-05-09T11:40:00Z">
        <w:r w:rsidRPr="00A37576" w:rsidDel="00A37576">
          <w:rPr>
            <w:rFonts w:ascii="Times New Roman" w:hAnsi="Times New Roman" w:cs="Times New Roman"/>
            <w:b/>
            <w:color w:val="000000"/>
            <w:sz w:val="20"/>
            <w:szCs w:val="20"/>
            <w:lang w:val="pt-BR"/>
            <w:rPrChange w:id="330" w:author="Jose Capelo Neto" w:date="2020-05-09T11:40:00Z">
              <w:rPr>
                <w:rFonts w:ascii="Times New Roman" w:hAnsi="Times New Roman" w:cs="Times New Roman"/>
                <w:b/>
                <w:color w:val="000000"/>
                <w:sz w:val="20"/>
                <w:szCs w:val="20"/>
              </w:rPr>
            </w:rPrChange>
          </w:rPr>
          <w:delText xml:space="preserve">2D </w:delText>
        </w:r>
      </w:del>
      <w:ins w:id="331" w:author="Jose Capelo Neto" w:date="2020-05-09T11:40:00Z">
        <w:r w:rsidR="00A37576" w:rsidRPr="00A37576">
          <w:rPr>
            <w:rFonts w:ascii="Times New Roman" w:hAnsi="Times New Roman" w:cs="Times New Roman"/>
            <w:b/>
            <w:color w:val="000000"/>
            <w:sz w:val="20"/>
            <w:szCs w:val="20"/>
            <w:lang w:val="pt-BR"/>
            <w:rPrChange w:id="332" w:author="Jose Capelo Neto" w:date="2020-05-09T11:40:00Z">
              <w:rPr>
                <w:rFonts w:ascii="Times New Roman" w:hAnsi="Times New Roman" w:cs="Times New Roman"/>
                <w:b/>
                <w:color w:val="000000"/>
                <w:sz w:val="20"/>
                <w:szCs w:val="20"/>
              </w:rPr>
            </w:rPrChange>
          </w:rPr>
          <w:t>Vista</w:t>
        </w:r>
        <w:r w:rsidR="00A37576">
          <w:rPr>
            <w:rFonts w:ascii="Times New Roman" w:hAnsi="Times New Roman" w:cs="Times New Roman"/>
            <w:b/>
            <w:color w:val="000000"/>
            <w:sz w:val="20"/>
            <w:szCs w:val="20"/>
            <w:lang w:val="pt-BR"/>
          </w:rPr>
          <w:t xml:space="preserve"> </w:t>
        </w:r>
      </w:ins>
      <w:ins w:id="333" w:author="Jose Capelo Neto" w:date="2020-05-09T11:41:00Z">
        <w:r w:rsidR="00A37576">
          <w:rPr>
            <w:rFonts w:ascii="Times New Roman" w:hAnsi="Times New Roman" w:cs="Times New Roman"/>
            <w:b/>
            <w:color w:val="000000"/>
            <w:sz w:val="20"/>
            <w:szCs w:val="20"/>
            <w:lang w:val="pt-BR"/>
          </w:rPr>
          <w:t xml:space="preserve">(A) </w:t>
        </w:r>
      </w:ins>
      <w:ins w:id="334" w:author="Jose Capelo Neto" w:date="2020-05-09T14:35:00Z">
        <w:r w:rsidR="00E93C7A" w:rsidRPr="000E4D00">
          <w:rPr>
            <w:rFonts w:ascii="Times New Roman" w:hAnsi="Times New Roman" w:cs="Times New Roman"/>
            <w:b/>
            <w:color w:val="000000"/>
            <w:sz w:val="20"/>
            <w:szCs w:val="20"/>
            <w:lang w:val="pt-BR"/>
          </w:rPr>
          <w:t xml:space="preserve">superior da </w:t>
        </w:r>
        <w:r w:rsidR="00E93C7A" w:rsidRPr="00A37576">
          <w:rPr>
            <w:rFonts w:ascii="Times New Roman" w:hAnsi="Times New Roman" w:cs="Times New Roman"/>
            <w:b/>
            <w:color w:val="000000"/>
            <w:sz w:val="20"/>
            <w:szCs w:val="20"/>
            <w:lang w:val="pt-BR"/>
          </w:rPr>
          <w:t>platafor</w:t>
        </w:r>
        <w:r w:rsidR="00E93C7A">
          <w:rPr>
            <w:rFonts w:ascii="Times New Roman" w:hAnsi="Times New Roman" w:cs="Times New Roman"/>
            <w:b/>
            <w:color w:val="000000"/>
            <w:sz w:val="20"/>
            <w:szCs w:val="20"/>
            <w:lang w:val="pt-BR"/>
          </w:rPr>
          <w:t>ma</w:t>
        </w:r>
        <w:r w:rsidR="00E93C7A" w:rsidRPr="000E4D00">
          <w:rPr>
            <w:rFonts w:ascii="Times New Roman" w:hAnsi="Times New Roman" w:cs="Times New Roman"/>
            <w:b/>
            <w:color w:val="000000"/>
            <w:sz w:val="20"/>
            <w:szCs w:val="20"/>
            <w:lang w:val="pt-BR"/>
          </w:rPr>
          <w:t xml:space="preserve"> </w:t>
        </w:r>
        <w:r w:rsidR="00E93C7A">
          <w:rPr>
            <w:rFonts w:ascii="Times New Roman" w:hAnsi="Times New Roman" w:cs="Times New Roman"/>
            <w:b/>
            <w:color w:val="000000"/>
            <w:sz w:val="20"/>
            <w:szCs w:val="20"/>
            <w:lang w:val="pt-BR"/>
          </w:rPr>
          <w:t xml:space="preserve">flutuante </w:t>
        </w:r>
      </w:ins>
      <w:ins w:id="335" w:author="Jose Capelo Neto" w:date="2020-05-09T11:40:00Z">
        <w:r w:rsidR="00A37576">
          <w:rPr>
            <w:rFonts w:ascii="Times New Roman" w:hAnsi="Times New Roman" w:cs="Times New Roman"/>
            <w:b/>
            <w:color w:val="000000"/>
            <w:sz w:val="20"/>
            <w:szCs w:val="20"/>
            <w:lang w:val="pt-BR"/>
          </w:rPr>
          <w:t>e</w:t>
        </w:r>
        <w:r w:rsidR="00A37576" w:rsidRPr="00A37576">
          <w:rPr>
            <w:rFonts w:ascii="Times New Roman" w:hAnsi="Times New Roman" w:cs="Times New Roman"/>
            <w:b/>
            <w:color w:val="000000"/>
            <w:sz w:val="20"/>
            <w:szCs w:val="20"/>
            <w:lang w:val="pt-BR"/>
            <w:rPrChange w:id="336" w:author="Jose Capelo Neto" w:date="2020-05-09T11:40:00Z">
              <w:rPr>
                <w:rFonts w:ascii="Times New Roman" w:hAnsi="Times New Roman" w:cs="Times New Roman"/>
                <w:b/>
                <w:color w:val="000000"/>
                <w:sz w:val="20"/>
                <w:szCs w:val="20"/>
              </w:rPr>
            </w:rPrChange>
          </w:rPr>
          <w:t xml:space="preserve"> </w:t>
        </w:r>
      </w:ins>
      <w:ins w:id="337" w:author="Jose Capelo Neto" w:date="2020-05-09T11:41:00Z">
        <w:r w:rsidR="00A37576">
          <w:rPr>
            <w:rFonts w:ascii="Times New Roman" w:hAnsi="Times New Roman" w:cs="Times New Roman"/>
            <w:b/>
            <w:color w:val="000000"/>
            <w:sz w:val="20"/>
            <w:szCs w:val="20"/>
            <w:lang w:val="pt-BR"/>
          </w:rPr>
          <w:t>(B)</w:t>
        </w:r>
      </w:ins>
      <w:del w:id="338" w:author="Jose Capelo Neto" w:date="2020-05-09T11:41:00Z">
        <w:r w:rsidRPr="00A37576" w:rsidDel="00A37576">
          <w:rPr>
            <w:rFonts w:ascii="Times New Roman" w:hAnsi="Times New Roman" w:cs="Times New Roman"/>
            <w:b/>
            <w:color w:val="000000"/>
            <w:sz w:val="20"/>
            <w:szCs w:val="20"/>
            <w:lang w:val="pt-BR"/>
            <w:rPrChange w:id="339" w:author="Jose Capelo Neto" w:date="2020-05-09T11:40:00Z">
              <w:rPr>
                <w:rFonts w:ascii="Times New Roman" w:hAnsi="Times New Roman" w:cs="Times New Roman"/>
                <w:b/>
                <w:color w:val="000000"/>
                <w:sz w:val="20"/>
                <w:szCs w:val="20"/>
              </w:rPr>
            </w:rPrChange>
          </w:rPr>
          <w:delText>view of experimental setup</w:delText>
        </w:r>
      </w:del>
      <w:ins w:id="340" w:author="Jose Capelo Neto" w:date="2020-05-09T14:35:00Z">
        <w:r w:rsidR="00E93C7A" w:rsidRPr="00E93C7A">
          <w:rPr>
            <w:rFonts w:ascii="Times New Roman" w:hAnsi="Times New Roman" w:cs="Times New Roman"/>
            <w:b/>
            <w:color w:val="000000"/>
            <w:sz w:val="20"/>
            <w:szCs w:val="20"/>
            <w:lang w:val="pt-BR"/>
          </w:rPr>
          <w:t xml:space="preserve"> </w:t>
        </w:r>
        <w:r w:rsidR="00E93C7A">
          <w:rPr>
            <w:rFonts w:ascii="Times New Roman" w:hAnsi="Times New Roman" w:cs="Times New Roman"/>
            <w:b/>
            <w:color w:val="000000"/>
            <w:sz w:val="20"/>
            <w:szCs w:val="20"/>
            <w:lang w:val="pt-BR"/>
          </w:rPr>
          <w:t xml:space="preserve">lateral do </w:t>
        </w:r>
        <w:proofErr w:type="spellStart"/>
        <w:r w:rsidR="00E93C7A">
          <w:rPr>
            <w:rFonts w:ascii="Times New Roman" w:hAnsi="Times New Roman" w:cs="Times New Roman"/>
            <w:b/>
            <w:color w:val="000000"/>
            <w:sz w:val="20"/>
            <w:szCs w:val="20"/>
            <w:lang w:val="pt-BR"/>
          </w:rPr>
          <w:t>mesocosmos</w:t>
        </w:r>
        <w:proofErr w:type="spellEnd"/>
        <w:r w:rsidR="00E93C7A">
          <w:rPr>
            <w:rFonts w:ascii="Times New Roman" w:hAnsi="Times New Roman" w:cs="Times New Roman"/>
            <w:b/>
            <w:color w:val="000000"/>
            <w:sz w:val="20"/>
            <w:szCs w:val="20"/>
            <w:lang w:val="pt-BR"/>
          </w:rPr>
          <w:t>.</w:t>
        </w:r>
      </w:ins>
    </w:p>
    <w:p w14:paraId="177387D4" w14:textId="5842C126" w:rsidR="008A6171" w:rsidRPr="00DA6FEE" w:rsidRDefault="00E93C7A">
      <w:pPr>
        <w:ind w:left="-709" w:right="-568"/>
        <w:jc w:val="center"/>
        <w:rPr>
          <w:rFonts w:ascii="Times New Roman" w:hAnsi="Times New Roman" w:cs="Times New Roman"/>
          <w:b/>
        </w:rPr>
        <w:pPrChange w:id="341" w:author="Jose Capelo Neto" w:date="2020-05-09T11:42:00Z">
          <w:pPr>
            <w:jc w:val="center"/>
          </w:pPr>
        </w:pPrChange>
      </w:pPr>
      <w:ins w:id="342" w:author="Jose Capelo Neto" w:date="2020-05-09T14:35:00Z">
        <w:r w:rsidRPr="00E93C7A">
          <w:rPr>
            <w:rFonts w:ascii="Times New Roman" w:hAnsi="Times New Roman" w:cs="Times New Roman"/>
            <w:noProof/>
            <w:color w:val="000000"/>
            <w:lang w:val="pt-BR" w:eastAsia="pt-BR"/>
          </w:rPr>
          <mc:AlternateContent>
            <mc:Choice Requires="wps">
              <w:drawing>
                <wp:anchor distT="0" distB="0" distL="114300" distR="114300" simplePos="0" relativeHeight="251670528" behindDoc="0" locked="0" layoutInCell="1" allowOverlap="1" wp14:anchorId="76BE75C8" wp14:editId="7652853D">
                  <wp:simplePos x="0" y="0"/>
                  <wp:positionH relativeFrom="column">
                    <wp:posOffset>-165735</wp:posOffset>
                  </wp:positionH>
                  <wp:positionV relativeFrom="paragraph">
                    <wp:posOffset>30480</wp:posOffset>
                  </wp:positionV>
                  <wp:extent cx="342900" cy="27749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7495"/>
                          </a:xfrm>
                          <a:prstGeom prst="rect">
                            <a:avLst/>
                          </a:prstGeom>
                          <a:noFill/>
                          <a:ln w="9525">
                            <a:noFill/>
                            <a:miter lim="800000"/>
                            <a:headEnd/>
                            <a:tailEnd/>
                          </a:ln>
                        </wps:spPr>
                        <wps:txbx>
                          <w:txbxContent>
                            <w:p w14:paraId="45387AFF" w14:textId="745F56A4" w:rsidR="00E21651" w:rsidRPr="00E93C7A" w:rsidRDefault="00E21651">
                              <w:pPr>
                                <w:rPr>
                                  <w:lang w:val="pt-BR"/>
                                  <w:rPrChange w:id="343" w:author="Jose Capelo Neto" w:date="2020-05-09T14:35:00Z">
                                    <w:rPr/>
                                  </w:rPrChange>
                                </w:rPr>
                              </w:pPr>
                              <w:ins w:id="344" w:author="Jose Capelo Neto" w:date="2020-05-09T14:35:00Z">
                                <w:r>
                                  <w:rPr>
                                    <w:lang w:val="pt-BR"/>
                                  </w:rPr>
                                  <w:t>A</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BE75C8" id="_x0000_t202" coordsize="21600,21600" o:spt="202" path="m,l,21600r21600,l21600,xe">
                  <v:stroke joinstyle="miter"/>
                  <v:path gradientshapeok="t" o:connecttype="rect"/>
                </v:shapetype>
                <v:shape id="Caixa de Texto 2" o:spid="_x0000_s1026" type="#_x0000_t202" style="position:absolute;left:0;text-align:left;margin-left:-13.05pt;margin-top:2.4pt;width:27pt;height:2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" filled="f" stroked="f">
                  <v:textbox>
                    <w:txbxContent>
                      <w:p w14:paraId="45387AFF" w14:textId="745F56A4" w:rsidR="00E21651" w:rsidRPr="00E93C7A" w:rsidRDefault="00E21651">
                        <w:pPr>
                          <w:rPr>
                            <w:lang w:val="pt-BR"/>
                            <w:rPrChange w:id="345" w:author="Jose Capelo Neto" w:date="2020-05-09T14:35:00Z">
                              <w:rPr/>
                            </w:rPrChange>
                          </w:rPr>
                        </w:pPr>
                        <w:ins w:id="346" w:author="Jose Capelo Neto" w:date="2020-05-09T14:35:00Z">
                          <w:r>
                            <w:rPr>
                              <w:lang w:val="pt-BR"/>
                            </w:rPr>
                            <w:t>A</w:t>
                          </w:r>
                        </w:ins>
                      </w:p>
                    </w:txbxContent>
                  </v:textbox>
                </v:shape>
              </w:pict>
            </mc:Fallback>
          </mc:AlternateContent>
        </w:r>
      </w:ins>
      <w:ins w:id="347" w:author="Jose Capelo Neto" w:date="2020-05-09T14:36:00Z">
        <w:r w:rsidRPr="00E93C7A">
          <w:rPr>
            <w:rFonts w:ascii="Times New Roman" w:hAnsi="Times New Roman" w:cs="Times New Roman"/>
            <w:noProof/>
            <w:color w:val="000000"/>
            <w:lang w:val="pt-BR" w:eastAsia="pt-BR"/>
          </w:rPr>
          <mc:AlternateContent>
            <mc:Choice Requires="wps">
              <w:drawing>
                <wp:anchor distT="0" distB="0" distL="114300" distR="114300" simplePos="0" relativeHeight="251672576" behindDoc="0" locked="0" layoutInCell="1" allowOverlap="1" wp14:anchorId="02C5BA8E" wp14:editId="15F1A041">
                  <wp:simplePos x="0" y="0"/>
                  <wp:positionH relativeFrom="column">
                    <wp:posOffset>3225709</wp:posOffset>
                  </wp:positionH>
                  <wp:positionV relativeFrom="paragraph">
                    <wp:posOffset>8981</wp:posOffset>
                  </wp:positionV>
                  <wp:extent cx="342900" cy="277586"/>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7586"/>
                          </a:xfrm>
                          <a:prstGeom prst="rect">
                            <a:avLst/>
                          </a:prstGeom>
                          <a:noFill/>
                          <a:ln w="9525">
                            <a:noFill/>
                            <a:miter lim="800000"/>
                            <a:headEnd/>
                            <a:tailEnd/>
                          </a:ln>
                        </wps:spPr>
                        <wps:txbx>
                          <w:txbxContent>
                            <w:p w14:paraId="5BDF7054" w14:textId="4802D825" w:rsidR="00E21651" w:rsidRPr="00E93C7A" w:rsidRDefault="00E21651" w:rsidP="00E93C7A">
                              <w:pPr>
                                <w:rPr>
                                  <w:lang w:val="pt-BR"/>
                                  <w:rPrChange w:id="348" w:author="Jose Capelo Neto" w:date="2020-05-09T14:35:00Z">
                                    <w:rPr/>
                                  </w:rPrChange>
                                </w:rPr>
                              </w:pPr>
                              <w:ins w:id="349" w:author="Jose Capelo Neto" w:date="2020-05-09T14:36:00Z">
                                <w:r>
                                  <w:rPr>
                                    <w:lang w:val="pt-BR"/>
                                  </w:rPr>
                                  <w:t>B</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5BA8E" id="_x0000_s1027" type="#_x0000_t202" style="position:absolute;left:0;text-align:left;margin-left:254pt;margin-top:.7pt;width:27pt;height:2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" filled="f" stroked="f">
                  <v:textbox>
                    <w:txbxContent>
                      <w:p w14:paraId="5BDF7054" w14:textId="4802D825" w:rsidR="00E21651" w:rsidRPr="00E93C7A" w:rsidRDefault="00E21651" w:rsidP="00E93C7A">
                        <w:pPr>
                          <w:rPr>
                            <w:lang w:val="pt-BR"/>
                            <w:rPrChange w:id="350" w:author="Jose Capelo Neto" w:date="2020-05-09T14:35:00Z">
                              <w:rPr/>
                            </w:rPrChange>
                          </w:rPr>
                        </w:pPr>
                        <w:ins w:id="351" w:author="Jose Capelo Neto" w:date="2020-05-09T14:36:00Z">
                          <w:r>
                            <w:rPr>
                              <w:lang w:val="pt-BR"/>
                            </w:rPr>
                            <w:t>B</w:t>
                          </w:r>
                        </w:ins>
                      </w:p>
                    </w:txbxContent>
                  </v:textbox>
                </v:shape>
              </w:pict>
            </mc:Fallback>
          </mc:AlternateContent>
        </w:r>
      </w:ins>
      <w:r w:rsidR="00C5233B" w:rsidRPr="00DA6FEE">
        <w:rPr>
          <w:rFonts w:ascii="Times New Roman" w:hAnsi="Times New Roman" w:cs="Times New Roman"/>
          <w:b/>
          <w:noProof/>
          <w:lang w:val="pt-BR" w:eastAsia="pt-BR"/>
        </w:rPr>
        <w:drawing>
          <wp:inline distT="0" distB="0" distL="0" distR="0" wp14:anchorId="6A5136CF" wp14:editId="1D180952">
            <wp:extent cx="3390900" cy="2255587"/>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4872" b="1918"/>
                    <a:stretch/>
                  </pic:blipFill>
                  <pic:spPr bwMode="auto">
                    <a:xfrm>
                      <a:off x="0" y="0"/>
                      <a:ext cx="3413726" cy="2270771"/>
                    </a:xfrm>
                    <a:prstGeom prst="rect">
                      <a:avLst/>
                    </a:prstGeom>
                    <a:noFill/>
                    <a:ln>
                      <a:noFill/>
                    </a:ln>
                    <a:extLst>
                      <a:ext uri="{53640926-AAD7-44D8-BBD7-CCE9431645EC}">
                        <a14:shadowObscured xmlns:a14="http://schemas.microsoft.com/office/drawing/2010/main"/>
                      </a:ext>
                    </a:extLst>
                  </pic:spPr>
                </pic:pic>
              </a:graphicData>
            </a:graphic>
          </wp:inline>
        </w:drawing>
      </w:r>
      <w:moveToRangeStart w:id="352" w:author="Jose Capelo Neto" w:date="2020-05-09T11:40:00Z" w:name="move39916830"/>
      <w:moveTo w:id="353" w:author="Jose Capelo Neto" w:date="2020-05-09T11:40:00Z">
        <w:r w:rsidR="00A37576">
          <w:rPr>
            <w:noProof/>
            <w:lang w:val="pt-BR" w:eastAsia="pt-BR"/>
          </w:rPr>
          <w:drawing>
            <wp:inline distT="0" distB="0" distL="0" distR="0" wp14:anchorId="416B01E0" wp14:editId="7F77FC08">
              <wp:extent cx="2253343" cy="2258784"/>
              <wp:effectExtent l="0" t="0" r="0" b="8255"/>
              <wp:docPr id="5" name="Imagem 5" descr="C:\Users\Samylla\Downloads\WhatsApp Image 2020-04-09 at 11.55.47.jpeg"/>
              <wp:cNvGraphicFramePr/>
              <a:graphic xmlns:a="http://schemas.openxmlformats.org/drawingml/2006/main">
                <a:graphicData uri="http://schemas.openxmlformats.org/drawingml/2006/picture">
                  <pic:pic xmlns:pic="http://schemas.openxmlformats.org/drawingml/2006/picture">
                    <pic:nvPicPr>
                      <pic:cNvPr id="3" name="Imagem 3" descr="C:\Users\Samylla\Downloads\WhatsApp Image 2020-04-09 at 11.55.47.jpe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989" cy="2260434"/>
                      </a:xfrm>
                      <a:prstGeom prst="rect">
                        <a:avLst/>
                      </a:prstGeom>
                      <a:noFill/>
                      <a:ln>
                        <a:noFill/>
                      </a:ln>
                    </pic:spPr>
                  </pic:pic>
                </a:graphicData>
              </a:graphic>
            </wp:inline>
          </w:drawing>
        </w:r>
      </w:moveTo>
      <w:moveToRangeEnd w:id="352"/>
    </w:p>
    <w:p w14:paraId="16545FE5" w14:textId="37329851" w:rsidR="004A49F3" w:rsidDel="00691479" w:rsidRDefault="00681FDC" w:rsidP="00B551E4">
      <w:pPr>
        <w:rPr>
          <w:del w:id="354" w:author="Jose Capelo Neto" w:date="2020-05-09T14:42:00Z"/>
          <w:rFonts w:ascii="Times New Roman" w:hAnsi="Times New Roman" w:cs="Times New Roman"/>
          <w:color w:val="000000"/>
          <w:lang w:val="pt-BR"/>
        </w:rPr>
      </w:pPr>
      <w:r w:rsidRPr="00DA6FEE">
        <w:rPr>
          <w:rFonts w:ascii="Times New Roman" w:hAnsi="Times New Roman" w:cs="Times New Roman"/>
          <w:color w:val="000000"/>
          <w:lang w:val="pt-BR"/>
        </w:rPr>
        <w:t xml:space="preserve">Os </w:t>
      </w:r>
      <w:ins w:id="355" w:author="Jose Capelo Neto" w:date="2020-05-09T14:39:00Z">
        <w:r w:rsidR="00E93C7A">
          <w:rPr>
            <w:rFonts w:ascii="Times New Roman" w:hAnsi="Times New Roman" w:cs="Times New Roman"/>
            <w:color w:val="000000"/>
            <w:lang w:val="pt-BR"/>
          </w:rPr>
          <w:t xml:space="preserve">seis </w:t>
        </w:r>
      </w:ins>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foram preenchidos com água </w:t>
      </w:r>
      <w:r w:rsidRPr="004A49F3">
        <w:rPr>
          <w:rFonts w:ascii="Times New Roman" w:hAnsi="Times New Roman" w:cs="Times New Roman"/>
          <w:i/>
          <w:color w:val="000000"/>
          <w:lang w:val="pt-BR"/>
        </w:rPr>
        <w:t>in natura</w:t>
      </w:r>
      <w:r w:rsidRPr="00DA6FEE">
        <w:rPr>
          <w:rFonts w:ascii="Times New Roman" w:hAnsi="Times New Roman" w:cs="Times New Roman"/>
          <w:color w:val="000000"/>
          <w:lang w:val="pt-BR"/>
        </w:rPr>
        <w:t xml:space="preserve"> do reservatório num curto espaço de tempo de forma a conterem</w:t>
      </w:r>
      <w:ins w:id="356" w:author="Jose Capelo Neto" w:date="2020-05-09T14:54:00Z">
        <w:r w:rsidR="00C15719">
          <w:rPr>
            <w:rFonts w:ascii="Times New Roman" w:hAnsi="Times New Roman" w:cs="Times New Roman"/>
            <w:color w:val="000000"/>
            <w:lang w:val="pt-BR"/>
          </w:rPr>
          <w:t xml:space="preserve"> </w:t>
        </w:r>
      </w:ins>
      <w:del w:id="357" w:author="Jose Capelo Neto" w:date="2020-05-09T14:54:00Z">
        <w:r w:rsidRPr="00DA6FEE" w:rsidDel="00C15719">
          <w:rPr>
            <w:rFonts w:ascii="Times New Roman" w:hAnsi="Times New Roman" w:cs="Times New Roman"/>
            <w:color w:val="000000"/>
            <w:lang w:val="pt-BR"/>
          </w:rPr>
          <w:delText xml:space="preserve"> no tempo zero (T</w:delText>
        </w:r>
        <w:r w:rsidRPr="00E93C7A" w:rsidDel="00C15719">
          <w:rPr>
            <w:rFonts w:ascii="Times New Roman" w:hAnsi="Times New Roman" w:cs="Times New Roman"/>
            <w:color w:val="000000"/>
            <w:vertAlign w:val="subscript"/>
            <w:lang w:val="pt-BR"/>
            <w:rPrChange w:id="358" w:author="Jose Capelo Neto" w:date="2020-05-09T14:40:00Z">
              <w:rPr>
                <w:rFonts w:ascii="Times New Roman" w:hAnsi="Times New Roman" w:cs="Times New Roman"/>
                <w:color w:val="000000"/>
                <w:lang w:val="pt-BR"/>
              </w:rPr>
            </w:rPrChange>
          </w:rPr>
          <w:delText>0</w:delText>
        </w:r>
        <w:r w:rsidRPr="00DA6FEE" w:rsidDel="00C15719">
          <w:rPr>
            <w:rFonts w:ascii="Times New Roman" w:hAnsi="Times New Roman" w:cs="Times New Roman"/>
            <w:color w:val="000000"/>
            <w:lang w:val="pt-BR"/>
          </w:rPr>
          <w:delText xml:space="preserve">) </w:delText>
        </w:r>
      </w:del>
      <w:r w:rsidRPr="00DA6FEE">
        <w:rPr>
          <w:rFonts w:ascii="Times New Roman" w:hAnsi="Times New Roman" w:cs="Times New Roman"/>
          <w:color w:val="000000"/>
          <w:lang w:val="pt-BR"/>
        </w:rPr>
        <w:t xml:space="preserve">água com as mesmas características. O procedimento experimental ocorreu em triplicata. Três </w:t>
      </w:r>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w:t>
      </w:r>
      <w:del w:id="359" w:author="Jose Capelo Neto" w:date="2020-05-09T14:41:00Z">
        <w:r w:rsidRPr="00DA6FEE" w:rsidDel="00E93C7A">
          <w:rPr>
            <w:rFonts w:ascii="Times New Roman" w:hAnsi="Times New Roman" w:cs="Times New Roman"/>
            <w:color w:val="000000"/>
            <w:lang w:val="pt-BR"/>
          </w:rPr>
          <w:delText xml:space="preserve">não </w:delText>
        </w:r>
      </w:del>
      <w:r w:rsidRPr="00DA6FEE">
        <w:rPr>
          <w:rFonts w:ascii="Times New Roman" w:hAnsi="Times New Roman" w:cs="Times New Roman"/>
          <w:color w:val="000000"/>
          <w:lang w:val="pt-BR"/>
        </w:rPr>
        <w:t xml:space="preserve">receberam </w:t>
      </w:r>
      <w:ins w:id="360" w:author="Jose Capelo Neto" w:date="2020-05-09T14:41:00Z">
        <w:r w:rsidR="00E93C7A">
          <w:rPr>
            <w:rFonts w:ascii="Times New Roman" w:hAnsi="Times New Roman" w:cs="Times New Roman"/>
            <w:color w:val="000000"/>
            <w:lang w:val="pt-BR"/>
          </w:rPr>
          <w:t>três</w:t>
        </w:r>
      </w:ins>
      <w:del w:id="361" w:author="Jose Capelo Neto" w:date="2020-05-09T14:41:00Z">
        <w:r w:rsidRPr="00DA6FEE" w:rsidDel="00E93C7A">
          <w:rPr>
            <w:rFonts w:ascii="Times New Roman" w:hAnsi="Times New Roman" w:cs="Times New Roman"/>
            <w:color w:val="000000"/>
            <w:lang w:val="pt-BR"/>
          </w:rPr>
          <w:delText>os</w:delText>
        </w:r>
      </w:del>
      <w:r w:rsidRPr="00DA6FEE">
        <w:rPr>
          <w:rFonts w:ascii="Times New Roman" w:hAnsi="Times New Roman" w:cs="Times New Roman"/>
          <w:color w:val="000000"/>
          <w:lang w:val="pt-BR"/>
        </w:rPr>
        <w:t xml:space="preserve"> reatores de fotocatálise</w:t>
      </w:r>
      <w:ins w:id="362" w:author="Jose Capelo Neto" w:date="2020-05-09T14:44:00Z">
        <w:r w:rsidR="00B551E4">
          <w:rPr>
            <w:rFonts w:ascii="Times New Roman" w:hAnsi="Times New Roman" w:cs="Times New Roman"/>
            <w:color w:val="000000"/>
            <w:lang w:val="pt-BR"/>
          </w:rPr>
          <w:t xml:space="preserve"> </w:t>
        </w:r>
      </w:ins>
      <w:ins w:id="363" w:author="Jose Capelo Neto" w:date="2020-05-09T14:43:00Z">
        <w:r w:rsidR="00B551E4">
          <w:rPr>
            <w:rFonts w:ascii="Times New Roman" w:hAnsi="Times New Roman" w:cs="Times New Roman"/>
            <w:color w:val="000000"/>
            <w:lang w:val="pt-BR"/>
          </w:rPr>
          <w:t>(Figur</w:t>
        </w:r>
      </w:ins>
      <w:ins w:id="364" w:author="Jose Capelo Neto" w:date="2020-05-09T14:44:00Z">
        <w:r w:rsidR="00B551E4">
          <w:rPr>
            <w:rFonts w:ascii="Times New Roman" w:hAnsi="Times New Roman" w:cs="Times New Roman"/>
            <w:color w:val="000000"/>
            <w:lang w:val="pt-BR"/>
          </w:rPr>
          <w:t>a</w:t>
        </w:r>
      </w:ins>
      <w:ins w:id="365" w:author="Jose Capelo Neto" w:date="2020-05-09T14:43:00Z">
        <w:r w:rsidR="00B551E4" w:rsidRPr="00DA6FEE">
          <w:rPr>
            <w:rFonts w:ascii="Times New Roman" w:hAnsi="Times New Roman" w:cs="Times New Roman"/>
            <w:color w:val="000000"/>
            <w:lang w:val="pt-BR"/>
          </w:rPr>
          <w:t xml:space="preserve"> </w:t>
        </w:r>
      </w:ins>
      <w:ins w:id="366" w:author="Jose Capelo Neto" w:date="2020-05-09T14:44:00Z">
        <w:r w:rsidR="00B551E4">
          <w:rPr>
            <w:rFonts w:ascii="Times New Roman" w:hAnsi="Times New Roman" w:cs="Times New Roman"/>
            <w:color w:val="000000"/>
            <w:lang w:val="pt-BR"/>
          </w:rPr>
          <w:t>3</w:t>
        </w:r>
      </w:ins>
      <w:ins w:id="367" w:author="Jose Capelo Neto" w:date="2020-05-09T14:43:00Z">
        <w:r w:rsidR="00B551E4" w:rsidRPr="00DA6FEE">
          <w:rPr>
            <w:rFonts w:ascii="Times New Roman" w:hAnsi="Times New Roman" w:cs="Times New Roman"/>
            <w:color w:val="000000"/>
            <w:lang w:val="pt-BR"/>
          </w:rPr>
          <w:t>)</w:t>
        </w:r>
      </w:ins>
      <w:ins w:id="368" w:author="Jose Capelo Neto" w:date="2020-05-09T14:44:00Z">
        <w:r w:rsidR="00B551E4">
          <w:rPr>
            <w:rFonts w:ascii="Times New Roman" w:hAnsi="Times New Roman" w:cs="Times New Roman"/>
            <w:color w:val="000000"/>
            <w:lang w:val="pt-BR"/>
          </w:rPr>
          <w:t xml:space="preserve"> </w:t>
        </w:r>
      </w:ins>
      <w:ins w:id="369" w:author="Jose Capelo Neto" w:date="2020-05-09T14:41:00Z">
        <w:r w:rsidR="00E93C7A">
          <w:rPr>
            <w:rFonts w:ascii="Times New Roman" w:hAnsi="Times New Roman" w:cs="Times New Roman"/>
            <w:color w:val="000000"/>
            <w:lang w:val="pt-BR"/>
          </w:rPr>
          <w:t>cada</w:t>
        </w:r>
      </w:ins>
      <w:r w:rsidRPr="00DA6FEE">
        <w:rPr>
          <w:rFonts w:ascii="Times New Roman" w:hAnsi="Times New Roman" w:cs="Times New Roman"/>
          <w:color w:val="000000"/>
          <w:lang w:val="pt-BR"/>
        </w:rPr>
        <w:t xml:space="preserve">, </w:t>
      </w:r>
      <w:ins w:id="370" w:author="Jose Capelo Neto" w:date="2020-05-09T14:45:00Z">
        <w:r w:rsidR="00B551E4" w:rsidRPr="00DA6FEE">
          <w:rPr>
            <w:rFonts w:ascii="Times New Roman" w:hAnsi="Times New Roman" w:cs="Times New Roman"/>
            <w:color w:val="000000"/>
            <w:lang w:val="pt-BR"/>
          </w:rPr>
          <w:t xml:space="preserve">denominados </w:t>
        </w:r>
        <w:proofErr w:type="spellStart"/>
        <w:r w:rsidR="00B551E4" w:rsidRPr="00DA6FEE">
          <w:rPr>
            <w:rFonts w:ascii="Times New Roman" w:hAnsi="Times New Roman" w:cs="Times New Roman"/>
            <w:color w:val="000000"/>
            <w:lang w:val="pt-BR"/>
          </w:rPr>
          <w:t>mesocosmos</w:t>
        </w:r>
        <w:proofErr w:type="spellEnd"/>
        <w:r w:rsidR="00B551E4" w:rsidRPr="00DA6FEE">
          <w:rPr>
            <w:rFonts w:ascii="Times New Roman" w:hAnsi="Times New Roman" w:cs="Times New Roman"/>
            <w:color w:val="000000"/>
            <w:lang w:val="pt-BR"/>
          </w:rPr>
          <w:t xml:space="preserve"> tratamento</w:t>
        </w:r>
        <w:r w:rsidR="00B551E4">
          <w:rPr>
            <w:rFonts w:ascii="Times New Roman" w:hAnsi="Times New Roman" w:cs="Times New Roman"/>
            <w:color w:val="000000"/>
            <w:lang w:val="pt-BR"/>
          </w:rPr>
          <w:t>,</w:t>
        </w:r>
        <w:r w:rsidR="00B551E4" w:rsidRPr="00DA6FEE" w:rsidDel="00B551E4">
          <w:rPr>
            <w:rFonts w:ascii="Times New Roman" w:hAnsi="Times New Roman" w:cs="Times New Roman"/>
            <w:color w:val="000000"/>
            <w:lang w:val="pt-BR"/>
          </w:rPr>
          <w:t xml:space="preserve"> </w:t>
        </w:r>
      </w:ins>
      <w:del w:id="371" w:author="Jose Capelo Neto" w:date="2020-05-09T14:44:00Z">
        <w:r w:rsidRPr="00DA6FEE" w:rsidDel="00B551E4">
          <w:rPr>
            <w:rFonts w:ascii="Times New Roman" w:hAnsi="Times New Roman" w:cs="Times New Roman"/>
            <w:color w:val="000000"/>
            <w:lang w:val="pt-BR"/>
          </w:rPr>
          <w:delText xml:space="preserve">denominados controle, </w:delText>
        </w:r>
      </w:del>
      <w:r w:rsidRPr="00DA6FEE">
        <w:rPr>
          <w:rFonts w:ascii="Times New Roman" w:hAnsi="Times New Roman" w:cs="Times New Roman"/>
          <w:color w:val="000000"/>
          <w:lang w:val="pt-BR"/>
        </w:rPr>
        <w:t xml:space="preserve">e três deles receberam a </w:t>
      </w:r>
      <w:del w:id="372" w:author="Jose Capelo Neto" w:date="2020-05-09T14:44:00Z">
        <w:r w:rsidRPr="00DA6FEE" w:rsidDel="00B551E4">
          <w:rPr>
            <w:rFonts w:ascii="Times New Roman" w:hAnsi="Times New Roman" w:cs="Times New Roman"/>
            <w:color w:val="000000"/>
            <w:lang w:val="pt-BR"/>
          </w:rPr>
          <w:delText>instalação de três</w:delText>
        </w:r>
      </w:del>
      <w:ins w:id="373" w:author="Jose Capelo Neto" w:date="2020-05-09T14:44:00Z">
        <w:r w:rsidR="00B551E4">
          <w:rPr>
            <w:rFonts w:ascii="Times New Roman" w:hAnsi="Times New Roman" w:cs="Times New Roman"/>
            <w:color w:val="000000"/>
            <w:lang w:val="pt-BR"/>
          </w:rPr>
          <w:t>não</w:t>
        </w:r>
      </w:ins>
      <w:r w:rsidRPr="00DA6FEE">
        <w:rPr>
          <w:rFonts w:ascii="Times New Roman" w:hAnsi="Times New Roman" w:cs="Times New Roman"/>
          <w:color w:val="000000"/>
          <w:lang w:val="pt-BR"/>
        </w:rPr>
        <w:t xml:space="preserve"> reatores</w:t>
      </w:r>
      <w:ins w:id="374" w:author="Jose Capelo Neto" w:date="2020-05-09T14:45:00Z">
        <w:r w:rsidR="00B551E4">
          <w:rPr>
            <w:rFonts w:ascii="Times New Roman" w:hAnsi="Times New Roman" w:cs="Times New Roman"/>
            <w:color w:val="000000"/>
            <w:lang w:val="pt-BR"/>
          </w:rPr>
          <w:t>,</w:t>
        </w:r>
      </w:ins>
      <w:r w:rsidRPr="00DA6FEE">
        <w:rPr>
          <w:rFonts w:ascii="Times New Roman" w:hAnsi="Times New Roman" w:cs="Times New Roman"/>
          <w:color w:val="000000"/>
          <w:lang w:val="pt-BR"/>
        </w:rPr>
        <w:t xml:space="preserve"> </w:t>
      </w:r>
      <w:ins w:id="375" w:author="Jose Capelo Neto" w:date="2020-05-09T14:44:00Z">
        <w:r w:rsidR="00B551E4">
          <w:rPr>
            <w:rFonts w:ascii="Times New Roman" w:hAnsi="Times New Roman" w:cs="Times New Roman"/>
            <w:color w:val="000000"/>
            <w:lang w:val="pt-BR"/>
          </w:rPr>
          <w:t>denominados controle</w:t>
        </w:r>
      </w:ins>
      <w:del w:id="376" w:author="Jose Capelo Neto" w:date="2020-05-09T14:44:00Z">
        <w:r w:rsidRPr="00DA6FEE" w:rsidDel="00B551E4">
          <w:rPr>
            <w:rFonts w:ascii="Times New Roman" w:hAnsi="Times New Roman" w:cs="Times New Roman"/>
            <w:color w:val="000000"/>
            <w:lang w:val="pt-BR"/>
          </w:rPr>
          <w:delText>(PODs)</w:delText>
        </w:r>
      </w:del>
      <w:del w:id="377" w:author="Jose Capelo Neto" w:date="2020-05-09T14:45:00Z">
        <w:r w:rsidRPr="00DA6FEE" w:rsidDel="00B551E4">
          <w:rPr>
            <w:rFonts w:ascii="Times New Roman" w:hAnsi="Times New Roman" w:cs="Times New Roman"/>
            <w:color w:val="000000"/>
            <w:lang w:val="pt-BR"/>
          </w:rPr>
          <w:delText>, denominados mesocosmos tratamento</w:delText>
        </w:r>
      </w:del>
      <w:del w:id="378" w:author="Jose Capelo Neto" w:date="2020-05-09T14:43:00Z">
        <w:r w:rsidRPr="00DA6FEE" w:rsidDel="00B551E4">
          <w:rPr>
            <w:rFonts w:ascii="Times New Roman" w:hAnsi="Times New Roman" w:cs="Times New Roman"/>
            <w:color w:val="000000"/>
            <w:lang w:val="pt-BR"/>
          </w:rPr>
          <w:delText xml:space="preserve"> (Figure </w:delText>
        </w:r>
        <w:r w:rsidR="005817B2" w:rsidDel="00B551E4">
          <w:rPr>
            <w:rFonts w:ascii="Times New Roman" w:hAnsi="Times New Roman" w:cs="Times New Roman"/>
            <w:color w:val="000000"/>
            <w:lang w:val="pt-BR"/>
          </w:rPr>
          <w:delText>1 e 2</w:delText>
        </w:r>
        <w:r w:rsidRPr="00DA6FEE" w:rsidDel="00B551E4">
          <w:rPr>
            <w:rFonts w:ascii="Times New Roman" w:hAnsi="Times New Roman" w:cs="Times New Roman"/>
            <w:color w:val="000000"/>
            <w:lang w:val="pt-BR"/>
          </w:rPr>
          <w:delText>)</w:delText>
        </w:r>
      </w:del>
      <w:r w:rsidRPr="00DA6FEE">
        <w:rPr>
          <w:rFonts w:ascii="Times New Roman" w:hAnsi="Times New Roman" w:cs="Times New Roman"/>
          <w:color w:val="000000"/>
          <w:lang w:val="pt-BR"/>
        </w:rPr>
        <w:t xml:space="preserve">. </w:t>
      </w:r>
      <w:ins w:id="379" w:author="Jose Capelo Neto" w:date="2020-05-09T14:55:00Z">
        <w:r w:rsidR="00C15719">
          <w:rPr>
            <w:rFonts w:ascii="Times New Roman" w:hAnsi="Times New Roman" w:cs="Times New Roman"/>
            <w:color w:val="000000"/>
            <w:lang w:val="pt-BR"/>
          </w:rPr>
          <w:t xml:space="preserve">Os reatores eram </w:t>
        </w:r>
      </w:ins>
      <w:ins w:id="380" w:author="Jose Capelo Neto" w:date="2020-05-09T14:58:00Z">
        <w:r w:rsidR="00C15719">
          <w:rPr>
            <w:rFonts w:ascii="Times New Roman" w:hAnsi="Times New Roman" w:cs="Times New Roman"/>
            <w:color w:val="000000"/>
            <w:lang w:val="pt-BR"/>
          </w:rPr>
          <w:t>formados</w:t>
        </w:r>
      </w:ins>
      <w:ins w:id="381" w:author="Jose Capelo Neto" w:date="2020-05-09T14:55:00Z">
        <w:r w:rsidR="00C15719">
          <w:rPr>
            <w:rFonts w:ascii="Times New Roman" w:hAnsi="Times New Roman" w:cs="Times New Roman"/>
            <w:color w:val="000000"/>
            <w:lang w:val="pt-BR"/>
          </w:rPr>
          <w:t xml:space="preserve"> por cilindros de tela de aço inox</w:t>
        </w:r>
      </w:ins>
      <w:ins w:id="382" w:author="Jose Capelo Neto" w:date="2020-05-09T14:57:00Z">
        <w:r w:rsidR="00C15719">
          <w:rPr>
            <w:rFonts w:ascii="Times New Roman" w:hAnsi="Times New Roman" w:cs="Times New Roman"/>
            <w:color w:val="000000"/>
            <w:lang w:val="pt-BR"/>
          </w:rPr>
          <w:t xml:space="preserve"> de um metro de comprimento e </w:t>
        </w:r>
      </w:ins>
      <w:ins w:id="383" w:author="Jose Capelo Neto" w:date="2020-05-09T14:58:00Z">
        <w:r w:rsidR="00C15719" w:rsidRPr="00C15719">
          <w:rPr>
            <w:rFonts w:ascii="Times New Roman" w:hAnsi="Times New Roman" w:cs="Times New Roman"/>
            <w:color w:val="FF0000"/>
            <w:lang w:val="pt-BR"/>
            <w:rPrChange w:id="384" w:author="Jose Capelo Neto" w:date="2020-05-09T14:58:00Z">
              <w:rPr>
                <w:rFonts w:ascii="Times New Roman" w:hAnsi="Times New Roman" w:cs="Times New Roman"/>
                <w:color w:val="000000"/>
                <w:lang w:val="pt-BR"/>
              </w:rPr>
            </w:rPrChange>
          </w:rPr>
          <w:t>XX</w:t>
        </w:r>
        <w:r w:rsidR="00C15719">
          <w:rPr>
            <w:rFonts w:ascii="Times New Roman" w:hAnsi="Times New Roman" w:cs="Times New Roman"/>
            <w:color w:val="000000"/>
            <w:lang w:val="pt-BR"/>
          </w:rPr>
          <w:t xml:space="preserve"> cm de diâmetro</w:t>
        </w:r>
      </w:ins>
      <w:ins w:id="385" w:author="Jose Capelo Neto" w:date="2020-05-09T14:55:00Z">
        <w:r w:rsidR="00C15719">
          <w:rPr>
            <w:rFonts w:ascii="Times New Roman" w:hAnsi="Times New Roman" w:cs="Times New Roman"/>
            <w:color w:val="000000"/>
            <w:lang w:val="pt-BR"/>
          </w:rPr>
          <w:t xml:space="preserve"> co</w:t>
        </w:r>
      </w:ins>
      <w:ins w:id="386" w:author="Jose Capelo Neto" w:date="2020-05-09T14:56:00Z">
        <w:r w:rsidR="00C15719">
          <w:rPr>
            <w:rFonts w:ascii="Times New Roman" w:hAnsi="Times New Roman" w:cs="Times New Roman"/>
            <w:color w:val="000000"/>
            <w:lang w:val="pt-BR"/>
          </w:rPr>
          <w:t>n</w:t>
        </w:r>
      </w:ins>
      <w:ins w:id="387" w:author="Jose Capelo Neto" w:date="2020-05-09T14:55:00Z">
        <w:r w:rsidR="00C15719">
          <w:rPr>
            <w:rFonts w:ascii="Times New Roman" w:hAnsi="Times New Roman" w:cs="Times New Roman"/>
            <w:color w:val="000000"/>
            <w:lang w:val="pt-BR"/>
          </w:rPr>
          <w:t>tendo as e</w:t>
        </w:r>
      </w:ins>
      <w:ins w:id="388" w:author="Jose Capelo Neto" w:date="2020-05-09T14:56:00Z">
        <w:r w:rsidR="00C15719">
          <w:rPr>
            <w:rFonts w:ascii="Times New Roman" w:hAnsi="Times New Roman" w:cs="Times New Roman"/>
            <w:color w:val="000000"/>
            <w:lang w:val="pt-BR"/>
          </w:rPr>
          <w:t xml:space="preserve">sferas revestidas com dióxido de </w:t>
        </w:r>
      </w:ins>
      <w:ins w:id="389" w:author="Jose Capelo Neto" w:date="2020-05-09T14:57:00Z">
        <w:r w:rsidR="00C15719">
          <w:rPr>
            <w:rFonts w:ascii="Times New Roman" w:hAnsi="Times New Roman" w:cs="Times New Roman"/>
            <w:color w:val="000000"/>
            <w:lang w:val="pt-BR"/>
          </w:rPr>
          <w:t xml:space="preserve">titânio e tiras </w:t>
        </w:r>
        <w:r w:rsidR="00C15719" w:rsidRPr="00DA6FEE">
          <w:rPr>
            <w:rFonts w:ascii="Times New Roman" w:hAnsi="Times New Roman" w:cs="Times New Roman"/>
            <w:color w:val="000000"/>
            <w:lang w:val="pt-BR"/>
          </w:rPr>
          <w:t xml:space="preserve">diodos emissores de </w:t>
        </w:r>
      </w:ins>
      <w:ins w:id="390" w:author="Jose Capelo Neto" w:date="2020-05-09T15:06:00Z">
        <w:r w:rsidR="00B72F9A">
          <w:rPr>
            <w:rFonts w:ascii="Times New Roman" w:hAnsi="Times New Roman" w:cs="Times New Roman"/>
            <w:color w:val="000000"/>
            <w:lang w:val="pt-BR"/>
          </w:rPr>
          <w:t>ultra violeta</w:t>
        </w:r>
      </w:ins>
      <w:ins w:id="391" w:author="Jose Capelo Neto" w:date="2020-05-09T14:57:00Z">
        <w:r w:rsidR="00C15719" w:rsidRPr="00DA6FEE">
          <w:rPr>
            <w:rFonts w:ascii="Times New Roman" w:hAnsi="Times New Roman" w:cs="Times New Roman"/>
            <w:color w:val="000000"/>
            <w:lang w:val="pt-BR"/>
          </w:rPr>
          <w:t xml:space="preserve"> </w:t>
        </w:r>
      </w:ins>
      <w:ins w:id="392" w:author="Jose Capelo Neto" w:date="2020-05-09T15:07:00Z">
        <w:r w:rsidR="00B72F9A">
          <w:rPr>
            <w:rFonts w:ascii="Times New Roman" w:hAnsi="Times New Roman" w:cs="Times New Roman"/>
            <w:color w:val="000000"/>
            <w:lang w:val="pt-BR"/>
          </w:rPr>
          <w:t>(</w:t>
        </w:r>
        <w:r w:rsidR="00B72F9A" w:rsidRPr="00DA6FEE">
          <w:rPr>
            <w:rFonts w:ascii="Times New Roman" w:hAnsi="Times New Roman" w:cs="Times New Roman"/>
            <w:color w:val="000000"/>
            <w:lang w:val="pt-BR"/>
          </w:rPr>
          <w:t>LED</w:t>
        </w:r>
        <w:r w:rsidR="00B72F9A">
          <w:rPr>
            <w:rFonts w:ascii="Times New Roman" w:hAnsi="Times New Roman" w:cs="Times New Roman"/>
            <w:color w:val="000000"/>
            <w:lang w:val="pt-BR"/>
          </w:rPr>
          <w:t xml:space="preserve"> –</w:t>
        </w:r>
        <w:r w:rsidR="00B72F9A" w:rsidRPr="00B72F9A">
          <w:rPr>
            <w:rFonts w:ascii="Times New Roman" w:hAnsi="Times New Roman" w:cs="Times New Roman"/>
            <w:color w:val="000000"/>
            <w:lang w:val="pt-BR"/>
          </w:rPr>
          <w:t xml:space="preserve"> </w:t>
        </w:r>
        <w:r w:rsidR="00B72F9A" w:rsidRPr="00DA6FEE">
          <w:rPr>
            <w:rFonts w:ascii="Times New Roman" w:hAnsi="Times New Roman" w:cs="Times New Roman"/>
            <w:color w:val="000000"/>
            <w:lang w:val="pt-BR"/>
          </w:rPr>
          <w:t>UV</w:t>
        </w:r>
        <w:r w:rsidR="00B72F9A">
          <w:rPr>
            <w:rFonts w:ascii="Times New Roman" w:hAnsi="Times New Roman" w:cs="Times New Roman"/>
            <w:color w:val="000000"/>
            <w:lang w:val="pt-BR"/>
          </w:rPr>
          <w:t>)</w:t>
        </w:r>
      </w:ins>
      <w:ins w:id="393" w:author="Jose Capelo Neto" w:date="2020-05-09T15:08:00Z">
        <w:r w:rsidR="00B72F9A">
          <w:rPr>
            <w:rFonts w:ascii="Times New Roman" w:hAnsi="Times New Roman" w:cs="Times New Roman"/>
            <w:color w:val="000000"/>
            <w:lang w:val="pt-BR"/>
          </w:rPr>
          <w:t xml:space="preserve"> </w:t>
        </w:r>
      </w:ins>
      <w:ins w:id="394" w:author="Jose Capelo Neto" w:date="2020-05-09T15:07:00Z">
        <w:r w:rsidR="00B72F9A">
          <w:rPr>
            <w:rFonts w:ascii="Times New Roman" w:hAnsi="Times New Roman" w:cs="Times New Roman"/>
            <w:color w:val="000000"/>
            <w:lang w:val="pt-BR"/>
          </w:rPr>
          <w:t xml:space="preserve">com </w:t>
        </w:r>
      </w:ins>
      <w:ins w:id="395" w:author="Jose Capelo Neto" w:date="2020-05-09T15:08:00Z">
        <w:r w:rsidR="00B72F9A" w:rsidRPr="00DA6FEE">
          <w:rPr>
            <w:rFonts w:ascii="Times New Roman" w:hAnsi="Times New Roman" w:cs="Times New Roman"/>
            <w:color w:val="000000"/>
            <w:lang w:val="pt-BR"/>
          </w:rPr>
          <w:t xml:space="preserve">comprimento de luz </w:t>
        </w:r>
        <w:r w:rsidR="00B72F9A">
          <w:rPr>
            <w:rFonts w:ascii="Times New Roman" w:hAnsi="Times New Roman" w:cs="Times New Roman"/>
            <w:color w:val="000000"/>
            <w:lang w:val="pt-BR"/>
          </w:rPr>
          <w:t xml:space="preserve">de </w:t>
        </w:r>
      </w:ins>
      <w:ins w:id="396" w:author="Jose Capelo Neto" w:date="2020-05-09T15:07:00Z">
        <w:r w:rsidR="00B72F9A" w:rsidRPr="00DA6FEE">
          <w:rPr>
            <w:rFonts w:ascii="Times New Roman" w:hAnsi="Times New Roman" w:cs="Times New Roman"/>
            <w:color w:val="000000"/>
            <w:lang w:val="pt-BR"/>
          </w:rPr>
          <w:t>370.5 nm</w:t>
        </w:r>
      </w:ins>
      <w:ins w:id="397" w:author="Jose Capelo Neto" w:date="2020-05-09T14:59:00Z">
        <w:r w:rsidR="00C15719">
          <w:rPr>
            <w:rFonts w:ascii="Times New Roman" w:hAnsi="Times New Roman" w:cs="Times New Roman"/>
            <w:color w:val="000000"/>
            <w:lang w:val="pt-BR"/>
          </w:rPr>
          <w:t xml:space="preserve">. Os reatores foram construídos nesta configuração para que possibilitasse a passagem da água </w:t>
        </w:r>
        <w:r w:rsidR="00C15719" w:rsidRPr="00C15719">
          <w:rPr>
            <w:rFonts w:ascii="Times New Roman" w:hAnsi="Times New Roman" w:cs="Times New Roman"/>
            <w:i/>
            <w:color w:val="000000"/>
            <w:lang w:val="pt-BR"/>
            <w:rPrChange w:id="398" w:author="Jose Capelo Neto" w:date="2020-05-09T15:00:00Z">
              <w:rPr>
                <w:rFonts w:ascii="Times New Roman" w:hAnsi="Times New Roman" w:cs="Times New Roman"/>
                <w:color w:val="000000"/>
                <w:lang w:val="pt-BR"/>
              </w:rPr>
            </w:rPrChange>
          </w:rPr>
          <w:t>in natura</w:t>
        </w:r>
        <w:r w:rsidR="00C15719">
          <w:rPr>
            <w:rFonts w:ascii="Times New Roman" w:hAnsi="Times New Roman" w:cs="Times New Roman"/>
            <w:color w:val="000000"/>
            <w:lang w:val="pt-BR"/>
          </w:rPr>
          <w:t xml:space="preserve"> através do meio reacional.</w:t>
        </w:r>
      </w:ins>
      <w:ins w:id="399" w:author="Jose Capelo Neto" w:date="2020-05-09T14:56:00Z">
        <w:r w:rsidR="00C15719">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Cada </w:t>
      </w:r>
      <w:del w:id="400" w:author="Jose Capelo Neto" w:date="2020-05-09T14:45:00Z">
        <w:r w:rsidRPr="00DA6FEE" w:rsidDel="00B551E4">
          <w:rPr>
            <w:rFonts w:ascii="Times New Roman" w:hAnsi="Times New Roman" w:cs="Times New Roman"/>
            <w:color w:val="000000"/>
            <w:lang w:val="pt-BR"/>
          </w:rPr>
          <w:delText xml:space="preserve">POD </w:delText>
        </w:r>
      </w:del>
      <w:ins w:id="401" w:author="Jose Capelo Neto" w:date="2020-05-09T14:46:00Z">
        <w:r w:rsidR="00B551E4">
          <w:rPr>
            <w:rFonts w:ascii="Times New Roman" w:hAnsi="Times New Roman" w:cs="Times New Roman"/>
            <w:color w:val="000000"/>
            <w:lang w:val="pt-BR"/>
          </w:rPr>
          <w:t>r</w:t>
        </w:r>
      </w:ins>
      <w:ins w:id="402" w:author="Jose Capelo Neto" w:date="2020-05-09T14:45:00Z">
        <w:r w:rsidR="00B551E4">
          <w:rPr>
            <w:rFonts w:ascii="Times New Roman" w:hAnsi="Times New Roman" w:cs="Times New Roman"/>
            <w:color w:val="000000"/>
            <w:lang w:val="pt-BR"/>
          </w:rPr>
          <w:t>eator</w:t>
        </w:r>
        <w:r w:rsidR="00B551E4"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continha 240 mL de esferas de vidro, pesando 80 g</w:t>
      </w:r>
      <w:del w:id="403" w:author="Jose Capelo Neto" w:date="2020-05-09T14:46:00Z">
        <w:r w:rsidRPr="00DA6FEE" w:rsidDel="00B551E4">
          <w:rPr>
            <w:rFonts w:ascii="Times New Roman" w:hAnsi="Times New Roman" w:cs="Times New Roman"/>
            <w:color w:val="000000"/>
            <w:lang w:val="pt-BR"/>
          </w:rPr>
          <w:delText>,</w:delText>
        </w:r>
      </w:del>
      <w:r w:rsidRPr="00DA6FEE">
        <w:rPr>
          <w:rFonts w:ascii="Times New Roman" w:hAnsi="Times New Roman" w:cs="Times New Roman"/>
          <w:color w:val="000000"/>
          <w:lang w:val="pt-BR"/>
        </w:rPr>
        <w:t xml:space="preserve"> e recobertas com 8 g de TiO</w:t>
      </w:r>
      <w:r w:rsidRPr="00DA6FEE">
        <w:rPr>
          <w:rFonts w:ascii="Times New Roman" w:hAnsi="Times New Roman" w:cs="Times New Roman"/>
          <w:color w:val="000000"/>
          <w:vertAlign w:val="subscript"/>
          <w:lang w:val="pt-BR"/>
        </w:rPr>
        <w:t xml:space="preserve">2 </w:t>
      </w:r>
      <w:ins w:id="404" w:author="Jose Capelo Neto" w:date="2020-05-09T15:01:00Z">
        <w:r w:rsidR="00C15719" w:rsidRPr="00C15719">
          <w:rPr>
            <w:rFonts w:ascii="Times New Roman" w:hAnsi="Times New Roman" w:cs="Times New Roman"/>
            <w:color w:val="000000"/>
            <w:lang w:val="pt-BR"/>
            <w:rPrChange w:id="405" w:author="Jose Capelo Neto" w:date="2020-05-09T15:01:00Z">
              <w:rPr>
                <w:rFonts w:ascii="Times New Roman" w:hAnsi="Times New Roman" w:cs="Times New Roman"/>
                <w:color w:val="000000"/>
                <w:vertAlign w:val="subscript"/>
                <w:lang w:val="pt-BR"/>
              </w:rPr>
            </w:rPrChange>
          </w:rPr>
          <w:t xml:space="preserve">contidas em </w:t>
        </w:r>
      </w:ins>
      <w:ins w:id="406" w:author="Jose Capelo Neto" w:date="2020-05-09T15:08:00Z">
        <w:r w:rsidR="00B72F9A">
          <w:rPr>
            <w:rFonts w:ascii="Times New Roman" w:hAnsi="Times New Roman" w:cs="Times New Roman"/>
            <w:color w:val="000000"/>
            <w:lang w:val="pt-BR"/>
          </w:rPr>
          <w:t xml:space="preserve">diversos </w:t>
        </w:r>
      </w:ins>
      <w:ins w:id="407" w:author="Jose Capelo Neto" w:date="2020-05-09T15:01:00Z">
        <w:r w:rsidR="00C15719" w:rsidRPr="00C15719">
          <w:rPr>
            <w:rFonts w:ascii="Times New Roman" w:hAnsi="Times New Roman" w:cs="Times New Roman"/>
            <w:color w:val="000000"/>
            <w:lang w:val="pt-BR"/>
          </w:rPr>
          <w:t>envelopes</w:t>
        </w:r>
      </w:ins>
      <w:ins w:id="408" w:author="Jose Capelo Neto" w:date="2020-05-09T15:03:00Z">
        <w:r w:rsidR="00B72F9A">
          <w:rPr>
            <w:rFonts w:ascii="Times New Roman" w:hAnsi="Times New Roman" w:cs="Times New Roman"/>
            <w:color w:val="000000"/>
            <w:lang w:val="pt-BR"/>
          </w:rPr>
          <w:t>,</w:t>
        </w:r>
      </w:ins>
      <w:ins w:id="409" w:author="Jose Capelo Neto" w:date="2020-05-09T15:01:00Z">
        <w:r w:rsidR="00C15719">
          <w:rPr>
            <w:rFonts w:ascii="Times New Roman" w:hAnsi="Times New Roman" w:cs="Times New Roman"/>
            <w:color w:val="000000"/>
            <w:lang w:val="pt-BR"/>
          </w:rPr>
          <w:t xml:space="preserve"> também de telas de aço inox</w:t>
        </w:r>
      </w:ins>
      <w:ins w:id="410" w:author="Jose Capelo Neto" w:date="2020-05-09T15:03:00Z">
        <w:r w:rsidR="00B72F9A">
          <w:rPr>
            <w:rFonts w:ascii="Times New Roman" w:hAnsi="Times New Roman" w:cs="Times New Roman"/>
            <w:color w:val="000000"/>
            <w:lang w:val="pt-BR"/>
          </w:rPr>
          <w:t>,</w:t>
        </w:r>
      </w:ins>
      <w:ins w:id="411" w:author="Jose Capelo Neto" w:date="2020-05-09T15:01:00Z">
        <w:r w:rsidR="00C15719">
          <w:rPr>
            <w:rFonts w:ascii="Times New Roman" w:hAnsi="Times New Roman" w:cs="Times New Roman"/>
            <w:color w:val="000000"/>
            <w:lang w:val="pt-BR"/>
          </w:rPr>
          <w:t xml:space="preserve"> de forma a</w:t>
        </w:r>
      </w:ins>
      <w:ins w:id="412" w:author="Jose Capelo Neto" w:date="2020-05-09T15:02:00Z">
        <w:r w:rsidR="00C15719">
          <w:rPr>
            <w:rFonts w:ascii="Times New Roman" w:hAnsi="Times New Roman" w:cs="Times New Roman"/>
            <w:color w:val="000000"/>
            <w:lang w:val="pt-BR"/>
          </w:rPr>
          <w:t xml:space="preserve"> </w:t>
        </w:r>
      </w:ins>
      <w:ins w:id="413" w:author="Jose Capelo Neto" w:date="2020-05-09T15:01:00Z">
        <w:r w:rsidR="00C15719">
          <w:rPr>
            <w:rFonts w:ascii="Times New Roman" w:hAnsi="Times New Roman" w:cs="Times New Roman"/>
            <w:color w:val="000000"/>
            <w:lang w:val="pt-BR"/>
          </w:rPr>
          <w:t xml:space="preserve">manter </w:t>
        </w:r>
      </w:ins>
      <w:ins w:id="414" w:author="Jose Capelo Neto" w:date="2020-05-09T15:02:00Z">
        <w:r w:rsidR="00C15719">
          <w:rPr>
            <w:rFonts w:ascii="Times New Roman" w:hAnsi="Times New Roman" w:cs="Times New Roman"/>
            <w:color w:val="000000"/>
            <w:lang w:val="pt-BR"/>
          </w:rPr>
          <w:t>uma</w:t>
        </w:r>
      </w:ins>
      <w:ins w:id="415" w:author="Jose Capelo Neto" w:date="2020-05-09T15:01:00Z">
        <w:r w:rsidR="00C15719">
          <w:rPr>
            <w:rFonts w:ascii="Times New Roman" w:hAnsi="Times New Roman" w:cs="Times New Roman"/>
            <w:color w:val="000000"/>
            <w:lang w:val="pt-BR"/>
          </w:rPr>
          <w:t xml:space="preserve"> distribuição </w:t>
        </w:r>
      </w:ins>
      <w:ins w:id="416" w:author="Jose Capelo Neto" w:date="2020-05-09T15:02:00Z">
        <w:r w:rsidR="00C15719">
          <w:rPr>
            <w:rFonts w:ascii="Times New Roman" w:hAnsi="Times New Roman" w:cs="Times New Roman"/>
            <w:color w:val="000000"/>
            <w:lang w:val="pt-BR"/>
          </w:rPr>
          <w:t xml:space="preserve">uniforme </w:t>
        </w:r>
      </w:ins>
      <w:ins w:id="417" w:author="Jose Capelo Neto" w:date="2020-05-09T15:01:00Z">
        <w:r w:rsidR="00C15719">
          <w:rPr>
            <w:rFonts w:ascii="Times New Roman" w:hAnsi="Times New Roman" w:cs="Times New Roman"/>
            <w:color w:val="000000"/>
            <w:lang w:val="pt-BR"/>
          </w:rPr>
          <w:t>das e</w:t>
        </w:r>
      </w:ins>
      <w:ins w:id="418" w:author="Jose Capelo Neto" w:date="2020-05-09T15:02:00Z">
        <w:r w:rsidR="00C15719">
          <w:rPr>
            <w:rFonts w:ascii="Times New Roman" w:hAnsi="Times New Roman" w:cs="Times New Roman"/>
            <w:color w:val="000000"/>
            <w:lang w:val="pt-BR"/>
          </w:rPr>
          <w:t>s</w:t>
        </w:r>
      </w:ins>
      <w:ins w:id="419" w:author="Jose Capelo Neto" w:date="2020-05-09T15:01:00Z">
        <w:r w:rsidR="00C15719">
          <w:rPr>
            <w:rFonts w:ascii="Times New Roman" w:hAnsi="Times New Roman" w:cs="Times New Roman"/>
            <w:color w:val="000000"/>
            <w:lang w:val="pt-BR"/>
          </w:rPr>
          <w:t>feras</w:t>
        </w:r>
      </w:ins>
      <w:ins w:id="420" w:author="Jose Capelo Neto" w:date="2020-05-09T15:03:00Z">
        <w:r w:rsidR="00B72F9A">
          <w:rPr>
            <w:rFonts w:ascii="Times New Roman" w:hAnsi="Times New Roman" w:cs="Times New Roman"/>
            <w:color w:val="000000"/>
            <w:lang w:val="pt-BR"/>
          </w:rPr>
          <w:t xml:space="preserve"> ao longo do reator</w:t>
        </w:r>
      </w:ins>
      <w:r w:rsidRPr="00DA6FEE">
        <w:rPr>
          <w:rFonts w:ascii="Times New Roman" w:hAnsi="Times New Roman" w:cs="Times New Roman"/>
          <w:color w:val="000000"/>
          <w:lang w:val="pt-BR"/>
        </w:rPr>
        <w:t>. As esferas eram iluminadas com 5 tiras de um metro</w:t>
      </w:r>
      <w:del w:id="421" w:author="Jose Capelo Neto" w:date="2020-05-09T15:05:00Z">
        <w:r w:rsidRPr="00DA6FEE" w:rsidDel="00B72F9A">
          <w:rPr>
            <w:rFonts w:ascii="Times New Roman" w:hAnsi="Times New Roman" w:cs="Times New Roman"/>
            <w:color w:val="000000"/>
            <w:lang w:val="pt-BR"/>
          </w:rPr>
          <w:delText xml:space="preserve"> </w:delText>
        </w:r>
      </w:del>
      <w:ins w:id="422" w:author="Jose Capelo Neto" w:date="2020-05-09T15:05:00Z">
        <w:r w:rsidR="00B72F9A"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contendo</w:t>
      </w:r>
      <w:del w:id="423" w:author="Jose Capelo Neto" w:date="2020-05-09T15:05:00Z">
        <w:r w:rsidRPr="00DA6FEE" w:rsidDel="00B72F9A">
          <w:rPr>
            <w:rFonts w:ascii="Times New Roman" w:hAnsi="Times New Roman" w:cs="Times New Roman"/>
            <w:color w:val="000000"/>
            <w:lang w:val="pt-BR"/>
          </w:rPr>
          <w:delText>, cada,</w:delText>
        </w:r>
      </w:del>
      <w:r w:rsidRPr="00DA6FEE">
        <w:rPr>
          <w:rFonts w:ascii="Times New Roman" w:hAnsi="Times New Roman" w:cs="Times New Roman"/>
          <w:color w:val="000000"/>
          <w:lang w:val="pt-BR"/>
        </w:rPr>
        <w:t xml:space="preserve"> 120 </w:t>
      </w:r>
      <w:del w:id="424" w:author="Jose Capelo Neto" w:date="2020-05-09T15:05:00Z">
        <w:r w:rsidRPr="00DA6FEE" w:rsidDel="00B72F9A">
          <w:rPr>
            <w:rFonts w:ascii="Times New Roman" w:hAnsi="Times New Roman" w:cs="Times New Roman"/>
            <w:color w:val="000000"/>
            <w:lang w:val="pt-BR"/>
          </w:rPr>
          <w:delText xml:space="preserve">diodos emissores de luz – </w:delText>
        </w:r>
      </w:del>
      <w:ins w:id="425" w:author="Jose Capelo Neto" w:date="2020-05-09T15:06:00Z">
        <w:r w:rsidR="00B72F9A" w:rsidRPr="00DA6FEE">
          <w:rPr>
            <w:rFonts w:ascii="Times New Roman" w:hAnsi="Times New Roman" w:cs="Times New Roman"/>
            <w:color w:val="000000"/>
            <w:lang w:val="pt-BR"/>
          </w:rPr>
          <w:t>LED</w:t>
        </w:r>
      </w:ins>
      <w:ins w:id="426" w:author="Jose Capelo Neto" w:date="2020-05-09T15:07:00Z">
        <w:r w:rsidR="00B72F9A">
          <w:rPr>
            <w:rFonts w:ascii="Times New Roman" w:hAnsi="Times New Roman" w:cs="Times New Roman"/>
            <w:color w:val="000000"/>
            <w:lang w:val="pt-BR"/>
          </w:rPr>
          <w:t>s</w:t>
        </w:r>
      </w:ins>
      <w:ins w:id="427" w:author="Jose Capelo Neto" w:date="2020-05-09T15:06:00Z">
        <w:r w:rsidR="00B72F9A">
          <w:rPr>
            <w:rFonts w:ascii="Times New Roman" w:hAnsi="Times New Roman" w:cs="Times New Roman"/>
            <w:color w:val="000000"/>
            <w:lang w:val="pt-BR"/>
          </w:rPr>
          <w:t xml:space="preserve"> –</w:t>
        </w:r>
        <w:r w:rsidR="00B72F9A" w:rsidRPr="00B72F9A">
          <w:rPr>
            <w:rFonts w:ascii="Times New Roman" w:hAnsi="Times New Roman" w:cs="Times New Roman"/>
            <w:color w:val="000000"/>
            <w:lang w:val="pt-BR"/>
          </w:rPr>
          <w:t xml:space="preserve"> </w:t>
        </w:r>
        <w:r w:rsidR="00B72F9A" w:rsidRPr="00DA6FEE">
          <w:rPr>
            <w:rFonts w:ascii="Times New Roman" w:hAnsi="Times New Roman" w:cs="Times New Roman"/>
            <w:color w:val="000000"/>
            <w:lang w:val="pt-BR"/>
          </w:rPr>
          <w:t>UV</w:t>
        </w:r>
      </w:ins>
      <w:del w:id="428" w:author="Jose Capelo Neto" w:date="2020-05-09T15:06:00Z">
        <w:r w:rsidRPr="00DA6FEE" w:rsidDel="00B72F9A">
          <w:rPr>
            <w:rFonts w:ascii="Times New Roman" w:hAnsi="Times New Roman" w:cs="Times New Roman"/>
            <w:color w:val="000000"/>
            <w:lang w:val="pt-BR"/>
          </w:rPr>
          <w:delText>LED</w:delText>
        </w:r>
      </w:del>
      <w:ins w:id="429" w:author="Jose Capelo Neto" w:date="2020-05-09T15:05:00Z">
        <w:r w:rsidR="00B72F9A" w:rsidRPr="00B72F9A">
          <w:rPr>
            <w:rFonts w:ascii="Times New Roman" w:hAnsi="Times New Roman" w:cs="Times New Roman"/>
            <w:color w:val="000000"/>
            <w:lang w:val="pt-BR"/>
          </w:rPr>
          <w:t xml:space="preserve"> </w:t>
        </w:r>
        <w:r w:rsidR="00B72F9A" w:rsidRPr="00DA6FEE">
          <w:rPr>
            <w:rFonts w:ascii="Times New Roman" w:hAnsi="Times New Roman" w:cs="Times New Roman"/>
            <w:color w:val="000000"/>
            <w:lang w:val="pt-BR"/>
          </w:rPr>
          <w:t>cada</w:t>
        </w:r>
      </w:ins>
      <w:r w:rsidRPr="00DA6FEE">
        <w:rPr>
          <w:rFonts w:ascii="Times New Roman" w:hAnsi="Times New Roman" w:cs="Times New Roman"/>
          <w:color w:val="000000"/>
          <w:lang w:val="pt-BR"/>
        </w:rPr>
        <w:t xml:space="preserve">, </w:t>
      </w:r>
      <w:del w:id="430" w:author="Jose Capelo Neto" w:date="2020-05-09T15:09:00Z">
        <w:r w:rsidRPr="00DA6FEE" w:rsidDel="00B72F9A">
          <w:rPr>
            <w:rFonts w:ascii="Times New Roman" w:hAnsi="Times New Roman" w:cs="Times New Roman"/>
            <w:color w:val="000000"/>
            <w:lang w:val="pt-BR"/>
          </w:rPr>
          <w:delText xml:space="preserve">emissores de luz ultravioleta (UV) </w:delText>
        </w:r>
      </w:del>
      <w:r w:rsidRPr="00DA6FEE">
        <w:rPr>
          <w:rFonts w:ascii="Times New Roman" w:hAnsi="Times New Roman" w:cs="Times New Roman"/>
          <w:color w:val="000000"/>
          <w:lang w:val="pt-BR"/>
        </w:rPr>
        <w:t>com</w:t>
      </w:r>
      <w:del w:id="431" w:author="Jose Capelo Neto" w:date="2020-05-09T15:09:00Z">
        <w:r w:rsidRPr="00DA6FEE" w:rsidDel="00B72F9A">
          <w:rPr>
            <w:rFonts w:ascii="Times New Roman" w:hAnsi="Times New Roman" w:cs="Times New Roman"/>
            <w:color w:val="000000"/>
            <w:lang w:val="pt-BR"/>
          </w:rPr>
          <w:delText xml:space="preserve"> </w:delText>
        </w:r>
      </w:del>
      <w:del w:id="432" w:author="Jose Capelo Neto" w:date="2020-05-09T15:08:00Z">
        <w:r w:rsidRPr="00DA6FEE" w:rsidDel="00B72F9A">
          <w:rPr>
            <w:rFonts w:ascii="Times New Roman" w:hAnsi="Times New Roman" w:cs="Times New Roman"/>
            <w:color w:val="000000"/>
            <w:lang w:val="pt-BR"/>
          </w:rPr>
          <w:delText xml:space="preserve">comprimento de luz </w:delText>
        </w:r>
      </w:del>
      <w:del w:id="433" w:author="Jose Capelo Neto" w:date="2020-05-09T15:09:00Z">
        <w:r w:rsidRPr="00DA6FEE" w:rsidDel="00B72F9A">
          <w:rPr>
            <w:rFonts w:ascii="Times New Roman" w:hAnsi="Times New Roman" w:cs="Times New Roman"/>
            <w:color w:val="000000"/>
            <w:lang w:val="pt-BR"/>
          </w:rPr>
          <w:delText>de</w:delText>
        </w:r>
      </w:del>
      <w:r w:rsidRPr="00DA6FEE">
        <w:rPr>
          <w:rFonts w:ascii="Times New Roman" w:hAnsi="Times New Roman" w:cs="Times New Roman"/>
          <w:color w:val="000000"/>
          <w:lang w:val="pt-BR"/>
        </w:rPr>
        <w:t xml:space="preserve"> </w:t>
      </w:r>
      <w:commentRangeStart w:id="434"/>
      <w:ins w:id="435" w:author="Jose Capelo Neto" w:date="2020-05-09T15:09:00Z">
        <w:r w:rsidR="00B72F9A">
          <w:rPr>
            <w:rFonts w:ascii="Times New Roman" w:hAnsi="Times New Roman" w:cs="Times New Roman"/>
            <w:color w:val="000000"/>
            <w:lang w:val="pt-BR"/>
          </w:rPr>
          <w:t xml:space="preserve">densidade de </w:t>
        </w:r>
      </w:ins>
      <w:del w:id="436" w:author="Jose Capelo Neto" w:date="2020-05-09T15:07:00Z">
        <w:r w:rsidRPr="00DA6FEE" w:rsidDel="00B72F9A">
          <w:rPr>
            <w:rFonts w:ascii="Times New Roman" w:hAnsi="Times New Roman" w:cs="Times New Roman"/>
            <w:color w:val="000000"/>
            <w:lang w:val="pt-BR"/>
          </w:rPr>
          <w:delText xml:space="preserve">370.5 nm </w:delText>
        </w:r>
      </w:del>
      <w:commentRangeStart w:id="437"/>
      <w:del w:id="438" w:author="Jose Capelo Neto" w:date="2020-05-09T15:09:00Z">
        <w:r w:rsidRPr="00DA6FEE" w:rsidDel="00B72F9A">
          <w:rPr>
            <w:rFonts w:ascii="Times New Roman" w:hAnsi="Times New Roman" w:cs="Times New Roman"/>
            <w:color w:val="000000"/>
            <w:lang w:val="pt-BR"/>
          </w:rPr>
          <w:delText xml:space="preserve">e </w:delText>
        </w:r>
      </w:del>
      <w:r w:rsidRPr="00DA6FEE">
        <w:rPr>
          <w:rFonts w:ascii="Times New Roman" w:hAnsi="Times New Roman" w:cs="Times New Roman"/>
          <w:color w:val="000000"/>
          <w:lang w:val="pt-BR"/>
        </w:rPr>
        <w:t>potência total de 8</w:t>
      </w:r>
      <w:ins w:id="439" w:author="Jose Capelo Neto" w:date="2020-05-09T15:09:00Z">
        <w:r w:rsidR="00B72F9A">
          <w:rPr>
            <w:rFonts w:ascii="Times New Roman" w:hAnsi="Times New Roman" w:cs="Times New Roman"/>
            <w:color w:val="000000"/>
            <w:lang w:val="pt-BR"/>
          </w:rPr>
          <w:t>,</w:t>
        </w:r>
      </w:ins>
      <w:del w:id="440" w:author="Jose Capelo Neto" w:date="2020-05-09T15:09:00Z">
        <w:r w:rsidRPr="00DA6FEE" w:rsidDel="00B72F9A">
          <w:rPr>
            <w:rFonts w:ascii="Times New Roman" w:hAnsi="Times New Roman" w:cs="Times New Roman"/>
            <w:color w:val="000000"/>
            <w:lang w:val="pt-BR"/>
          </w:rPr>
          <w:delText>.</w:delText>
        </w:r>
      </w:del>
      <w:r w:rsidRPr="00DA6FEE">
        <w:rPr>
          <w:rFonts w:ascii="Times New Roman" w:hAnsi="Times New Roman" w:cs="Times New Roman"/>
          <w:color w:val="000000"/>
          <w:lang w:val="pt-BR"/>
        </w:rPr>
        <w:t>3</w:t>
      </w:r>
      <w:ins w:id="441" w:author="Jose Capelo Neto" w:date="2020-05-09T15:09:00Z">
        <w:r w:rsidR="00B72F9A">
          <w:rPr>
            <w:rFonts w:ascii="Times New Roman" w:hAnsi="Times New Roman" w:cs="Times New Roman"/>
            <w:color w:val="000000"/>
            <w:lang w:val="pt-BR"/>
          </w:rPr>
          <w:t>2</w:t>
        </w:r>
      </w:ins>
      <w:del w:id="442" w:author="Jose Capelo Neto" w:date="2020-05-09T15:09:00Z">
        <w:r w:rsidRPr="00DA6FEE" w:rsidDel="00B72F9A">
          <w:rPr>
            <w:rFonts w:ascii="Times New Roman" w:hAnsi="Times New Roman" w:cs="Times New Roman"/>
            <w:color w:val="000000"/>
            <w:lang w:val="pt-BR"/>
          </w:rPr>
          <w:delText>180</w:delText>
        </w:r>
      </w:del>
      <w:r w:rsidRPr="00DA6FEE">
        <w:rPr>
          <w:rFonts w:ascii="Times New Roman" w:hAnsi="Times New Roman" w:cs="Times New Roman"/>
          <w:color w:val="000000"/>
          <w:lang w:val="pt-BR"/>
        </w:rPr>
        <w:t xml:space="preserve"> watts/m</w:t>
      </w:r>
      <w:r w:rsidRPr="00DA6FEE">
        <w:rPr>
          <w:rFonts w:ascii="Times New Roman" w:hAnsi="Times New Roman" w:cs="Times New Roman"/>
          <w:color w:val="000000"/>
          <w:vertAlign w:val="superscript"/>
          <w:lang w:val="pt-BR"/>
        </w:rPr>
        <w:t>2</w:t>
      </w:r>
      <w:commentRangeEnd w:id="437"/>
      <w:r w:rsidR="00B551E4">
        <w:rPr>
          <w:rStyle w:val="Refdecomentrio"/>
          <w:rFonts w:eastAsiaTheme="minorHAnsi" w:cstheme="minorBidi"/>
          <w:lang w:val="pt-BR"/>
        </w:rPr>
        <w:commentReference w:id="437"/>
      </w:r>
      <w:del w:id="443" w:author="Jose Capelo Neto" w:date="2020-05-09T15:10:00Z">
        <w:r w:rsidRPr="00DA6FEE" w:rsidDel="00B72F9A">
          <w:rPr>
            <w:rFonts w:ascii="Times New Roman" w:hAnsi="Times New Roman" w:cs="Times New Roman"/>
            <w:color w:val="000000"/>
            <w:lang w:val="pt-BR"/>
          </w:rPr>
          <w:delText xml:space="preserve">. Os LED-UVs forma </w:delText>
        </w:r>
      </w:del>
      <w:ins w:id="444" w:author="Jose Capelo Neto" w:date="2020-05-09T15:10:00Z">
        <w:r w:rsidR="00B72F9A">
          <w:rPr>
            <w:rFonts w:ascii="Times New Roman" w:hAnsi="Times New Roman" w:cs="Times New Roman"/>
            <w:color w:val="000000"/>
            <w:lang w:val="pt-BR"/>
          </w:rPr>
          <w:t xml:space="preserve"> </w:t>
        </w:r>
      </w:ins>
      <w:commentRangeEnd w:id="434"/>
      <w:ins w:id="445" w:author="Jose Capelo Neto" w:date="2020-05-09T15:12:00Z">
        <w:r w:rsidR="00B72F9A">
          <w:rPr>
            <w:rStyle w:val="Refdecomentrio"/>
            <w:rFonts w:eastAsiaTheme="minorHAnsi" w:cstheme="minorBidi"/>
            <w:lang w:val="pt-BR"/>
          </w:rPr>
          <w:commentReference w:id="434"/>
        </w:r>
      </w:ins>
      <w:ins w:id="446" w:author="Jose Capelo Neto" w:date="2020-05-09T15:10:00Z">
        <w:r w:rsidR="00B72F9A">
          <w:rPr>
            <w:rFonts w:ascii="Times New Roman" w:hAnsi="Times New Roman" w:cs="Times New Roman"/>
            <w:color w:val="000000"/>
            <w:lang w:val="pt-BR"/>
          </w:rPr>
          <w:t xml:space="preserve">e </w:t>
        </w:r>
      </w:ins>
      <w:r w:rsidRPr="00DA6FEE">
        <w:rPr>
          <w:rFonts w:ascii="Times New Roman" w:hAnsi="Times New Roman" w:cs="Times New Roman"/>
          <w:color w:val="000000"/>
          <w:lang w:val="pt-BR"/>
        </w:rPr>
        <w:t>alimentados com fonte de energia externa (Figure 3).</w:t>
      </w:r>
    </w:p>
    <w:p w14:paraId="2B0A2F0C" w14:textId="7B133E56" w:rsidR="00691479" w:rsidRDefault="00691479" w:rsidP="00681FDC">
      <w:pPr>
        <w:rPr>
          <w:ins w:id="447" w:author="Samylla Oliveira" w:date="2020-06-01T16:39:00Z"/>
          <w:rFonts w:ascii="Times New Roman" w:hAnsi="Times New Roman" w:cs="Times New Roman"/>
          <w:color w:val="000000"/>
          <w:lang w:val="pt-BR"/>
        </w:rPr>
      </w:pPr>
    </w:p>
    <w:p w14:paraId="2C4B651A" w14:textId="637253A9" w:rsidR="00691479" w:rsidRDefault="00691479" w:rsidP="00681FDC">
      <w:pPr>
        <w:rPr>
          <w:ins w:id="448" w:author="Samylla Oliveira" w:date="2020-06-01T16:39:00Z"/>
          <w:rFonts w:ascii="Times New Roman" w:hAnsi="Times New Roman" w:cs="Times New Roman"/>
          <w:color w:val="000000"/>
          <w:lang w:val="pt-BR"/>
        </w:rPr>
      </w:pPr>
    </w:p>
    <w:p w14:paraId="34006398" w14:textId="77777777" w:rsidR="00691479" w:rsidRPr="00DA6FEE" w:rsidRDefault="00691479" w:rsidP="00681FDC">
      <w:pPr>
        <w:rPr>
          <w:ins w:id="449" w:author="Samylla Oliveira" w:date="2020-06-01T16:39:00Z"/>
          <w:rFonts w:ascii="Times New Roman" w:hAnsi="Times New Roman" w:cs="Times New Roman"/>
          <w:color w:val="000000"/>
          <w:lang w:val="pt-BR"/>
        </w:rPr>
      </w:pPr>
    </w:p>
    <w:p w14:paraId="10F3A3C0" w14:textId="6FE3B1FF" w:rsidR="00C5233B" w:rsidRPr="00B72F9A" w:rsidDel="00B551E4" w:rsidRDefault="0060275C" w:rsidP="00736832">
      <w:pPr>
        <w:rPr>
          <w:del w:id="450" w:author="Jose Capelo Neto" w:date="2020-05-09T14:42:00Z"/>
          <w:rFonts w:ascii="Times New Roman" w:hAnsi="Times New Roman" w:cs="Times New Roman"/>
          <w:b/>
          <w:sz w:val="20"/>
          <w:szCs w:val="20"/>
          <w:lang w:val="pt-BR"/>
          <w:rPrChange w:id="451" w:author="Jose Capelo Neto" w:date="2020-05-09T15:10:00Z">
            <w:rPr>
              <w:del w:id="452" w:author="Jose Capelo Neto" w:date="2020-05-09T14:42:00Z"/>
              <w:rFonts w:ascii="Times New Roman" w:hAnsi="Times New Roman" w:cs="Times New Roman"/>
              <w:b/>
              <w:sz w:val="20"/>
              <w:szCs w:val="20"/>
            </w:rPr>
          </w:rPrChange>
        </w:rPr>
      </w:pPr>
      <w:del w:id="453" w:author="Jose Capelo Neto" w:date="2020-05-09T14:42:00Z">
        <w:r w:rsidRPr="00DA6FEE" w:rsidDel="00B551E4">
          <w:rPr>
            <w:rFonts w:ascii="Times New Roman" w:hAnsi="Times New Roman" w:cs="Times New Roman"/>
            <w:b/>
            <w:sz w:val="20"/>
            <w:szCs w:val="20"/>
            <w:lang w:val="pt-BR"/>
          </w:rPr>
          <w:delText xml:space="preserve"> </w:delText>
        </w:r>
        <w:r w:rsidR="00C5233B" w:rsidRPr="00B72F9A" w:rsidDel="00B551E4">
          <w:rPr>
            <w:rFonts w:ascii="Times New Roman" w:hAnsi="Times New Roman" w:cs="Times New Roman"/>
            <w:b/>
            <w:sz w:val="20"/>
            <w:szCs w:val="20"/>
            <w:lang w:val="pt-BR"/>
            <w:rPrChange w:id="454" w:author="Jose Capelo Neto" w:date="2020-05-09T15:10:00Z">
              <w:rPr>
                <w:rFonts w:ascii="Times New Roman" w:hAnsi="Times New Roman" w:cs="Times New Roman"/>
                <w:b/>
                <w:sz w:val="20"/>
                <w:szCs w:val="20"/>
              </w:rPr>
            </w:rPrChange>
          </w:rPr>
          <w:delText xml:space="preserve">Figure 2: </w:delText>
        </w:r>
        <w:r w:rsidR="00E7683E" w:rsidRPr="00B72F9A" w:rsidDel="00B551E4">
          <w:rPr>
            <w:rFonts w:ascii="Times New Roman" w:hAnsi="Times New Roman" w:cs="Times New Roman"/>
            <w:b/>
            <w:sz w:val="20"/>
            <w:szCs w:val="20"/>
            <w:lang w:val="pt-BR"/>
            <w:rPrChange w:id="455" w:author="Jose Capelo Neto" w:date="2020-05-09T15:10:00Z">
              <w:rPr>
                <w:rFonts w:ascii="Times New Roman" w:hAnsi="Times New Roman" w:cs="Times New Roman"/>
                <w:b/>
                <w:sz w:val="20"/>
                <w:szCs w:val="20"/>
              </w:rPr>
            </w:rPrChange>
          </w:rPr>
          <w:delText>Mesocosms lateral view</w:delText>
        </w:r>
      </w:del>
    </w:p>
    <w:p w14:paraId="6DDDBED6" w14:textId="4506AF03" w:rsidR="00667B01" w:rsidRPr="00B72F9A" w:rsidDel="00B551E4" w:rsidRDefault="00A26C67">
      <w:pPr>
        <w:rPr>
          <w:del w:id="456" w:author="Jose Capelo Neto" w:date="2020-05-09T14:42:00Z"/>
          <w:rFonts w:ascii="Times New Roman" w:hAnsi="Times New Roman" w:cs="Times New Roman"/>
          <w:b/>
          <w:sz w:val="20"/>
          <w:szCs w:val="20"/>
          <w:lang w:val="pt-BR"/>
          <w:rPrChange w:id="457" w:author="Jose Capelo Neto" w:date="2020-05-09T15:10:00Z">
            <w:rPr>
              <w:del w:id="458" w:author="Jose Capelo Neto" w:date="2020-05-09T14:42:00Z"/>
              <w:rFonts w:ascii="Times New Roman" w:hAnsi="Times New Roman" w:cs="Times New Roman"/>
              <w:b/>
              <w:sz w:val="20"/>
              <w:szCs w:val="20"/>
            </w:rPr>
          </w:rPrChange>
        </w:rPr>
        <w:pPrChange w:id="459" w:author="Jose Capelo Neto" w:date="2020-05-09T14:42:00Z">
          <w:pPr>
            <w:jc w:val="center"/>
          </w:pPr>
        </w:pPrChange>
      </w:pPr>
      <w:moveFromRangeStart w:id="460" w:author="Jose Capelo Neto" w:date="2020-05-09T11:40:00Z" w:name="move39916830"/>
      <w:moveFrom w:id="461" w:author="Jose Capelo Neto" w:date="2020-05-09T11:40:00Z">
        <w:r w:rsidDel="00A37576">
          <w:rPr>
            <w:noProof/>
            <w:lang w:val="pt-BR" w:eastAsia="pt-BR"/>
          </w:rPr>
          <w:drawing>
            <wp:inline distT="0" distB="0" distL="0" distR="0" wp14:anchorId="0AAB73AA" wp14:editId="2C74E95F">
              <wp:extent cx="2949575" cy="2734310"/>
              <wp:effectExtent l="0" t="0" r="3175" b="8890"/>
              <wp:docPr id="4" name="Imagem 4" descr="C:\Users\Samylla\Downloads\WhatsApp Image 2020-04-09 at 11.55.47.jpeg"/>
              <wp:cNvGraphicFramePr/>
              <a:graphic xmlns:a="http://schemas.openxmlformats.org/drawingml/2006/main">
                <a:graphicData uri="http://schemas.openxmlformats.org/drawingml/2006/picture">
                  <pic:pic xmlns:pic="http://schemas.openxmlformats.org/drawingml/2006/picture">
                    <pic:nvPicPr>
                      <pic:cNvPr id="3" name="Imagem 3" descr="C:\Users\Samylla\Downloads\WhatsApp Image 2020-04-09 at 11.55.47.jpe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575" cy="2734310"/>
                      </a:xfrm>
                      <a:prstGeom prst="rect">
                        <a:avLst/>
                      </a:prstGeom>
                      <a:noFill/>
                      <a:ln>
                        <a:noFill/>
                      </a:ln>
                    </pic:spPr>
                  </pic:pic>
                </a:graphicData>
              </a:graphic>
            </wp:inline>
          </w:drawing>
        </w:r>
      </w:moveFrom>
      <w:moveFromRangeEnd w:id="460"/>
    </w:p>
    <w:p w14:paraId="02BD05B8" w14:textId="0E1DA2A6" w:rsidR="00667B01" w:rsidRPr="00B72F9A" w:rsidRDefault="00667B01" w:rsidP="00B551E4">
      <w:pPr>
        <w:rPr>
          <w:rFonts w:ascii="Times New Roman" w:hAnsi="Times New Roman" w:cs="Times New Roman"/>
          <w:b/>
          <w:color w:val="000000"/>
          <w:sz w:val="20"/>
          <w:szCs w:val="20"/>
          <w:lang w:val="pt-BR"/>
          <w:rPrChange w:id="462" w:author="Jose Capelo Neto" w:date="2020-05-09T15:10:00Z">
            <w:rPr>
              <w:rFonts w:ascii="Times New Roman" w:hAnsi="Times New Roman" w:cs="Times New Roman"/>
              <w:b/>
              <w:color w:val="000000"/>
              <w:sz w:val="20"/>
              <w:szCs w:val="20"/>
            </w:rPr>
          </w:rPrChange>
        </w:rPr>
      </w:pPr>
      <w:bookmarkStart w:id="463" w:name="_1noq1zbs0dz4" w:colFirst="0" w:colLast="0"/>
      <w:bookmarkEnd w:id="463"/>
    </w:p>
    <w:p w14:paraId="28911DFD" w14:textId="57CD9254" w:rsidR="00C5233B" w:rsidRPr="008F45BC" w:rsidRDefault="00C5233B" w:rsidP="009135CB">
      <w:pPr>
        <w:rPr>
          <w:rFonts w:ascii="Times New Roman" w:hAnsi="Times New Roman" w:cs="Times New Roman"/>
          <w:b/>
          <w:color w:val="000000"/>
          <w:sz w:val="20"/>
          <w:szCs w:val="20"/>
          <w:lang w:val="pt-BR"/>
        </w:rPr>
      </w:pPr>
      <w:r w:rsidRPr="008F45BC">
        <w:rPr>
          <w:rFonts w:ascii="Times New Roman" w:hAnsi="Times New Roman" w:cs="Times New Roman"/>
          <w:b/>
          <w:color w:val="000000"/>
          <w:sz w:val="20"/>
          <w:szCs w:val="20"/>
          <w:lang w:val="pt-BR"/>
        </w:rPr>
        <w:t>Figur</w:t>
      </w:r>
      <w:ins w:id="464" w:author="Jose Capelo Neto" w:date="2020-05-09T14:42:00Z">
        <w:r w:rsidR="00B551E4">
          <w:rPr>
            <w:rFonts w:ascii="Times New Roman" w:hAnsi="Times New Roman" w:cs="Times New Roman"/>
            <w:b/>
            <w:color w:val="000000"/>
            <w:sz w:val="20"/>
            <w:szCs w:val="20"/>
            <w:lang w:val="pt-BR"/>
          </w:rPr>
          <w:t>a</w:t>
        </w:r>
      </w:ins>
      <w:del w:id="465" w:author="Jose Capelo Neto" w:date="2020-05-09T14:42:00Z">
        <w:r w:rsidRPr="008F45BC" w:rsidDel="00B551E4">
          <w:rPr>
            <w:rFonts w:ascii="Times New Roman" w:hAnsi="Times New Roman" w:cs="Times New Roman"/>
            <w:b/>
            <w:color w:val="000000"/>
            <w:sz w:val="20"/>
            <w:szCs w:val="20"/>
            <w:lang w:val="pt-BR"/>
          </w:rPr>
          <w:delText>e</w:delText>
        </w:r>
      </w:del>
      <w:r w:rsidRPr="008F45BC">
        <w:rPr>
          <w:rFonts w:ascii="Times New Roman" w:hAnsi="Times New Roman" w:cs="Times New Roman"/>
          <w:b/>
          <w:color w:val="000000"/>
          <w:sz w:val="20"/>
          <w:szCs w:val="20"/>
          <w:lang w:val="pt-BR"/>
        </w:rPr>
        <w:t xml:space="preserve"> 3: </w:t>
      </w:r>
      <w:del w:id="466" w:author="Jose Capelo Neto" w:date="2020-05-09T14:42:00Z">
        <w:r w:rsidR="00E7683E" w:rsidRPr="008F45BC" w:rsidDel="00B551E4">
          <w:rPr>
            <w:rFonts w:ascii="Times New Roman" w:hAnsi="Times New Roman" w:cs="Times New Roman"/>
            <w:b/>
            <w:color w:val="000000"/>
            <w:sz w:val="20"/>
            <w:szCs w:val="20"/>
            <w:lang w:val="pt-BR"/>
          </w:rPr>
          <w:delText>POD’s inside view</w:delText>
        </w:r>
      </w:del>
      <w:ins w:id="467" w:author="Jose Capelo Neto" w:date="2020-05-09T14:42:00Z">
        <w:r w:rsidR="00B551E4">
          <w:rPr>
            <w:rFonts w:ascii="Times New Roman" w:hAnsi="Times New Roman" w:cs="Times New Roman"/>
            <w:b/>
            <w:color w:val="000000"/>
            <w:sz w:val="20"/>
            <w:szCs w:val="20"/>
            <w:lang w:val="pt-BR"/>
          </w:rPr>
          <w:t xml:space="preserve">Visão interna </w:t>
        </w:r>
        <w:del w:id="468" w:author="Allan Clemente de Souza" w:date="2020-10-04T11:20:00Z">
          <w:r w:rsidR="00B551E4" w:rsidDel="00E21651">
            <w:rPr>
              <w:rFonts w:ascii="Times New Roman" w:hAnsi="Times New Roman" w:cs="Times New Roman"/>
              <w:b/>
              <w:color w:val="000000"/>
              <w:sz w:val="20"/>
              <w:szCs w:val="20"/>
              <w:lang w:val="pt-BR"/>
            </w:rPr>
            <w:delText>dos reatores fotocatalítico</w:delText>
          </w:r>
        </w:del>
      </w:ins>
      <w:ins w:id="469" w:author="Allan Clemente de Souza" w:date="2020-10-04T11:20:00Z">
        <w:r w:rsidR="00E21651">
          <w:rPr>
            <w:rFonts w:ascii="Times New Roman" w:hAnsi="Times New Roman" w:cs="Times New Roman"/>
            <w:b/>
            <w:color w:val="000000"/>
            <w:sz w:val="20"/>
            <w:szCs w:val="20"/>
            <w:lang w:val="pt-BR"/>
          </w:rPr>
          <w:t>dos reatores fotocatalíticos</w:t>
        </w:r>
      </w:ins>
    </w:p>
    <w:p w14:paraId="62384AF4" w14:textId="3862F961" w:rsidR="00C5233B" w:rsidRPr="008F45BC" w:rsidRDefault="00B551E4" w:rsidP="009135CB">
      <w:pPr>
        <w:rPr>
          <w:rFonts w:ascii="Times New Roman" w:hAnsi="Times New Roman" w:cs="Times New Roman"/>
          <w:b/>
          <w:color w:val="000000"/>
          <w:lang w:val="pt-BR"/>
        </w:rPr>
      </w:pPr>
      <w:r w:rsidRPr="00DA6FEE">
        <w:rPr>
          <w:rFonts w:ascii="Times New Roman" w:hAnsi="Times New Roman" w:cs="Times New Roman"/>
          <w:b/>
          <w:noProof/>
          <w:sz w:val="20"/>
          <w:szCs w:val="20"/>
          <w:lang w:val="pt-BR" w:eastAsia="pt-BR"/>
        </w:rPr>
        <mc:AlternateContent>
          <mc:Choice Requires="wpg">
            <w:drawing>
              <wp:anchor distT="0" distB="0" distL="114300" distR="114300" simplePos="0" relativeHeight="251659264" behindDoc="0" locked="0" layoutInCell="1" allowOverlap="1" wp14:anchorId="6D6DBF56" wp14:editId="2CAAA140">
                <wp:simplePos x="0" y="0"/>
                <wp:positionH relativeFrom="column">
                  <wp:posOffset>955494</wp:posOffset>
                </wp:positionH>
                <wp:positionV relativeFrom="paragraph">
                  <wp:posOffset>57513</wp:posOffset>
                </wp:positionV>
                <wp:extent cx="3532414" cy="2269398"/>
                <wp:effectExtent l="0" t="0" r="0" b="55245"/>
                <wp:wrapNone/>
                <wp:docPr id="105" name="Agrupar 71"/>
                <wp:cNvGraphicFramePr/>
                <a:graphic xmlns:a="http://schemas.openxmlformats.org/drawingml/2006/main">
                  <a:graphicData uri="http://schemas.microsoft.com/office/word/2010/wordprocessingGroup">
                    <wpg:wgp>
                      <wpg:cNvGrpSpPr/>
                      <wpg:grpSpPr>
                        <a:xfrm>
                          <a:off x="0" y="0"/>
                          <a:ext cx="3532414" cy="2269398"/>
                          <a:chOff x="-250497" y="-57891"/>
                          <a:chExt cx="5564409" cy="6705323"/>
                        </a:xfrm>
                      </wpg:grpSpPr>
                      <wpg:grpSp>
                        <wpg:cNvPr id="106" name="Agrupar 106">
                          <a:extLst>
                            <a:ext uri="{FF2B5EF4-FFF2-40B4-BE49-F238E27FC236}">
                              <a16:creationId xmlns:a16="http://schemas.microsoft.com/office/drawing/2014/main" id="{B11509E9-C955-1144-B475-53D6D524447B}"/>
                            </a:ext>
                          </a:extLst>
                        </wpg:cNvPr>
                        <wpg:cNvGrpSpPr/>
                        <wpg:grpSpPr>
                          <a:xfrm>
                            <a:off x="1799424" y="78730"/>
                            <a:ext cx="1274616" cy="6563169"/>
                            <a:chOff x="1799427" y="78730"/>
                            <a:chExt cx="469516" cy="2417599"/>
                          </a:xfrm>
                        </wpg:grpSpPr>
                        <wpg:grpSp>
                          <wpg:cNvPr id="107" name="Agrupar 107">
                            <a:extLst>
                              <a:ext uri="{FF2B5EF4-FFF2-40B4-BE49-F238E27FC236}">
                                <a16:creationId xmlns:a16="http://schemas.microsoft.com/office/drawing/2014/main" id="{1E3C3A4D-077A-0E4D-9F18-548DF8375218}"/>
                              </a:ext>
                            </a:extLst>
                          </wpg:cNvPr>
                          <wpg:cNvGrpSpPr/>
                          <wpg:grpSpPr>
                            <a:xfrm>
                              <a:off x="1799427" y="78730"/>
                              <a:ext cx="469516" cy="2417599"/>
                              <a:chOff x="1799427" y="78730"/>
                              <a:chExt cx="469516" cy="2417599"/>
                            </a:xfrm>
                          </wpg:grpSpPr>
                          <wps:wsp>
                            <wps:cNvPr id="108" name="Semicírculos 4">
                              <a:extLst>
                                <a:ext uri="{FF2B5EF4-FFF2-40B4-BE49-F238E27FC236}">
                                  <a16:creationId xmlns:a16="http://schemas.microsoft.com/office/drawing/2014/main" id="{5921DBA2-058E-A643-AC0A-2959CAEDDC6B}"/>
                                </a:ext>
                              </a:extLst>
                            </wps:cNvPr>
                            <wps:cNvSpPr/>
                            <wps:spPr>
                              <a:xfrm>
                                <a:off x="1800483" y="1147669"/>
                                <a:ext cx="228600" cy="45719"/>
                              </a:xfrm>
                              <a:prstGeom prst="blockArc">
                                <a:avLst/>
                              </a:prstGeom>
                              <a:solidFill>
                                <a:schemeClr val="bg1">
                                  <a:lumMod val="5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Semicírculos 5">
                              <a:extLst>
                                <a:ext uri="{FF2B5EF4-FFF2-40B4-BE49-F238E27FC236}">
                                  <a16:creationId xmlns:a16="http://schemas.microsoft.com/office/drawing/2014/main" id="{A0ACBD8D-98F8-8D41-AD87-62D5EF5511AA}"/>
                                </a:ext>
                              </a:extLst>
                            </wps:cNvPr>
                            <wps:cNvSpPr/>
                            <wps:spPr>
                              <a:xfrm>
                                <a:off x="1799955" y="1605926"/>
                                <a:ext cx="228600" cy="45719"/>
                              </a:xfrm>
                              <a:prstGeom prst="blockArc">
                                <a:avLst/>
                              </a:prstGeom>
                              <a:solidFill>
                                <a:schemeClr val="bg1">
                                  <a:lumMod val="5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0" name="Semicírculos 6">
                              <a:extLst>
                                <a:ext uri="{FF2B5EF4-FFF2-40B4-BE49-F238E27FC236}">
                                  <a16:creationId xmlns:a16="http://schemas.microsoft.com/office/drawing/2014/main" id="{B6F0EEA8-BBD9-6E42-B847-CCFE1B24FE69}"/>
                                </a:ext>
                              </a:extLst>
                            </wps:cNvPr>
                            <wps:cNvSpPr/>
                            <wps:spPr>
                              <a:xfrm>
                                <a:off x="1799427" y="2108789"/>
                                <a:ext cx="228600" cy="45719"/>
                              </a:xfrm>
                              <a:prstGeom prst="blockArc">
                                <a:avLst/>
                              </a:prstGeom>
                              <a:solidFill>
                                <a:schemeClr val="bg1">
                                  <a:lumMod val="5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Forma Livre 111">
                              <a:extLst>
                                <a:ext uri="{FF2B5EF4-FFF2-40B4-BE49-F238E27FC236}">
                                  <a16:creationId xmlns:a16="http://schemas.microsoft.com/office/drawing/2014/main" id="{CF5766AC-2F37-9147-A51F-3FD17ECB942A}"/>
                                </a:ext>
                              </a:extLst>
                            </wps:cNvPr>
                            <wps:cNvSpPr/>
                            <wps:spPr>
                              <a:xfrm>
                                <a:off x="1913998" y="115171"/>
                                <a:ext cx="354945" cy="294290"/>
                              </a:xfrm>
                              <a:custGeom>
                                <a:avLst/>
                                <a:gdLst>
                                  <a:gd name="connsiteX0" fmla="*/ 1944 w 354945"/>
                                  <a:gd name="connsiteY0" fmla="*/ 1565720 h 1565720"/>
                                  <a:gd name="connsiteX1" fmla="*/ 52980 w 354945"/>
                                  <a:gd name="connsiteY1" fmla="*/ 209006 h 1565720"/>
                                  <a:gd name="connsiteX2" fmla="*/ 354945 w 354945"/>
                                  <a:gd name="connsiteY2" fmla="*/ 26126 h 1565720"/>
                                </a:gdLst>
                                <a:ahLst/>
                                <a:cxnLst>
                                  <a:cxn ang="0">
                                    <a:pos x="connsiteX0" y="connsiteY0"/>
                                  </a:cxn>
                                  <a:cxn ang="0">
                                    <a:pos x="connsiteX1" y="connsiteY1"/>
                                  </a:cxn>
                                  <a:cxn ang="0">
                                    <a:pos x="connsiteX2" y="connsiteY2"/>
                                  </a:cxn>
                                </a:cxnLst>
                                <a:rect l="l" t="t" r="r" b="b"/>
                                <a:pathLst>
                                  <a:path w="354945" h="1565720">
                                    <a:moveTo>
                                      <a:pt x="1944" y="1565720"/>
                                    </a:moveTo>
                                    <a:cubicBezTo>
                                      <a:pt x="-1955" y="1015662"/>
                                      <a:pt x="-5854" y="465605"/>
                                      <a:pt x="52980" y="209006"/>
                                    </a:cubicBezTo>
                                    <a:cubicBezTo>
                                      <a:pt x="111814" y="-47593"/>
                                      <a:pt x="233379" y="-10734"/>
                                      <a:pt x="354945" y="2612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 name="Forma Livre 112">
                              <a:extLst>
                                <a:ext uri="{FF2B5EF4-FFF2-40B4-BE49-F238E27FC236}">
                                  <a16:creationId xmlns:a16="http://schemas.microsoft.com/office/drawing/2014/main" id="{47B1B304-391A-AA42-842B-D1E582E1E24D}"/>
                                </a:ext>
                              </a:extLst>
                            </wps:cNvPr>
                            <wps:cNvSpPr/>
                            <wps:spPr>
                              <a:xfrm>
                                <a:off x="1877171" y="78730"/>
                                <a:ext cx="354945" cy="251432"/>
                              </a:xfrm>
                              <a:custGeom>
                                <a:avLst/>
                                <a:gdLst>
                                  <a:gd name="connsiteX0" fmla="*/ 1944 w 354945"/>
                                  <a:gd name="connsiteY0" fmla="*/ 1565720 h 1565720"/>
                                  <a:gd name="connsiteX1" fmla="*/ 52980 w 354945"/>
                                  <a:gd name="connsiteY1" fmla="*/ 209006 h 1565720"/>
                                  <a:gd name="connsiteX2" fmla="*/ 354945 w 354945"/>
                                  <a:gd name="connsiteY2" fmla="*/ 26126 h 1565720"/>
                                </a:gdLst>
                                <a:ahLst/>
                                <a:cxnLst>
                                  <a:cxn ang="0">
                                    <a:pos x="connsiteX0" y="connsiteY0"/>
                                  </a:cxn>
                                  <a:cxn ang="0">
                                    <a:pos x="connsiteX1" y="connsiteY1"/>
                                  </a:cxn>
                                  <a:cxn ang="0">
                                    <a:pos x="connsiteX2" y="connsiteY2"/>
                                  </a:cxn>
                                </a:cxnLst>
                                <a:rect l="l" t="t" r="r" b="b"/>
                                <a:pathLst>
                                  <a:path w="354945" h="1565720">
                                    <a:moveTo>
                                      <a:pt x="1944" y="1565720"/>
                                    </a:moveTo>
                                    <a:cubicBezTo>
                                      <a:pt x="-1955" y="1015662"/>
                                      <a:pt x="-5854" y="465605"/>
                                      <a:pt x="52980" y="209006"/>
                                    </a:cubicBezTo>
                                    <a:cubicBezTo>
                                      <a:pt x="111814" y="-47593"/>
                                      <a:pt x="233379" y="-10734"/>
                                      <a:pt x="354945" y="26126"/>
                                    </a:cubicBezTo>
                                  </a:path>
                                </a:pathLst>
                              </a:cu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Cilindro 113">
                              <a:extLst>
                                <a:ext uri="{FF2B5EF4-FFF2-40B4-BE49-F238E27FC236}">
                                  <a16:creationId xmlns:a16="http://schemas.microsoft.com/office/drawing/2014/main" id="{B5D84911-9F16-364E-A756-39E05B9A8560}"/>
                                </a:ext>
                              </a:extLst>
                            </wps:cNvPr>
                            <wps:cNvSpPr/>
                            <wps:spPr>
                              <a:xfrm>
                                <a:off x="1801011" y="461443"/>
                                <a:ext cx="228600" cy="2034886"/>
                              </a:xfrm>
                              <a:prstGeom prst="can">
                                <a:avLst/>
                              </a:prstGeom>
                              <a:solidFill>
                                <a:schemeClr val="bg1">
                                  <a:lumMod val="50000"/>
                                  <a:alpha val="5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 name="Cilindro 114">
                              <a:extLst>
                                <a:ext uri="{FF2B5EF4-FFF2-40B4-BE49-F238E27FC236}">
                                  <a16:creationId xmlns:a16="http://schemas.microsoft.com/office/drawing/2014/main" id="{A1F18F51-43A8-4D4A-A471-7D63E510FFBB}"/>
                                </a:ext>
                              </a:extLst>
                            </wps:cNvPr>
                            <wps:cNvSpPr/>
                            <wps:spPr>
                              <a:xfrm>
                                <a:off x="1831934" y="320775"/>
                                <a:ext cx="45719" cy="152850"/>
                              </a:xfrm>
                              <a:prstGeom prst="ca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 name="Cilindro 115">
                              <a:extLst>
                                <a:ext uri="{FF2B5EF4-FFF2-40B4-BE49-F238E27FC236}">
                                  <a16:creationId xmlns:a16="http://schemas.microsoft.com/office/drawing/2014/main" id="{B8B74C3D-1C85-134D-A551-266621391597}"/>
                                </a:ext>
                              </a:extLst>
                            </wps:cNvPr>
                            <wps:cNvSpPr/>
                            <wps:spPr>
                              <a:xfrm>
                                <a:off x="1863088" y="375466"/>
                                <a:ext cx="45719" cy="152850"/>
                              </a:xfrm>
                              <a:prstGeom prst="ca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Cilindro 116">
                              <a:extLst>
                                <a:ext uri="{FF2B5EF4-FFF2-40B4-BE49-F238E27FC236}">
                                  <a16:creationId xmlns:a16="http://schemas.microsoft.com/office/drawing/2014/main" id="{0DCF2CBC-118A-AF4A-8441-2186E0DEB665}"/>
                                </a:ext>
                              </a:extLst>
                            </wps:cNvPr>
                            <wps:cNvSpPr/>
                            <wps:spPr>
                              <a:xfrm>
                                <a:off x="1916870" y="314684"/>
                                <a:ext cx="45719" cy="152850"/>
                              </a:xfrm>
                              <a:prstGeom prst="ca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Cilindro 117">
                              <a:extLst>
                                <a:ext uri="{FF2B5EF4-FFF2-40B4-BE49-F238E27FC236}">
                                  <a16:creationId xmlns:a16="http://schemas.microsoft.com/office/drawing/2014/main" id="{9D4E60C7-B96C-9F4A-9FFC-E988DFCD119E}"/>
                                </a:ext>
                              </a:extLst>
                            </wps:cNvPr>
                            <wps:cNvSpPr/>
                            <wps:spPr>
                              <a:xfrm>
                                <a:off x="1932860" y="374562"/>
                                <a:ext cx="45719" cy="152850"/>
                              </a:xfrm>
                              <a:prstGeom prst="ca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18" name="Oval 12">
                            <a:extLst>
                              <a:ext uri="{FF2B5EF4-FFF2-40B4-BE49-F238E27FC236}">
                                <a16:creationId xmlns:a16="http://schemas.microsoft.com/office/drawing/2014/main" id="{5EFF697E-ADE0-DA49-9365-EAD5315C0411}"/>
                              </a:ext>
                            </a:extLst>
                          </wps:cNvPr>
                          <wps:cNvSpPr/>
                          <wps:spPr>
                            <a:xfrm>
                              <a:off x="1802602" y="2447710"/>
                              <a:ext cx="228600" cy="45719"/>
                            </a:xfrm>
                            <a:prstGeom prst="ellipse">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 name="Agrupar 119">
                            <a:extLst>
                              <a:ext uri="{FF2B5EF4-FFF2-40B4-BE49-F238E27FC236}">
                                <a16:creationId xmlns:a16="http://schemas.microsoft.com/office/drawing/2014/main" id="{9DC484BC-0A2A-4B42-82CA-7D2C1CDAA1A4}"/>
                              </a:ext>
                            </a:extLst>
                          </wpg:cNvPr>
                          <wpg:cNvGrpSpPr/>
                          <wpg:grpSpPr>
                            <a:xfrm>
                              <a:off x="1824770" y="514710"/>
                              <a:ext cx="29321" cy="1944000"/>
                              <a:chOff x="1824770" y="514710"/>
                              <a:chExt cx="29321" cy="1944000"/>
                            </a:xfrm>
                          </wpg:grpSpPr>
                          <wps:wsp>
                            <wps:cNvPr id="120" name="Cubo 120">
                              <a:extLst>
                                <a:ext uri="{FF2B5EF4-FFF2-40B4-BE49-F238E27FC236}">
                                  <a16:creationId xmlns:a16="http://schemas.microsoft.com/office/drawing/2014/main" id="{856465CF-17BA-3A41-BC88-1E9AEE36A0EC}"/>
                                </a:ext>
                              </a:extLst>
                            </wps:cNvPr>
                            <wps:cNvSpPr/>
                            <wps:spPr>
                              <a:xfrm flipH="1">
                                <a:off x="1824770" y="514710"/>
                                <a:ext cx="25200" cy="1944000"/>
                              </a:xfrm>
                              <a:prstGeom prst="cube">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7">
                              <a:extLst>
                                <a:ext uri="{FF2B5EF4-FFF2-40B4-BE49-F238E27FC236}">
                                  <a16:creationId xmlns:a16="http://schemas.microsoft.com/office/drawing/2014/main" id="{FF6D6A25-E617-E049-A08D-1F185C9F478F}"/>
                                </a:ext>
                              </a:extLst>
                            </wps:cNvPr>
                            <wps:cNvSpPr>
                              <a:spLocks noChangeAspect="1"/>
                            </wps:cNvSpPr>
                            <wps:spPr>
                              <a:xfrm>
                                <a:off x="1828891" y="549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 name="Oval 18">
                              <a:extLst>
                                <a:ext uri="{FF2B5EF4-FFF2-40B4-BE49-F238E27FC236}">
                                  <a16:creationId xmlns:a16="http://schemas.microsoft.com/office/drawing/2014/main" id="{A98411BA-5390-0444-BB9F-75DEE39D6FFD}"/>
                                </a:ext>
                              </a:extLst>
                            </wps:cNvPr>
                            <wps:cNvSpPr>
                              <a:spLocks noChangeAspect="1"/>
                            </wps:cNvSpPr>
                            <wps:spPr>
                              <a:xfrm>
                                <a:off x="1828891" y="6093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Oval 19">
                              <a:extLst>
                                <a:ext uri="{FF2B5EF4-FFF2-40B4-BE49-F238E27FC236}">
                                  <a16:creationId xmlns:a16="http://schemas.microsoft.com/office/drawing/2014/main" id="{3515E1E7-C7FF-834B-85D3-56367D291A8C}"/>
                                </a:ext>
                              </a:extLst>
                            </wps:cNvPr>
                            <wps:cNvSpPr>
                              <a:spLocks noChangeAspect="1"/>
                            </wps:cNvSpPr>
                            <wps:spPr>
                              <a:xfrm>
                                <a:off x="1828891" y="6792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20">
                              <a:extLst>
                                <a:ext uri="{FF2B5EF4-FFF2-40B4-BE49-F238E27FC236}">
                                  <a16:creationId xmlns:a16="http://schemas.microsoft.com/office/drawing/2014/main" id="{E9855E1B-26AF-5341-8D83-D9687FE8C7EA}"/>
                                </a:ext>
                              </a:extLst>
                            </wps:cNvPr>
                            <wps:cNvSpPr>
                              <a:spLocks noChangeAspect="1"/>
                            </wps:cNvSpPr>
                            <wps:spPr>
                              <a:xfrm>
                                <a:off x="1828891" y="75861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21">
                              <a:extLst>
                                <a:ext uri="{FF2B5EF4-FFF2-40B4-BE49-F238E27FC236}">
                                  <a16:creationId xmlns:a16="http://schemas.microsoft.com/office/drawing/2014/main" id="{0F7A5E90-A93D-3E43-AF89-E0702158E99E}"/>
                                </a:ext>
                              </a:extLst>
                            </wps:cNvPr>
                            <wps:cNvSpPr>
                              <a:spLocks noChangeAspect="1"/>
                            </wps:cNvSpPr>
                            <wps:spPr>
                              <a:xfrm>
                                <a:off x="1825716" y="8379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 name="Oval 22">
                              <a:extLst>
                                <a:ext uri="{FF2B5EF4-FFF2-40B4-BE49-F238E27FC236}">
                                  <a16:creationId xmlns:a16="http://schemas.microsoft.com/office/drawing/2014/main" id="{14A03C01-F0ED-CD41-A808-6EC4553071DF}"/>
                                </a:ext>
                              </a:extLst>
                            </wps:cNvPr>
                            <wps:cNvSpPr>
                              <a:spLocks noChangeAspect="1"/>
                            </wps:cNvSpPr>
                            <wps:spPr>
                              <a:xfrm>
                                <a:off x="1825716" y="9173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Oval 23">
                              <a:extLst>
                                <a:ext uri="{FF2B5EF4-FFF2-40B4-BE49-F238E27FC236}">
                                  <a16:creationId xmlns:a16="http://schemas.microsoft.com/office/drawing/2014/main" id="{7CFE4287-2F87-254B-8892-240F82DC41C9}"/>
                                </a:ext>
                              </a:extLst>
                            </wps:cNvPr>
                            <wps:cNvSpPr>
                              <a:spLocks noChangeAspect="1"/>
                            </wps:cNvSpPr>
                            <wps:spPr>
                              <a:xfrm>
                                <a:off x="1825716" y="9967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24">
                              <a:extLst>
                                <a:ext uri="{FF2B5EF4-FFF2-40B4-BE49-F238E27FC236}">
                                  <a16:creationId xmlns:a16="http://schemas.microsoft.com/office/drawing/2014/main" id="{A100EB7F-1CD6-C745-97F0-1609B678306A}"/>
                                </a:ext>
                              </a:extLst>
                            </wps:cNvPr>
                            <wps:cNvSpPr>
                              <a:spLocks noChangeAspect="1"/>
                            </wps:cNvSpPr>
                            <wps:spPr>
                              <a:xfrm>
                                <a:off x="1825716" y="10792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25">
                              <a:extLst>
                                <a:ext uri="{FF2B5EF4-FFF2-40B4-BE49-F238E27FC236}">
                                  <a16:creationId xmlns:a16="http://schemas.microsoft.com/office/drawing/2014/main" id="{D8F885DD-6B59-4546-AB02-8EDEC769468A}"/>
                                </a:ext>
                              </a:extLst>
                            </wps:cNvPr>
                            <wps:cNvSpPr>
                              <a:spLocks noChangeAspect="1"/>
                            </wps:cNvSpPr>
                            <wps:spPr>
                              <a:xfrm>
                                <a:off x="1825716" y="11554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Oval 26">
                              <a:extLst>
                                <a:ext uri="{FF2B5EF4-FFF2-40B4-BE49-F238E27FC236}">
                                  <a16:creationId xmlns:a16="http://schemas.microsoft.com/office/drawing/2014/main" id="{91B35E26-E1FA-6147-B454-186C11A6EF99}"/>
                                </a:ext>
                              </a:extLst>
                            </wps:cNvPr>
                            <wps:cNvSpPr>
                              <a:spLocks noChangeAspect="1"/>
                            </wps:cNvSpPr>
                            <wps:spPr>
                              <a:xfrm>
                                <a:off x="1825716" y="12316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Oval 27">
                              <a:extLst>
                                <a:ext uri="{FF2B5EF4-FFF2-40B4-BE49-F238E27FC236}">
                                  <a16:creationId xmlns:a16="http://schemas.microsoft.com/office/drawing/2014/main" id="{B1116C55-9CF5-2A4F-BD1D-402295961674}"/>
                                </a:ext>
                              </a:extLst>
                            </wps:cNvPr>
                            <wps:cNvSpPr>
                              <a:spLocks noChangeAspect="1"/>
                            </wps:cNvSpPr>
                            <wps:spPr>
                              <a:xfrm>
                                <a:off x="1828891" y="1311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2" name="Oval 28">
                              <a:extLst>
                                <a:ext uri="{FF2B5EF4-FFF2-40B4-BE49-F238E27FC236}">
                                  <a16:creationId xmlns:a16="http://schemas.microsoft.com/office/drawing/2014/main" id="{AAB6559C-C3A7-C747-A590-EDDA81E5F9D7}"/>
                                </a:ext>
                              </a:extLst>
                            </wps:cNvPr>
                            <wps:cNvSpPr>
                              <a:spLocks noChangeAspect="1"/>
                            </wps:cNvSpPr>
                            <wps:spPr>
                              <a:xfrm>
                                <a:off x="1828891" y="13872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 name="Oval 29">
                              <a:extLst>
                                <a:ext uri="{FF2B5EF4-FFF2-40B4-BE49-F238E27FC236}">
                                  <a16:creationId xmlns:a16="http://schemas.microsoft.com/office/drawing/2014/main" id="{663295E5-BE67-EF4C-B4F8-F5A56B7B4191}"/>
                                </a:ext>
                              </a:extLst>
                            </wps:cNvPr>
                            <wps:cNvSpPr>
                              <a:spLocks noChangeAspect="1"/>
                            </wps:cNvSpPr>
                            <wps:spPr>
                              <a:xfrm>
                                <a:off x="1825716" y="14634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 name="Oval 30">
                              <a:extLst>
                                <a:ext uri="{FF2B5EF4-FFF2-40B4-BE49-F238E27FC236}">
                                  <a16:creationId xmlns:a16="http://schemas.microsoft.com/office/drawing/2014/main" id="{8DAB77D5-7512-1547-880E-56274FD2B591}"/>
                                </a:ext>
                              </a:extLst>
                            </wps:cNvPr>
                            <wps:cNvSpPr>
                              <a:spLocks noChangeAspect="1"/>
                            </wps:cNvSpPr>
                            <wps:spPr>
                              <a:xfrm>
                                <a:off x="1825716" y="15396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Oval 31">
                              <a:extLst>
                                <a:ext uri="{FF2B5EF4-FFF2-40B4-BE49-F238E27FC236}">
                                  <a16:creationId xmlns:a16="http://schemas.microsoft.com/office/drawing/2014/main" id="{01D55958-5C86-CE48-9858-2B4E3016DFBB}"/>
                                </a:ext>
                              </a:extLst>
                            </wps:cNvPr>
                            <wps:cNvSpPr>
                              <a:spLocks noChangeAspect="1"/>
                            </wps:cNvSpPr>
                            <wps:spPr>
                              <a:xfrm>
                                <a:off x="1825716" y="16158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Oval 32">
                              <a:extLst>
                                <a:ext uri="{FF2B5EF4-FFF2-40B4-BE49-F238E27FC236}">
                                  <a16:creationId xmlns:a16="http://schemas.microsoft.com/office/drawing/2014/main" id="{6A01551A-7564-884B-A9BD-AD5BC27D5A07}"/>
                                </a:ext>
                              </a:extLst>
                            </wps:cNvPr>
                            <wps:cNvSpPr>
                              <a:spLocks noChangeAspect="1"/>
                            </wps:cNvSpPr>
                            <wps:spPr>
                              <a:xfrm>
                                <a:off x="1828891" y="1692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Oval 33">
                              <a:extLst>
                                <a:ext uri="{FF2B5EF4-FFF2-40B4-BE49-F238E27FC236}">
                                  <a16:creationId xmlns:a16="http://schemas.microsoft.com/office/drawing/2014/main" id="{93ACFC19-DDE3-9548-B5B3-6339659FFD63}"/>
                                </a:ext>
                              </a:extLst>
                            </wps:cNvPr>
                            <wps:cNvSpPr>
                              <a:spLocks noChangeAspect="1"/>
                            </wps:cNvSpPr>
                            <wps:spPr>
                              <a:xfrm>
                                <a:off x="1825716" y="17682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Oval 34">
                              <a:extLst>
                                <a:ext uri="{FF2B5EF4-FFF2-40B4-BE49-F238E27FC236}">
                                  <a16:creationId xmlns:a16="http://schemas.microsoft.com/office/drawing/2014/main" id="{9B969469-C18F-704F-90EF-3C31451BD099}"/>
                                </a:ext>
                              </a:extLst>
                            </wps:cNvPr>
                            <wps:cNvSpPr>
                              <a:spLocks noChangeAspect="1"/>
                            </wps:cNvSpPr>
                            <wps:spPr>
                              <a:xfrm>
                                <a:off x="1825716" y="18476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Oval 35">
                              <a:extLst>
                                <a:ext uri="{FF2B5EF4-FFF2-40B4-BE49-F238E27FC236}">
                                  <a16:creationId xmlns:a16="http://schemas.microsoft.com/office/drawing/2014/main" id="{E2F33390-B394-5C46-BEE6-4E90C2006C1B}"/>
                                </a:ext>
                              </a:extLst>
                            </wps:cNvPr>
                            <wps:cNvSpPr>
                              <a:spLocks noChangeAspect="1"/>
                            </wps:cNvSpPr>
                            <wps:spPr>
                              <a:xfrm>
                                <a:off x="1828891" y="192701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Oval 36">
                              <a:extLst>
                                <a:ext uri="{FF2B5EF4-FFF2-40B4-BE49-F238E27FC236}">
                                  <a16:creationId xmlns:a16="http://schemas.microsoft.com/office/drawing/2014/main" id="{E02B5AAF-E3B4-A64D-BA3C-188E906A8B85}"/>
                                </a:ext>
                              </a:extLst>
                            </wps:cNvPr>
                            <wps:cNvSpPr>
                              <a:spLocks noChangeAspect="1"/>
                            </wps:cNvSpPr>
                            <wps:spPr>
                              <a:xfrm>
                                <a:off x="1828891" y="20000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Oval 37">
                              <a:extLst>
                                <a:ext uri="{FF2B5EF4-FFF2-40B4-BE49-F238E27FC236}">
                                  <a16:creationId xmlns:a16="http://schemas.microsoft.com/office/drawing/2014/main" id="{EB02BF78-A74C-E247-93A7-8D74267E3334}"/>
                                </a:ext>
                              </a:extLst>
                            </wps:cNvPr>
                            <wps:cNvSpPr>
                              <a:spLocks noChangeAspect="1"/>
                            </wps:cNvSpPr>
                            <wps:spPr>
                              <a:xfrm>
                                <a:off x="1828891" y="20762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Oval 38">
                              <a:extLst>
                                <a:ext uri="{FF2B5EF4-FFF2-40B4-BE49-F238E27FC236}">
                                  <a16:creationId xmlns:a16="http://schemas.microsoft.com/office/drawing/2014/main" id="{4AED695E-520E-D34E-856B-EA3C487DE34D}"/>
                                </a:ext>
                              </a:extLst>
                            </wps:cNvPr>
                            <wps:cNvSpPr>
                              <a:spLocks noChangeAspect="1"/>
                            </wps:cNvSpPr>
                            <wps:spPr>
                              <a:xfrm>
                                <a:off x="1828891" y="21524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Oval 39">
                              <a:extLst>
                                <a:ext uri="{FF2B5EF4-FFF2-40B4-BE49-F238E27FC236}">
                                  <a16:creationId xmlns:a16="http://schemas.microsoft.com/office/drawing/2014/main" id="{4100BFB1-117E-434E-8688-A8360DB77EFB}"/>
                                </a:ext>
                              </a:extLst>
                            </wps:cNvPr>
                            <wps:cNvSpPr>
                              <a:spLocks noChangeAspect="1"/>
                            </wps:cNvSpPr>
                            <wps:spPr>
                              <a:xfrm>
                                <a:off x="1828891" y="22286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Oval 40">
                              <a:extLst>
                                <a:ext uri="{FF2B5EF4-FFF2-40B4-BE49-F238E27FC236}">
                                  <a16:creationId xmlns:a16="http://schemas.microsoft.com/office/drawing/2014/main" id="{725CD6A8-AA0C-B144-B796-5BE7FB217527}"/>
                                </a:ext>
                              </a:extLst>
                            </wps:cNvPr>
                            <wps:cNvSpPr>
                              <a:spLocks noChangeAspect="1"/>
                            </wps:cNvSpPr>
                            <wps:spPr>
                              <a:xfrm>
                                <a:off x="1828891" y="23048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Oval 41">
                              <a:extLst>
                                <a:ext uri="{FF2B5EF4-FFF2-40B4-BE49-F238E27FC236}">
                                  <a16:creationId xmlns:a16="http://schemas.microsoft.com/office/drawing/2014/main" id="{62BDA193-A3DE-0946-8C7D-E46068B233A5}"/>
                                </a:ext>
                              </a:extLst>
                            </wps:cNvPr>
                            <wps:cNvSpPr>
                              <a:spLocks noChangeAspect="1"/>
                            </wps:cNvSpPr>
                            <wps:spPr>
                              <a:xfrm>
                                <a:off x="1828891" y="23778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46" name="Agrupar 146">
                            <a:extLst>
                              <a:ext uri="{FF2B5EF4-FFF2-40B4-BE49-F238E27FC236}">
                                <a16:creationId xmlns:a16="http://schemas.microsoft.com/office/drawing/2014/main" id="{F4DE6CEA-D918-9047-8519-4DC0979D6C44}"/>
                              </a:ext>
                            </a:extLst>
                          </wpg:cNvPr>
                          <wpg:cNvGrpSpPr/>
                          <wpg:grpSpPr>
                            <a:xfrm flipH="1">
                              <a:off x="1977170" y="514710"/>
                              <a:ext cx="29321" cy="1944000"/>
                              <a:chOff x="1977170" y="514710"/>
                              <a:chExt cx="29321" cy="1944000"/>
                            </a:xfrm>
                          </wpg:grpSpPr>
                          <wps:wsp>
                            <wps:cNvPr id="147" name="Cubo 147">
                              <a:extLst>
                                <a:ext uri="{FF2B5EF4-FFF2-40B4-BE49-F238E27FC236}">
                                  <a16:creationId xmlns:a16="http://schemas.microsoft.com/office/drawing/2014/main" id="{19E42587-C313-2D41-8C8F-45606D03B2D9}"/>
                                </a:ext>
                              </a:extLst>
                            </wps:cNvPr>
                            <wps:cNvSpPr/>
                            <wps:spPr>
                              <a:xfrm flipH="1">
                                <a:off x="1977170" y="514710"/>
                                <a:ext cx="25200" cy="1944000"/>
                              </a:xfrm>
                              <a:prstGeom prst="cube">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 name="Oval 46">
                              <a:extLst>
                                <a:ext uri="{FF2B5EF4-FFF2-40B4-BE49-F238E27FC236}">
                                  <a16:creationId xmlns:a16="http://schemas.microsoft.com/office/drawing/2014/main" id="{B1D98FD8-7E30-A24F-A2AB-AE363496E0BA}"/>
                                </a:ext>
                              </a:extLst>
                            </wps:cNvPr>
                            <wps:cNvSpPr>
                              <a:spLocks noChangeAspect="1"/>
                            </wps:cNvSpPr>
                            <wps:spPr>
                              <a:xfrm>
                                <a:off x="1981291" y="549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 name="Oval 47">
                              <a:extLst>
                                <a:ext uri="{FF2B5EF4-FFF2-40B4-BE49-F238E27FC236}">
                                  <a16:creationId xmlns:a16="http://schemas.microsoft.com/office/drawing/2014/main" id="{BFDA7975-1DB1-944D-ABC7-F84C09BA2233}"/>
                                </a:ext>
                              </a:extLst>
                            </wps:cNvPr>
                            <wps:cNvSpPr>
                              <a:spLocks noChangeAspect="1"/>
                            </wps:cNvSpPr>
                            <wps:spPr>
                              <a:xfrm>
                                <a:off x="1981291" y="6093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Oval 48">
                              <a:extLst>
                                <a:ext uri="{FF2B5EF4-FFF2-40B4-BE49-F238E27FC236}">
                                  <a16:creationId xmlns:a16="http://schemas.microsoft.com/office/drawing/2014/main" id="{E50BCB7D-EB3A-E548-A2E1-F2C2DC749A3B}"/>
                                </a:ext>
                              </a:extLst>
                            </wps:cNvPr>
                            <wps:cNvSpPr>
                              <a:spLocks noChangeAspect="1"/>
                            </wps:cNvSpPr>
                            <wps:spPr>
                              <a:xfrm>
                                <a:off x="1981291" y="6792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1" name="Oval 49">
                              <a:extLst>
                                <a:ext uri="{FF2B5EF4-FFF2-40B4-BE49-F238E27FC236}">
                                  <a16:creationId xmlns:a16="http://schemas.microsoft.com/office/drawing/2014/main" id="{0D220A47-4ABE-FD46-BAF0-BB42FBB38E58}"/>
                                </a:ext>
                              </a:extLst>
                            </wps:cNvPr>
                            <wps:cNvSpPr>
                              <a:spLocks noChangeAspect="1"/>
                            </wps:cNvSpPr>
                            <wps:spPr>
                              <a:xfrm>
                                <a:off x="1981291" y="75861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Oval 50">
                              <a:extLst>
                                <a:ext uri="{FF2B5EF4-FFF2-40B4-BE49-F238E27FC236}">
                                  <a16:creationId xmlns:a16="http://schemas.microsoft.com/office/drawing/2014/main" id="{47566AC9-B3A1-AA4A-A514-D43647319708}"/>
                                </a:ext>
                              </a:extLst>
                            </wps:cNvPr>
                            <wps:cNvSpPr>
                              <a:spLocks noChangeAspect="1"/>
                            </wps:cNvSpPr>
                            <wps:spPr>
                              <a:xfrm>
                                <a:off x="1978116" y="8379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Oval 51">
                              <a:extLst>
                                <a:ext uri="{FF2B5EF4-FFF2-40B4-BE49-F238E27FC236}">
                                  <a16:creationId xmlns:a16="http://schemas.microsoft.com/office/drawing/2014/main" id="{C123EA09-BE87-344B-8C5B-1E3EB7547307}"/>
                                </a:ext>
                              </a:extLst>
                            </wps:cNvPr>
                            <wps:cNvSpPr>
                              <a:spLocks noChangeAspect="1"/>
                            </wps:cNvSpPr>
                            <wps:spPr>
                              <a:xfrm>
                                <a:off x="1978116" y="9173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 name="Oval 52">
                              <a:extLst>
                                <a:ext uri="{FF2B5EF4-FFF2-40B4-BE49-F238E27FC236}">
                                  <a16:creationId xmlns:a16="http://schemas.microsoft.com/office/drawing/2014/main" id="{2F015D42-8556-8A45-B007-699BEAC0A45C}"/>
                                </a:ext>
                              </a:extLst>
                            </wps:cNvPr>
                            <wps:cNvSpPr>
                              <a:spLocks noChangeAspect="1"/>
                            </wps:cNvSpPr>
                            <wps:spPr>
                              <a:xfrm>
                                <a:off x="1978116" y="9967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5" name="Oval 53">
                              <a:extLst>
                                <a:ext uri="{FF2B5EF4-FFF2-40B4-BE49-F238E27FC236}">
                                  <a16:creationId xmlns:a16="http://schemas.microsoft.com/office/drawing/2014/main" id="{AAF94D97-DA8C-364E-A384-50059F90F9C3}"/>
                                </a:ext>
                              </a:extLst>
                            </wps:cNvPr>
                            <wps:cNvSpPr>
                              <a:spLocks noChangeAspect="1"/>
                            </wps:cNvSpPr>
                            <wps:spPr>
                              <a:xfrm>
                                <a:off x="1978116" y="10792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Oval 54">
                              <a:extLst>
                                <a:ext uri="{FF2B5EF4-FFF2-40B4-BE49-F238E27FC236}">
                                  <a16:creationId xmlns:a16="http://schemas.microsoft.com/office/drawing/2014/main" id="{CE54D6C4-80AD-784A-B335-FDC2E9719E5E}"/>
                                </a:ext>
                              </a:extLst>
                            </wps:cNvPr>
                            <wps:cNvSpPr>
                              <a:spLocks noChangeAspect="1"/>
                            </wps:cNvSpPr>
                            <wps:spPr>
                              <a:xfrm>
                                <a:off x="1978116" y="11554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Oval 55">
                              <a:extLst>
                                <a:ext uri="{FF2B5EF4-FFF2-40B4-BE49-F238E27FC236}">
                                  <a16:creationId xmlns:a16="http://schemas.microsoft.com/office/drawing/2014/main" id="{63C788BD-8FAF-2C41-8858-C3C63E672598}"/>
                                </a:ext>
                              </a:extLst>
                            </wps:cNvPr>
                            <wps:cNvSpPr>
                              <a:spLocks noChangeAspect="1"/>
                            </wps:cNvSpPr>
                            <wps:spPr>
                              <a:xfrm>
                                <a:off x="1978116" y="123168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56">
                              <a:extLst>
                                <a:ext uri="{FF2B5EF4-FFF2-40B4-BE49-F238E27FC236}">
                                  <a16:creationId xmlns:a16="http://schemas.microsoft.com/office/drawing/2014/main" id="{47C63889-949B-8840-A12C-C035148761DA}"/>
                                </a:ext>
                              </a:extLst>
                            </wps:cNvPr>
                            <wps:cNvSpPr>
                              <a:spLocks noChangeAspect="1"/>
                            </wps:cNvSpPr>
                            <wps:spPr>
                              <a:xfrm>
                                <a:off x="1981291" y="1311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57">
                              <a:extLst>
                                <a:ext uri="{FF2B5EF4-FFF2-40B4-BE49-F238E27FC236}">
                                  <a16:creationId xmlns:a16="http://schemas.microsoft.com/office/drawing/2014/main" id="{D634BD01-91C0-CA48-8A39-4D8C4ECF1B00}"/>
                                </a:ext>
                              </a:extLst>
                            </wps:cNvPr>
                            <wps:cNvSpPr>
                              <a:spLocks noChangeAspect="1"/>
                            </wps:cNvSpPr>
                            <wps:spPr>
                              <a:xfrm>
                                <a:off x="1981291" y="13872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0" name="Oval 58">
                              <a:extLst>
                                <a:ext uri="{FF2B5EF4-FFF2-40B4-BE49-F238E27FC236}">
                                  <a16:creationId xmlns:a16="http://schemas.microsoft.com/office/drawing/2014/main" id="{C4185CBC-E214-2F47-8991-27A10765DB07}"/>
                                </a:ext>
                              </a:extLst>
                            </wps:cNvPr>
                            <wps:cNvSpPr>
                              <a:spLocks noChangeAspect="1"/>
                            </wps:cNvSpPr>
                            <wps:spPr>
                              <a:xfrm>
                                <a:off x="1978116" y="14634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Oval 59">
                              <a:extLst>
                                <a:ext uri="{FF2B5EF4-FFF2-40B4-BE49-F238E27FC236}">
                                  <a16:creationId xmlns:a16="http://schemas.microsoft.com/office/drawing/2014/main" id="{8902AA30-038C-3D4E-8DDE-D5AA829BF149}"/>
                                </a:ext>
                              </a:extLst>
                            </wps:cNvPr>
                            <wps:cNvSpPr>
                              <a:spLocks noChangeAspect="1"/>
                            </wps:cNvSpPr>
                            <wps:spPr>
                              <a:xfrm>
                                <a:off x="1978116" y="15396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Oval 60">
                              <a:extLst>
                                <a:ext uri="{FF2B5EF4-FFF2-40B4-BE49-F238E27FC236}">
                                  <a16:creationId xmlns:a16="http://schemas.microsoft.com/office/drawing/2014/main" id="{150E9657-9535-3746-BD86-1F237F06BE99}"/>
                                </a:ext>
                              </a:extLst>
                            </wps:cNvPr>
                            <wps:cNvSpPr>
                              <a:spLocks noChangeAspect="1"/>
                            </wps:cNvSpPr>
                            <wps:spPr>
                              <a:xfrm>
                                <a:off x="1978116" y="16158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3" name="Oval 61">
                              <a:extLst>
                                <a:ext uri="{FF2B5EF4-FFF2-40B4-BE49-F238E27FC236}">
                                  <a16:creationId xmlns:a16="http://schemas.microsoft.com/office/drawing/2014/main" id="{D57D1869-5659-1E4E-A8C5-9618BBEADB87}"/>
                                </a:ext>
                              </a:extLst>
                            </wps:cNvPr>
                            <wps:cNvSpPr>
                              <a:spLocks noChangeAspect="1"/>
                            </wps:cNvSpPr>
                            <wps:spPr>
                              <a:xfrm>
                                <a:off x="1981291" y="16920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4" name="Oval 62">
                              <a:extLst>
                                <a:ext uri="{FF2B5EF4-FFF2-40B4-BE49-F238E27FC236}">
                                  <a16:creationId xmlns:a16="http://schemas.microsoft.com/office/drawing/2014/main" id="{06634DA8-7AAA-6C4C-AC9D-8F35A6BEEAD9}"/>
                                </a:ext>
                              </a:extLst>
                            </wps:cNvPr>
                            <wps:cNvSpPr>
                              <a:spLocks noChangeAspect="1"/>
                            </wps:cNvSpPr>
                            <wps:spPr>
                              <a:xfrm>
                                <a:off x="1978116" y="17682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Oval 63">
                              <a:extLst>
                                <a:ext uri="{FF2B5EF4-FFF2-40B4-BE49-F238E27FC236}">
                                  <a16:creationId xmlns:a16="http://schemas.microsoft.com/office/drawing/2014/main" id="{B6AD6871-7361-1948-BD00-0D7B84ED9EE4}"/>
                                </a:ext>
                              </a:extLst>
                            </wps:cNvPr>
                            <wps:cNvSpPr>
                              <a:spLocks noChangeAspect="1"/>
                            </wps:cNvSpPr>
                            <wps:spPr>
                              <a:xfrm>
                                <a:off x="1978116" y="18476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6" name="Oval 64">
                              <a:extLst>
                                <a:ext uri="{FF2B5EF4-FFF2-40B4-BE49-F238E27FC236}">
                                  <a16:creationId xmlns:a16="http://schemas.microsoft.com/office/drawing/2014/main" id="{236EFA33-1304-534A-965A-B39DA7FFC30E}"/>
                                </a:ext>
                              </a:extLst>
                            </wps:cNvPr>
                            <wps:cNvSpPr>
                              <a:spLocks noChangeAspect="1"/>
                            </wps:cNvSpPr>
                            <wps:spPr>
                              <a:xfrm>
                                <a:off x="1981291" y="192701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Oval 65">
                              <a:extLst>
                                <a:ext uri="{FF2B5EF4-FFF2-40B4-BE49-F238E27FC236}">
                                  <a16:creationId xmlns:a16="http://schemas.microsoft.com/office/drawing/2014/main" id="{851ED097-8ABF-624C-B2CA-B6BC433A4F7E}"/>
                                </a:ext>
                              </a:extLst>
                            </wps:cNvPr>
                            <wps:cNvSpPr>
                              <a:spLocks noChangeAspect="1"/>
                            </wps:cNvSpPr>
                            <wps:spPr>
                              <a:xfrm>
                                <a:off x="1981291" y="20000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 name="Oval 66">
                              <a:extLst>
                                <a:ext uri="{FF2B5EF4-FFF2-40B4-BE49-F238E27FC236}">
                                  <a16:creationId xmlns:a16="http://schemas.microsoft.com/office/drawing/2014/main" id="{FBA9D636-5A45-874E-A886-32D3BFFD9822}"/>
                                </a:ext>
                              </a:extLst>
                            </wps:cNvPr>
                            <wps:cNvSpPr>
                              <a:spLocks noChangeAspect="1"/>
                            </wps:cNvSpPr>
                            <wps:spPr>
                              <a:xfrm>
                                <a:off x="1981291" y="20762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Oval 67">
                              <a:extLst>
                                <a:ext uri="{FF2B5EF4-FFF2-40B4-BE49-F238E27FC236}">
                                  <a16:creationId xmlns:a16="http://schemas.microsoft.com/office/drawing/2014/main" id="{D53CA50F-29D2-7941-8CEE-C08AF5C2A5B0}"/>
                                </a:ext>
                              </a:extLst>
                            </wps:cNvPr>
                            <wps:cNvSpPr>
                              <a:spLocks noChangeAspect="1"/>
                            </wps:cNvSpPr>
                            <wps:spPr>
                              <a:xfrm>
                                <a:off x="1981291" y="21524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 name="Oval 68">
                              <a:extLst>
                                <a:ext uri="{FF2B5EF4-FFF2-40B4-BE49-F238E27FC236}">
                                  <a16:creationId xmlns:a16="http://schemas.microsoft.com/office/drawing/2014/main" id="{57C88540-96CF-2544-88D4-8966D28FFFB8}"/>
                                </a:ext>
                              </a:extLst>
                            </wps:cNvPr>
                            <wps:cNvSpPr>
                              <a:spLocks noChangeAspect="1"/>
                            </wps:cNvSpPr>
                            <wps:spPr>
                              <a:xfrm>
                                <a:off x="1981291" y="22286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Oval 69">
                              <a:extLst>
                                <a:ext uri="{FF2B5EF4-FFF2-40B4-BE49-F238E27FC236}">
                                  <a16:creationId xmlns:a16="http://schemas.microsoft.com/office/drawing/2014/main" id="{9E7B6B71-E433-D24C-BBB2-86263B8ED9CA}"/>
                                </a:ext>
                              </a:extLst>
                            </wps:cNvPr>
                            <wps:cNvSpPr>
                              <a:spLocks noChangeAspect="1"/>
                            </wps:cNvSpPr>
                            <wps:spPr>
                              <a:xfrm>
                                <a:off x="1981291" y="2304835"/>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Oval 70">
                              <a:extLst>
                                <a:ext uri="{FF2B5EF4-FFF2-40B4-BE49-F238E27FC236}">
                                  <a16:creationId xmlns:a16="http://schemas.microsoft.com/office/drawing/2014/main" id="{30EFE19F-8F68-374A-AF86-7D8B234A2A4A}"/>
                                </a:ext>
                              </a:extLst>
                            </wps:cNvPr>
                            <wps:cNvSpPr>
                              <a:spLocks noChangeAspect="1"/>
                            </wps:cNvSpPr>
                            <wps:spPr>
                              <a:xfrm>
                                <a:off x="1981291" y="2377860"/>
                                <a:ext cx="25200" cy="25200"/>
                              </a:xfrm>
                              <a:prstGeom prst="ellipse">
                                <a:avLst/>
                              </a:prstGeom>
                              <a:solidFill>
                                <a:srgbClr val="7030A0">
                                  <a:alpha val="7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pic:pic xmlns:pic="http://schemas.openxmlformats.org/drawingml/2006/picture">
                        <pic:nvPicPr>
                          <pic:cNvPr id="173" name="Imagem 173">
                            <a:extLst>
                              <a:ext uri="{FF2B5EF4-FFF2-40B4-BE49-F238E27FC236}">
                                <a16:creationId xmlns:a16="http://schemas.microsoft.com/office/drawing/2014/main" id="{D1A8F273-7C80-C544-A62B-191CDC7D8AC7}"/>
                              </a:ext>
                            </a:extLst>
                          </pic:cNvPr>
                          <pic:cNvPicPr>
                            <a:picLocks noChangeAspect="1"/>
                          </pic:cNvPicPr>
                        </pic:nvPicPr>
                        <pic:blipFill>
                          <a:blip r:embed="rId16"/>
                          <a:stretch>
                            <a:fillRect/>
                          </a:stretch>
                        </pic:blipFill>
                        <pic:spPr>
                          <a:xfrm rot="1081629">
                            <a:off x="1902250" y="6149428"/>
                            <a:ext cx="462772" cy="498004"/>
                          </a:xfrm>
                          <a:prstGeom prst="rect">
                            <a:avLst/>
                          </a:prstGeom>
                        </pic:spPr>
                      </pic:pic>
                      <wpg:grpSp>
                        <wpg:cNvPr id="174" name="Agrupar 174">
                          <a:extLst>
                            <a:ext uri="{FF2B5EF4-FFF2-40B4-BE49-F238E27FC236}">
                              <a16:creationId xmlns:a16="http://schemas.microsoft.com/office/drawing/2014/main" id="{C98C698E-1F20-8A4D-83C2-7D83E5DAD95D}"/>
                            </a:ext>
                          </a:extLst>
                        </wpg:cNvPr>
                        <wpg:cNvGrpSpPr/>
                        <wpg:grpSpPr>
                          <a:xfrm>
                            <a:off x="1830680" y="1736516"/>
                            <a:ext cx="618878" cy="4598787"/>
                            <a:chOff x="1830680" y="1736516"/>
                            <a:chExt cx="618878" cy="4598787"/>
                          </a:xfrm>
                        </wpg:grpSpPr>
                        <pic:pic xmlns:pic="http://schemas.openxmlformats.org/drawingml/2006/picture">
                          <pic:nvPicPr>
                            <pic:cNvPr id="175" name="Imagem 175">
                              <a:extLst>
                                <a:ext uri="{FF2B5EF4-FFF2-40B4-BE49-F238E27FC236}">
                                  <a16:creationId xmlns:a16="http://schemas.microsoft.com/office/drawing/2014/main" id="{2955535C-7B42-D748-8674-D57FAF153AF9}"/>
                                </a:ext>
                              </a:extLst>
                            </pic:cNvPr>
                            <pic:cNvPicPr>
                              <a:picLocks noChangeAspect="1"/>
                            </pic:cNvPicPr>
                          </pic:nvPicPr>
                          <pic:blipFill>
                            <a:blip r:embed="rId16"/>
                            <a:stretch>
                              <a:fillRect/>
                            </a:stretch>
                          </pic:blipFill>
                          <pic:spPr>
                            <a:xfrm rot="20858325">
                              <a:off x="1851668" y="5837299"/>
                              <a:ext cx="462772" cy="498004"/>
                            </a:xfrm>
                            <a:prstGeom prst="rect">
                              <a:avLst/>
                            </a:prstGeom>
                          </pic:spPr>
                        </pic:pic>
                        <pic:pic xmlns:pic="http://schemas.openxmlformats.org/drawingml/2006/picture">
                          <pic:nvPicPr>
                            <pic:cNvPr id="176" name="Imagem 176">
                              <a:extLst>
                                <a:ext uri="{FF2B5EF4-FFF2-40B4-BE49-F238E27FC236}">
                                  <a16:creationId xmlns:a16="http://schemas.microsoft.com/office/drawing/2014/main" id="{120676B5-355F-994C-BF07-C9DB0D5D2E9C}"/>
                                </a:ext>
                              </a:extLst>
                            </pic:cNvPr>
                            <pic:cNvPicPr>
                              <a:picLocks noChangeAspect="1"/>
                            </pic:cNvPicPr>
                          </pic:nvPicPr>
                          <pic:blipFill>
                            <a:blip r:embed="rId16"/>
                            <a:stretch>
                              <a:fillRect/>
                            </a:stretch>
                          </pic:blipFill>
                          <pic:spPr>
                            <a:xfrm rot="9102410">
                              <a:off x="1926931" y="5608887"/>
                              <a:ext cx="462772" cy="498004"/>
                            </a:xfrm>
                            <a:prstGeom prst="rect">
                              <a:avLst/>
                            </a:prstGeom>
                          </pic:spPr>
                        </pic:pic>
                        <pic:pic xmlns:pic="http://schemas.openxmlformats.org/drawingml/2006/picture">
                          <pic:nvPicPr>
                            <pic:cNvPr id="177" name="Imagem 177">
                              <a:extLst>
                                <a:ext uri="{FF2B5EF4-FFF2-40B4-BE49-F238E27FC236}">
                                  <a16:creationId xmlns:a16="http://schemas.microsoft.com/office/drawing/2014/main" id="{1FD16E81-71F7-6347-9A8C-028E989228B5}"/>
                                </a:ext>
                              </a:extLst>
                            </pic:cNvPr>
                            <pic:cNvPicPr>
                              <a:picLocks noChangeAspect="1"/>
                            </pic:cNvPicPr>
                          </pic:nvPicPr>
                          <pic:blipFill>
                            <a:blip r:embed="rId16"/>
                            <a:stretch>
                              <a:fillRect/>
                            </a:stretch>
                          </pic:blipFill>
                          <pic:spPr>
                            <a:xfrm rot="21006709">
                              <a:off x="1871067" y="5207656"/>
                              <a:ext cx="462772" cy="498004"/>
                            </a:xfrm>
                            <a:prstGeom prst="rect">
                              <a:avLst/>
                            </a:prstGeom>
                          </pic:spPr>
                        </pic:pic>
                        <pic:pic xmlns:pic="http://schemas.openxmlformats.org/drawingml/2006/picture">
                          <pic:nvPicPr>
                            <pic:cNvPr id="178" name="Imagem 178">
                              <a:extLst>
                                <a:ext uri="{FF2B5EF4-FFF2-40B4-BE49-F238E27FC236}">
                                  <a16:creationId xmlns:a16="http://schemas.microsoft.com/office/drawing/2014/main" id="{66BFF13D-A670-1142-A80C-6B7906372A7F}"/>
                                </a:ext>
                              </a:extLst>
                            </pic:cNvPr>
                            <pic:cNvPicPr>
                              <a:picLocks noChangeAspect="1"/>
                            </pic:cNvPicPr>
                          </pic:nvPicPr>
                          <pic:blipFill>
                            <a:blip r:embed="rId16"/>
                            <a:stretch>
                              <a:fillRect/>
                            </a:stretch>
                          </pic:blipFill>
                          <pic:spPr>
                            <a:xfrm rot="1642625">
                              <a:off x="1940795" y="4858165"/>
                              <a:ext cx="462772" cy="498004"/>
                            </a:xfrm>
                            <a:prstGeom prst="rect">
                              <a:avLst/>
                            </a:prstGeom>
                          </pic:spPr>
                        </pic:pic>
                        <pic:pic xmlns:pic="http://schemas.openxmlformats.org/drawingml/2006/picture">
                          <pic:nvPicPr>
                            <pic:cNvPr id="179" name="Imagem 179">
                              <a:extLst>
                                <a:ext uri="{FF2B5EF4-FFF2-40B4-BE49-F238E27FC236}">
                                  <a16:creationId xmlns:a16="http://schemas.microsoft.com/office/drawing/2014/main" id="{41E0039B-0788-554E-ABD6-B41E46A044AF}"/>
                                </a:ext>
                              </a:extLst>
                            </pic:cNvPr>
                            <pic:cNvPicPr>
                              <a:picLocks noChangeAspect="1"/>
                            </pic:cNvPicPr>
                          </pic:nvPicPr>
                          <pic:blipFill>
                            <a:blip r:embed="rId16"/>
                            <a:stretch>
                              <a:fillRect/>
                            </a:stretch>
                          </pic:blipFill>
                          <pic:spPr>
                            <a:xfrm rot="20122247">
                              <a:off x="1830680" y="4558497"/>
                              <a:ext cx="462772" cy="498004"/>
                            </a:xfrm>
                            <a:prstGeom prst="rect">
                              <a:avLst/>
                            </a:prstGeom>
                          </pic:spPr>
                        </pic:pic>
                        <pic:pic xmlns:pic="http://schemas.openxmlformats.org/drawingml/2006/picture">
                          <pic:nvPicPr>
                            <pic:cNvPr id="180" name="Imagem 180">
                              <a:extLst>
                                <a:ext uri="{FF2B5EF4-FFF2-40B4-BE49-F238E27FC236}">
                                  <a16:creationId xmlns:a16="http://schemas.microsoft.com/office/drawing/2014/main" id="{DC6CD56A-F2BF-E444-A9F3-0705C75E9283}"/>
                                </a:ext>
                              </a:extLst>
                            </pic:cNvPr>
                            <pic:cNvPicPr>
                              <a:picLocks noChangeAspect="1"/>
                            </pic:cNvPicPr>
                          </pic:nvPicPr>
                          <pic:blipFill>
                            <a:blip r:embed="rId16"/>
                            <a:stretch>
                              <a:fillRect/>
                            </a:stretch>
                          </pic:blipFill>
                          <pic:spPr>
                            <a:xfrm rot="2420791">
                              <a:off x="1962882" y="4258772"/>
                              <a:ext cx="462772" cy="498004"/>
                            </a:xfrm>
                            <a:prstGeom prst="rect">
                              <a:avLst/>
                            </a:prstGeom>
                          </pic:spPr>
                        </pic:pic>
                        <pic:pic xmlns:pic="http://schemas.openxmlformats.org/drawingml/2006/picture">
                          <pic:nvPicPr>
                            <pic:cNvPr id="181" name="Imagem 181">
                              <a:extLst>
                                <a:ext uri="{FF2B5EF4-FFF2-40B4-BE49-F238E27FC236}">
                                  <a16:creationId xmlns:a16="http://schemas.microsoft.com/office/drawing/2014/main" id="{EB843660-C79E-224A-80E8-780111B7AFA8}"/>
                                </a:ext>
                              </a:extLst>
                            </pic:cNvPr>
                            <pic:cNvPicPr>
                              <a:picLocks noChangeAspect="1"/>
                            </pic:cNvPicPr>
                          </pic:nvPicPr>
                          <pic:blipFill>
                            <a:blip r:embed="rId16"/>
                            <a:stretch>
                              <a:fillRect/>
                            </a:stretch>
                          </pic:blipFill>
                          <pic:spPr>
                            <a:xfrm rot="21302724">
                              <a:off x="1851668" y="3992153"/>
                              <a:ext cx="462772" cy="498004"/>
                            </a:xfrm>
                            <a:prstGeom prst="rect">
                              <a:avLst/>
                            </a:prstGeom>
                          </pic:spPr>
                        </pic:pic>
                        <pic:pic xmlns:pic="http://schemas.openxmlformats.org/drawingml/2006/picture">
                          <pic:nvPicPr>
                            <pic:cNvPr id="182" name="Imagem 182">
                              <a:extLst>
                                <a:ext uri="{FF2B5EF4-FFF2-40B4-BE49-F238E27FC236}">
                                  <a16:creationId xmlns:a16="http://schemas.microsoft.com/office/drawing/2014/main" id="{EFFEB34F-AA4B-8445-BB6D-716CEC8EAF17}"/>
                                </a:ext>
                              </a:extLst>
                            </pic:cNvPr>
                            <pic:cNvPicPr>
                              <a:picLocks noChangeAspect="1"/>
                            </pic:cNvPicPr>
                          </pic:nvPicPr>
                          <pic:blipFill>
                            <a:blip r:embed="rId16"/>
                            <a:stretch>
                              <a:fillRect/>
                            </a:stretch>
                          </pic:blipFill>
                          <pic:spPr>
                            <a:xfrm rot="1081629">
                              <a:off x="1926154" y="3627172"/>
                              <a:ext cx="462772" cy="498004"/>
                            </a:xfrm>
                            <a:prstGeom prst="rect">
                              <a:avLst/>
                            </a:prstGeom>
                          </pic:spPr>
                        </pic:pic>
                        <pic:pic xmlns:pic="http://schemas.openxmlformats.org/drawingml/2006/picture">
                          <pic:nvPicPr>
                            <pic:cNvPr id="183" name="Imagem 183">
                              <a:extLst>
                                <a:ext uri="{FF2B5EF4-FFF2-40B4-BE49-F238E27FC236}">
                                  <a16:creationId xmlns:a16="http://schemas.microsoft.com/office/drawing/2014/main" id="{16424C67-6D86-1146-8DA0-A420A63F5B36}"/>
                                </a:ext>
                              </a:extLst>
                            </pic:cNvPr>
                            <pic:cNvPicPr>
                              <a:picLocks noChangeAspect="1"/>
                            </pic:cNvPicPr>
                          </pic:nvPicPr>
                          <pic:blipFill>
                            <a:blip r:embed="rId16"/>
                            <a:stretch>
                              <a:fillRect/>
                            </a:stretch>
                          </pic:blipFill>
                          <pic:spPr>
                            <a:xfrm rot="20858325">
                              <a:off x="1875572" y="3315043"/>
                              <a:ext cx="462772" cy="498004"/>
                            </a:xfrm>
                            <a:prstGeom prst="rect">
                              <a:avLst/>
                            </a:prstGeom>
                          </pic:spPr>
                        </pic:pic>
                        <pic:pic xmlns:pic="http://schemas.openxmlformats.org/drawingml/2006/picture">
                          <pic:nvPicPr>
                            <pic:cNvPr id="184" name="Imagem 184">
                              <a:extLst>
                                <a:ext uri="{FF2B5EF4-FFF2-40B4-BE49-F238E27FC236}">
                                  <a16:creationId xmlns:a16="http://schemas.microsoft.com/office/drawing/2014/main" id="{FC20B8D5-2595-8742-A3FD-972F1B013538}"/>
                                </a:ext>
                              </a:extLst>
                            </pic:cNvPr>
                            <pic:cNvPicPr>
                              <a:picLocks noChangeAspect="1"/>
                            </pic:cNvPicPr>
                          </pic:nvPicPr>
                          <pic:blipFill>
                            <a:blip r:embed="rId16"/>
                            <a:stretch>
                              <a:fillRect/>
                            </a:stretch>
                          </pic:blipFill>
                          <pic:spPr>
                            <a:xfrm rot="9102410">
                              <a:off x="1950835" y="3086631"/>
                              <a:ext cx="462772" cy="498004"/>
                            </a:xfrm>
                            <a:prstGeom prst="rect">
                              <a:avLst/>
                            </a:prstGeom>
                          </pic:spPr>
                        </pic:pic>
                        <pic:pic xmlns:pic="http://schemas.openxmlformats.org/drawingml/2006/picture">
                          <pic:nvPicPr>
                            <pic:cNvPr id="185" name="Imagem 185">
                              <a:extLst>
                                <a:ext uri="{FF2B5EF4-FFF2-40B4-BE49-F238E27FC236}">
                                  <a16:creationId xmlns:a16="http://schemas.microsoft.com/office/drawing/2014/main" id="{F402996E-1727-514B-83B3-322FF226AD77}"/>
                                </a:ext>
                              </a:extLst>
                            </pic:cNvPr>
                            <pic:cNvPicPr>
                              <a:picLocks noChangeAspect="1"/>
                            </pic:cNvPicPr>
                          </pic:nvPicPr>
                          <pic:blipFill>
                            <a:blip r:embed="rId16"/>
                            <a:stretch>
                              <a:fillRect/>
                            </a:stretch>
                          </pic:blipFill>
                          <pic:spPr>
                            <a:xfrm rot="21006709">
                              <a:off x="1894971" y="2685400"/>
                              <a:ext cx="462772" cy="498004"/>
                            </a:xfrm>
                            <a:prstGeom prst="rect">
                              <a:avLst/>
                            </a:prstGeom>
                          </pic:spPr>
                        </pic:pic>
                        <pic:pic xmlns:pic="http://schemas.openxmlformats.org/drawingml/2006/picture">
                          <pic:nvPicPr>
                            <pic:cNvPr id="186" name="Imagem 186">
                              <a:extLst>
                                <a:ext uri="{FF2B5EF4-FFF2-40B4-BE49-F238E27FC236}">
                                  <a16:creationId xmlns:a16="http://schemas.microsoft.com/office/drawing/2014/main" id="{549E873A-D6AC-F54D-8C2A-6541F6A28D14}"/>
                                </a:ext>
                              </a:extLst>
                            </pic:cNvPr>
                            <pic:cNvPicPr>
                              <a:picLocks noChangeAspect="1"/>
                            </pic:cNvPicPr>
                          </pic:nvPicPr>
                          <pic:blipFill>
                            <a:blip r:embed="rId16"/>
                            <a:stretch>
                              <a:fillRect/>
                            </a:stretch>
                          </pic:blipFill>
                          <pic:spPr>
                            <a:xfrm rot="1642625">
                              <a:off x="1964699" y="2335909"/>
                              <a:ext cx="462772" cy="498004"/>
                            </a:xfrm>
                            <a:prstGeom prst="rect">
                              <a:avLst/>
                            </a:prstGeom>
                          </pic:spPr>
                        </pic:pic>
                        <pic:pic xmlns:pic="http://schemas.openxmlformats.org/drawingml/2006/picture">
                          <pic:nvPicPr>
                            <pic:cNvPr id="187" name="Imagem 187">
                              <a:extLst>
                                <a:ext uri="{FF2B5EF4-FFF2-40B4-BE49-F238E27FC236}">
                                  <a16:creationId xmlns:a16="http://schemas.microsoft.com/office/drawing/2014/main" id="{6ED3524D-040C-284F-9603-2BC1AC316208}"/>
                                </a:ext>
                              </a:extLst>
                            </pic:cNvPr>
                            <pic:cNvPicPr>
                              <a:picLocks noChangeAspect="1"/>
                            </pic:cNvPicPr>
                          </pic:nvPicPr>
                          <pic:blipFill>
                            <a:blip r:embed="rId16"/>
                            <a:stretch>
                              <a:fillRect/>
                            </a:stretch>
                          </pic:blipFill>
                          <pic:spPr>
                            <a:xfrm rot="20122247">
                              <a:off x="1854584" y="2036241"/>
                              <a:ext cx="462772" cy="498004"/>
                            </a:xfrm>
                            <a:prstGeom prst="rect">
                              <a:avLst/>
                            </a:prstGeom>
                          </pic:spPr>
                        </pic:pic>
                        <pic:pic xmlns:pic="http://schemas.openxmlformats.org/drawingml/2006/picture">
                          <pic:nvPicPr>
                            <pic:cNvPr id="188" name="Imagem 188">
                              <a:extLst>
                                <a:ext uri="{FF2B5EF4-FFF2-40B4-BE49-F238E27FC236}">
                                  <a16:creationId xmlns:a16="http://schemas.microsoft.com/office/drawing/2014/main" id="{A60C7D23-66AE-2545-AA4E-2280E66651EB}"/>
                                </a:ext>
                              </a:extLst>
                            </pic:cNvPr>
                            <pic:cNvPicPr>
                              <a:picLocks noChangeAspect="1"/>
                            </pic:cNvPicPr>
                          </pic:nvPicPr>
                          <pic:blipFill>
                            <a:blip r:embed="rId16"/>
                            <a:stretch>
                              <a:fillRect/>
                            </a:stretch>
                          </pic:blipFill>
                          <pic:spPr>
                            <a:xfrm rot="2420791">
                              <a:off x="1986786" y="1736516"/>
                              <a:ext cx="462772" cy="498004"/>
                            </a:xfrm>
                            <a:prstGeom prst="rect">
                              <a:avLst/>
                            </a:prstGeom>
                          </pic:spPr>
                        </pic:pic>
                      </wpg:grpSp>
                      <pic:pic xmlns:pic="http://schemas.openxmlformats.org/drawingml/2006/picture">
                        <pic:nvPicPr>
                          <pic:cNvPr id="189" name="Imagem 189">
                            <a:extLst>
                              <a:ext uri="{FF2B5EF4-FFF2-40B4-BE49-F238E27FC236}">
                                <a16:creationId xmlns:a16="http://schemas.microsoft.com/office/drawing/2014/main" id="{EA0BBB95-9A83-8246-AC90-F43E7A0A53BA}"/>
                              </a:ext>
                            </a:extLst>
                          </pic:cNvPr>
                          <pic:cNvPicPr>
                            <a:picLocks noChangeAspect="1"/>
                          </pic:cNvPicPr>
                        </pic:nvPicPr>
                        <pic:blipFill>
                          <a:blip r:embed="rId16"/>
                          <a:stretch>
                            <a:fillRect/>
                          </a:stretch>
                        </pic:blipFill>
                        <pic:spPr>
                          <a:xfrm rot="21302724">
                            <a:off x="1875572" y="1469897"/>
                            <a:ext cx="462772" cy="498004"/>
                          </a:xfrm>
                          <a:prstGeom prst="rect">
                            <a:avLst/>
                          </a:prstGeom>
                        </pic:spPr>
                      </pic:pic>
                      <wpg:grpSp>
                        <wpg:cNvPr id="190" name="Agrupar 190">
                          <a:extLst>
                            <a:ext uri="{FF2B5EF4-FFF2-40B4-BE49-F238E27FC236}">
                              <a16:creationId xmlns:a16="http://schemas.microsoft.com/office/drawing/2014/main" id="{4F56400E-1C60-2540-B601-27C14416EC74}"/>
                            </a:ext>
                          </a:extLst>
                        </wpg:cNvPr>
                        <wpg:cNvGrpSpPr/>
                        <wpg:grpSpPr>
                          <a:xfrm rot="5400000">
                            <a:off x="2084809" y="1451146"/>
                            <a:ext cx="261258" cy="197301"/>
                            <a:chOff x="2084808" y="1451145"/>
                            <a:chExt cx="261258" cy="197301"/>
                          </a:xfrm>
                        </wpg:grpSpPr>
                        <wps:wsp>
                          <wps:cNvPr id="191" name="Oval 93">
                            <a:extLst>
                              <a:ext uri="{FF2B5EF4-FFF2-40B4-BE49-F238E27FC236}">
                                <a16:creationId xmlns:a16="http://schemas.microsoft.com/office/drawing/2014/main" id="{1F8B4782-9E21-7847-9CA5-063526E37167}"/>
                              </a:ext>
                            </a:extLst>
                          </wps:cNvPr>
                          <wps:cNvSpPr/>
                          <wps:spPr>
                            <a:xfrm>
                              <a:off x="2092543" y="1602727"/>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2" name="Triângulo 92">
                            <a:extLst>
                              <a:ext uri="{FF2B5EF4-FFF2-40B4-BE49-F238E27FC236}">
                                <a16:creationId xmlns:a16="http://schemas.microsoft.com/office/drawing/2014/main" id="{46949BB7-C153-3945-9F15-8E2C766850EB}"/>
                              </a:ext>
                            </a:extLst>
                          </wps:cNvPr>
                          <wps:cNvSpPr/>
                          <wps:spPr>
                            <a:xfrm>
                              <a:off x="2084808" y="1451145"/>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3" name="Agrupar 193">
                          <a:extLst>
                            <a:ext uri="{FF2B5EF4-FFF2-40B4-BE49-F238E27FC236}">
                              <a16:creationId xmlns:a16="http://schemas.microsoft.com/office/drawing/2014/main" id="{6C2DA1AA-6E53-D148-880E-BE5E3154A806}"/>
                            </a:ext>
                          </a:extLst>
                        </wpg:cNvPr>
                        <wpg:cNvGrpSpPr/>
                        <wpg:grpSpPr>
                          <a:xfrm rot="5400000">
                            <a:off x="2082832" y="2078699"/>
                            <a:ext cx="261258" cy="197301"/>
                            <a:chOff x="2082831" y="2078698"/>
                            <a:chExt cx="261258" cy="197301"/>
                          </a:xfrm>
                        </wpg:grpSpPr>
                        <wps:wsp>
                          <wps:cNvPr id="194" name="Oval 96">
                            <a:extLst>
                              <a:ext uri="{FF2B5EF4-FFF2-40B4-BE49-F238E27FC236}">
                                <a16:creationId xmlns:a16="http://schemas.microsoft.com/office/drawing/2014/main" id="{55523C14-3AEB-F74A-826B-CDD5C8AD9185}"/>
                              </a:ext>
                            </a:extLst>
                          </wps:cNvPr>
                          <wps:cNvSpPr/>
                          <wps:spPr>
                            <a:xfrm>
                              <a:off x="2090566" y="2230280"/>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5" name="Triângulo 97">
                            <a:extLst>
                              <a:ext uri="{FF2B5EF4-FFF2-40B4-BE49-F238E27FC236}">
                                <a16:creationId xmlns:a16="http://schemas.microsoft.com/office/drawing/2014/main" id="{A569BADF-405A-6F48-9980-EB1538F6F79B}"/>
                              </a:ext>
                            </a:extLst>
                          </wps:cNvPr>
                          <wps:cNvSpPr/>
                          <wps:spPr>
                            <a:xfrm>
                              <a:off x="2082831" y="2078698"/>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6" name="Agrupar 196">
                          <a:extLst>
                            <a:ext uri="{FF2B5EF4-FFF2-40B4-BE49-F238E27FC236}">
                              <a16:creationId xmlns:a16="http://schemas.microsoft.com/office/drawing/2014/main" id="{4723669E-5C25-7149-97E0-47A9935D007F}"/>
                            </a:ext>
                          </a:extLst>
                        </wpg:cNvPr>
                        <wpg:cNvGrpSpPr/>
                        <wpg:grpSpPr>
                          <a:xfrm rot="5400000">
                            <a:off x="2076556" y="3147127"/>
                            <a:ext cx="261258" cy="197301"/>
                            <a:chOff x="2076555" y="3147126"/>
                            <a:chExt cx="261258" cy="197301"/>
                          </a:xfrm>
                        </wpg:grpSpPr>
                        <wps:wsp>
                          <wps:cNvPr id="197" name="Oval 99">
                            <a:extLst>
                              <a:ext uri="{FF2B5EF4-FFF2-40B4-BE49-F238E27FC236}">
                                <a16:creationId xmlns:a16="http://schemas.microsoft.com/office/drawing/2014/main" id="{287DFFB3-5B07-B24C-A7A9-1F0BE23ED946}"/>
                              </a:ext>
                            </a:extLst>
                          </wps:cNvPr>
                          <wps:cNvSpPr/>
                          <wps:spPr>
                            <a:xfrm>
                              <a:off x="2084290" y="3298708"/>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8" name="Triângulo 100">
                            <a:extLst>
                              <a:ext uri="{FF2B5EF4-FFF2-40B4-BE49-F238E27FC236}">
                                <a16:creationId xmlns:a16="http://schemas.microsoft.com/office/drawing/2014/main" id="{AB22C3AF-E8FF-FB4A-B325-CF098AB4B715}"/>
                              </a:ext>
                            </a:extLst>
                          </wps:cNvPr>
                          <wps:cNvSpPr/>
                          <wps:spPr>
                            <a:xfrm>
                              <a:off x="2076555" y="3147126"/>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99" name="Agrupar 199">
                          <a:extLst>
                            <a:ext uri="{FF2B5EF4-FFF2-40B4-BE49-F238E27FC236}">
                              <a16:creationId xmlns:a16="http://schemas.microsoft.com/office/drawing/2014/main" id="{AFC2A748-1DEE-B54D-8D80-86C120714483}"/>
                            </a:ext>
                          </a:extLst>
                        </wpg:cNvPr>
                        <wpg:cNvGrpSpPr/>
                        <wpg:grpSpPr>
                          <a:xfrm rot="5400000">
                            <a:off x="2094368" y="3998213"/>
                            <a:ext cx="261258" cy="197301"/>
                            <a:chOff x="2094367" y="3998212"/>
                            <a:chExt cx="261258" cy="197301"/>
                          </a:xfrm>
                        </wpg:grpSpPr>
                        <wps:wsp>
                          <wps:cNvPr id="200" name="Oval 102">
                            <a:extLst>
                              <a:ext uri="{FF2B5EF4-FFF2-40B4-BE49-F238E27FC236}">
                                <a16:creationId xmlns:a16="http://schemas.microsoft.com/office/drawing/2014/main" id="{5A80C3F1-F798-A14D-94CD-39F995874ACA}"/>
                              </a:ext>
                            </a:extLst>
                          </wps:cNvPr>
                          <wps:cNvSpPr/>
                          <wps:spPr>
                            <a:xfrm>
                              <a:off x="2102102" y="4149794"/>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1" name="Triângulo 103">
                            <a:extLst>
                              <a:ext uri="{FF2B5EF4-FFF2-40B4-BE49-F238E27FC236}">
                                <a16:creationId xmlns:a16="http://schemas.microsoft.com/office/drawing/2014/main" id="{418F983F-3B01-D445-A0AA-004EC2602B8A}"/>
                              </a:ext>
                            </a:extLst>
                          </wps:cNvPr>
                          <wps:cNvSpPr/>
                          <wps:spPr>
                            <a:xfrm>
                              <a:off x="2094367" y="3998212"/>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02" name="Agrupar 202">
                          <a:extLst>
                            <a:ext uri="{FF2B5EF4-FFF2-40B4-BE49-F238E27FC236}">
                              <a16:creationId xmlns:a16="http://schemas.microsoft.com/office/drawing/2014/main" id="{23B88631-2C35-B34D-BD7F-20D50AEC6E82}"/>
                            </a:ext>
                          </a:extLst>
                        </wpg:cNvPr>
                        <wpg:cNvGrpSpPr/>
                        <wpg:grpSpPr>
                          <a:xfrm rot="5400000">
                            <a:off x="2071969" y="5239662"/>
                            <a:ext cx="261258" cy="197301"/>
                            <a:chOff x="2071968" y="5239661"/>
                            <a:chExt cx="261258" cy="197301"/>
                          </a:xfrm>
                        </wpg:grpSpPr>
                        <wps:wsp>
                          <wps:cNvPr id="203" name="Oval 105">
                            <a:extLst>
                              <a:ext uri="{FF2B5EF4-FFF2-40B4-BE49-F238E27FC236}">
                                <a16:creationId xmlns:a16="http://schemas.microsoft.com/office/drawing/2014/main" id="{777B21B9-94E8-9B47-9A38-CDA90C54E64E}"/>
                              </a:ext>
                            </a:extLst>
                          </wps:cNvPr>
                          <wps:cNvSpPr/>
                          <wps:spPr>
                            <a:xfrm>
                              <a:off x="2079703" y="5391243"/>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4" name="Triângulo 106">
                            <a:extLst>
                              <a:ext uri="{FF2B5EF4-FFF2-40B4-BE49-F238E27FC236}">
                                <a16:creationId xmlns:a16="http://schemas.microsoft.com/office/drawing/2014/main" id="{6618D677-6651-F540-9D04-0E87159C4845}"/>
                              </a:ext>
                            </a:extLst>
                          </wps:cNvPr>
                          <wps:cNvSpPr/>
                          <wps:spPr>
                            <a:xfrm>
                              <a:off x="2071968" y="5239661"/>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05" name="Agrupar 205">
                          <a:extLst>
                            <a:ext uri="{FF2B5EF4-FFF2-40B4-BE49-F238E27FC236}">
                              <a16:creationId xmlns:a16="http://schemas.microsoft.com/office/drawing/2014/main" id="{1ACD3889-B0BC-2E41-946E-32867EE8469B}"/>
                            </a:ext>
                          </a:extLst>
                        </wpg:cNvPr>
                        <wpg:cNvGrpSpPr/>
                        <wpg:grpSpPr>
                          <a:xfrm rot="5400000">
                            <a:off x="2071691" y="6247829"/>
                            <a:ext cx="261258" cy="197301"/>
                            <a:chOff x="2071690" y="6247828"/>
                            <a:chExt cx="261258" cy="197301"/>
                          </a:xfrm>
                        </wpg:grpSpPr>
                        <wps:wsp>
                          <wps:cNvPr id="206" name="Oval 108">
                            <a:extLst>
                              <a:ext uri="{FF2B5EF4-FFF2-40B4-BE49-F238E27FC236}">
                                <a16:creationId xmlns:a16="http://schemas.microsoft.com/office/drawing/2014/main" id="{422147CD-91F7-1F4E-AD3A-D79728EC6934}"/>
                              </a:ext>
                            </a:extLst>
                          </wps:cNvPr>
                          <wps:cNvSpPr/>
                          <wps:spPr>
                            <a:xfrm>
                              <a:off x="2079425" y="6399410"/>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 name="Triângulo 109">
                            <a:extLst>
                              <a:ext uri="{FF2B5EF4-FFF2-40B4-BE49-F238E27FC236}">
                                <a16:creationId xmlns:a16="http://schemas.microsoft.com/office/drawing/2014/main" id="{E5A1FD2D-CA65-8942-8CE9-816DB0200EF8}"/>
                              </a:ext>
                            </a:extLst>
                          </wps:cNvPr>
                          <wps:cNvSpPr/>
                          <wps:spPr>
                            <a:xfrm>
                              <a:off x="2071690" y="6247828"/>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08" name="Agrupar 208">
                          <a:extLst>
                            <a:ext uri="{FF2B5EF4-FFF2-40B4-BE49-F238E27FC236}">
                              <a16:creationId xmlns:a16="http://schemas.microsoft.com/office/drawing/2014/main" id="{502FBA3A-7D01-EF4C-8DB0-267BF18B2DBB}"/>
                            </a:ext>
                          </a:extLst>
                        </wpg:cNvPr>
                        <wpg:cNvGrpSpPr/>
                        <wpg:grpSpPr>
                          <a:xfrm rot="16200000" flipH="1">
                            <a:off x="1886896" y="5653683"/>
                            <a:ext cx="261258" cy="197301"/>
                            <a:chOff x="1886895" y="5653682"/>
                            <a:chExt cx="261258" cy="197301"/>
                          </a:xfrm>
                        </wpg:grpSpPr>
                        <wps:wsp>
                          <wps:cNvPr id="209" name="Oval 111">
                            <a:extLst>
                              <a:ext uri="{FF2B5EF4-FFF2-40B4-BE49-F238E27FC236}">
                                <a16:creationId xmlns:a16="http://schemas.microsoft.com/office/drawing/2014/main" id="{82464841-9AA3-3942-B406-57C960690579}"/>
                              </a:ext>
                            </a:extLst>
                          </wps:cNvPr>
                          <wps:cNvSpPr/>
                          <wps:spPr>
                            <a:xfrm>
                              <a:off x="1894630" y="5805264"/>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Triângulo 112">
                            <a:extLst>
                              <a:ext uri="{FF2B5EF4-FFF2-40B4-BE49-F238E27FC236}">
                                <a16:creationId xmlns:a16="http://schemas.microsoft.com/office/drawing/2014/main" id="{1EB4AA3B-6F1A-B646-B04D-5E48C0C04FCC}"/>
                              </a:ext>
                            </a:extLst>
                          </wps:cNvPr>
                          <wps:cNvSpPr/>
                          <wps:spPr>
                            <a:xfrm>
                              <a:off x="1886895" y="5653682"/>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11" name="Agrupar 211">
                          <a:extLst>
                            <a:ext uri="{FF2B5EF4-FFF2-40B4-BE49-F238E27FC236}">
                              <a16:creationId xmlns:a16="http://schemas.microsoft.com/office/drawing/2014/main" id="{7DAEB2EF-E1E3-814C-9625-B5BAE926BDD5}"/>
                            </a:ext>
                          </a:extLst>
                        </wpg:cNvPr>
                        <wpg:cNvGrpSpPr/>
                        <wpg:grpSpPr>
                          <a:xfrm rot="16200000" flipH="1">
                            <a:off x="1899895" y="4603290"/>
                            <a:ext cx="261258" cy="197301"/>
                            <a:chOff x="1899894" y="4603289"/>
                            <a:chExt cx="261258" cy="197301"/>
                          </a:xfrm>
                        </wpg:grpSpPr>
                        <wps:wsp>
                          <wps:cNvPr id="212" name="Oval 114">
                            <a:extLst>
                              <a:ext uri="{FF2B5EF4-FFF2-40B4-BE49-F238E27FC236}">
                                <a16:creationId xmlns:a16="http://schemas.microsoft.com/office/drawing/2014/main" id="{1321B3F1-5501-FC4E-9560-E3E2D587504A}"/>
                              </a:ext>
                            </a:extLst>
                          </wps:cNvPr>
                          <wps:cNvSpPr/>
                          <wps:spPr>
                            <a:xfrm>
                              <a:off x="1907629" y="4754871"/>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riângulo 115">
                            <a:extLst>
                              <a:ext uri="{FF2B5EF4-FFF2-40B4-BE49-F238E27FC236}">
                                <a16:creationId xmlns:a16="http://schemas.microsoft.com/office/drawing/2014/main" id="{4FC0AF3A-31B1-E840-8E63-CDE25BACD74C}"/>
                              </a:ext>
                            </a:extLst>
                          </wps:cNvPr>
                          <wps:cNvSpPr/>
                          <wps:spPr>
                            <a:xfrm>
                              <a:off x="1899894" y="4603289"/>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14" name="Agrupar 214">
                          <a:extLst>
                            <a:ext uri="{FF2B5EF4-FFF2-40B4-BE49-F238E27FC236}">
                              <a16:creationId xmlns:a16="http://schemas.microsoft.com/office/drawing/2014/main" id="{42B0AEE7-8C68-8E43-B176-5A9A81F98BAC}"/>
                            </a:ext>
                          </a:extLst>
                        </wpg:cNvPr>
                        <wpg:cNvGrpSpPr/>
                        <wpg:grpSpPr>
                          <a:xfrm rot="16200000" flipH="1">
                            <a:off x="1897719" y="3565151"/>
                            <a:ext cx="261258" cy="197301"/>
                            <a:chOff x="1897718" y="3565150"/>
                            <a:chExt cx="261258" cy="197301"/>
                          </a:xfrm>
                        </wpg:grpSpPr>
                        <wps:wsp>
                          <wps:cNvPr id="215" name="Oval 117">
                            <a:extLst>
                              <a:ext uri="{FF2B5EF4-FFF2-40B4-BE49-F238E27FC236}">
                                <a16:creationId xmlns:a16="http://schemas.microsoft.com/office/drawing/2014/main" id="{79952E62-7060-8946-969E-FD7731699494}"/>
                              </a:ext>
                            </a:extLst>
                          </wps:cNvPr>
                          <wps:cNvSpPr/>
                          <wps:spPr>
                            <a:xfrm>
                              <a:off x="1905453" y="3716732"/>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6" name="Triângulo 118">
                            <a:extLst>
                              <a:ext uri="{FF2B5EF4-FFF2-40B4-BE49-F238E27FC236}">
                                <a16:creationId xmlns:a16="http://schemas.microsoft.com/office/drawing/2014/main" id="{EF86882C-E173-6A43-BA6F-CE539BEDD978}"/>
                              </a:ext>
                            </a:extLst>
                          </wps:cNvPr>
                          <wps:cNvSpPr/>
                          <wps:spPr>
                            <a:xfrm>
                              <a:off x="1897718" y="3565150"/>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17" name="Agrupar 217">
                          <a:extLst>
                            <a:ext uri="{FF2B5EF4-FFF2-40B4-BE49-F238E27FC236}">
                              <a16:creationId xmlns:a16="http://schemas.microsoft.com/office/drawing/2014/main" id="{886734D8-48AA-E24B-B3E3-09923247B9B4}"/>
                            </a:ext>
                          </a:extLst>
                        </wpg:cNvPr>
                        <wpg:cNvGrpSpPr/>
                        <wpg:grpSpPr>
                          <a:xfrm rot="16200000" flipH="1">
                            <a:off x="1884405" y="2727050"/>
                            <a:ext cx="261258" cy="197301"/>
                            <a:chOff x="1884404" y="2727049"/>
                            <a:chExt cx="261258" cy="197301"/>
                          </a:xfrm>
                        </wpg:grpSpPr>
                        <wps:wsp>
                          <wps:cNvPr id="218" name="Oval 120">
                            <a:extLst>
                              <a:ext uri="{FF2B5EF4-FFF2-40B4-BE49-F238E27FC236}">
                                <a16:creationId xmlns:a16="http://schemas.microsoft.com/office/drawing/2014/main" id="{46BC92B5-75F9-3446-93A3-9E6021089193}"/>
                              </a:ext>
                            </a:extLst>
                          </wps:cNvPr>
                          <wps:cNvSpPr/>
                          <wps:spPr>
                            <a:xfrm>
                              <a:off x="1892139" y="2878631"/>
                              <a:ext cx="244475" cy="45719"/>
                            </a:xfrm>
                            <a:prstGeom prst="ellipse">
                              <a:avLst/>
                            </a:prstGeom>
                            <a:solidFill>
                              <a:srgbClr val="7030A0">
                                <a:alpha val="2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9" name="Triângulo 121">
                            <a:extLst>
                              <a:ext uri="{FF2B5EF4-FFF2-40B4-BE49-F238E27FC236}">
                                <a16:creationId xmlns:a16="http://schemas.microsoft.com/office/drawing/2014/main" id="{A73A61FA-4284-0E43-88BA-7D31734ED7C4}"/>
                              </a:ext>
                            </a:extLst>
                          </wps:cNvPr>
                          <wps:cNvSpPr/>
                          <wps:spPr>
                            <a:xfrm>
                              <a:off x="1884404" y="2727049"/>
                              <a:ext cx="261258" cy="178251"/>
                            </a:xfrm>
                            <a:prstGeom prst="triangle">
                              <a:avLst/>
                            </a:prstGeom>
                            <a:solidFill>
                              <a:srgbClr val="7030A0">
                                <a:alpha val="3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20" name="CaixaDeTexto 125">
                          <a:extLst>
                            <a:ext uri="{FF2B5EF4-FFF2-40B4-BE49-F238E27FC236}">
                              <a16:creationId xmlns:a16="http://schemas.microsoft.com/office/drawing/2014/main" id="{63D4F8AE-BF95-024F-A359-F0FE21ACF151}"/>
                            </a:ext>
                          </a:extLst>
                        </wps:cNvPr>
                        <wps:cNvSpPr txBox="1"/>
                        <wps:spPr>
                          <a:xfrm>
                            <a:off x="2071235" y="1457262"/>
                            <a:ext cx="394970" cy="266700"/>
                          </a:xfrm>
                          <a:prstGeom prst="rect">
                            <a:avLst/>
                          </a:prstGeom>
                          <a:noFill/>
                        </wps:spPr>
                        <wps:txbx>
                          <w:txbxContent>
                            <w:p w14:paraId="529E1F48"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wps:txbx>
                        <wps:bodyPr wrap="square" rtlCol="0">
                          <a:noAutofit/>
                        </wps:bodyPr>
                      </wps:wsp>
                      <wps:wsp>
                        <wps:cNvPr id="221" name="Conector de Seta Reta 221">
                          <a:extLst>
                            <a:ext uri="{FF2B5EF4-FFF2-40B4-BE49-F238E27FC236}">
                              <a16:creationId xmlns:a16="http://schemas.microsoft.com/office/drawing/2014/main" id="{8C623CBC-1AA7-4646-957E-E4969F9DDF41}"/>
                            </a:ext>
                          </a:extLst>
                        </wps:cNvPr>
                        <wps:cNvCnPr/>
                        <wps:spPr>
                          <a:xfrm>
                            <a:off x="2358985" y="1457317"/>
                            <a:ext cx="4941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CaixaDeTexto 128">
                          <a:extLst>
                            <a:ext uri="{FF2B5EF4-FFF2-40B4-BE49-F238E27FC236}">
                              <a16:creationId xmlns:a16="http://schemas.microsoft.com/office/drawing/2014/main" id="{EBCDFE26-F69A-7849-8AD1-A804CF2B9B41}"/>
                            </a:ext>
                          </a:extLst>
                        </wps:cNvPr>
                        <wps:cNvSpPr txBox="1"/>
                        <wps:spPr>
                          <a:xfrm>
                            <a:off x="2853163" y="1227261"/>
                            <a:ext cx="866018" cy="649903"/>
                          </a:xfrm>
                          <a:prstGeom prst="rect">
                            <a:avLst/>
                          </a:prstGeom>
                          <a:noFill/>
                        </wps:spPr>
                        <wps:txbx>
                          <w:txbxContent>
                            <w:p w14:paraId="3490ED71"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UV LED strips</w:t>
                              </w:r>
                            </w:p>
                          </w:txbxContent>
                        </wps:txbx>
                        <wps:bodyPr wrap="square" rtlCol="0">
                          <a:noAutofit/>
                        </wps:bodyPr>
                      </wps:wsp>
                      <wps:wsp>
                        <wps:cNvPr id="223" name="CaixaDeTexto 133">
                          <a:extLst>
                            <a:ext uri="{FF2B5EF4-FFF2-40B4-BE49-F238E27FC236}">
                              <a16:creationId xmlns:a16="http://schemas.microsoft.com/office/drawing/2014/main" id="{9759D94C-1001-6247-B989-060BDED70B5D}"/>
                            </a:ext>
                          </a:extLst>
                        </wps:cNvPr>
                        <wps:cNvSpPr txBox="1"/>
                        <wps:spPr>
                          <a:xfrm>
                            <a:off x="2823656" y="2476459"/>
                            <a:ext cx="2332354" cy="600621"/>
                          </a:xfrm>
                          <a:prstGeom prst="rect">
                            <a:avLst/>
                          </a:prstGeom>
                          <a:noFill/>
                        </wps:spPr>
                        <wps:txbx>
                          <w:txbxContent>
                            <w:p w14:paraId="78B2F6A7" w14:textId="77777777" w:rsidR="00E21651" w:rsidRPr="00C5233B" w:rsidRDefault="00E21651" w:rsidP="00C5233B">
                              <w:pPr>
                                <w:pStyle w:val="NormalWeb"/>
                                <w:spacing w:before="0" w:beforeAutospacing="0" w:after="0" w:afterAutospacing="0"/>
                                <w:rPr>
                                  <w:sz w:val="16"/>
                                  <w:szCs w:val="16"/>
                                </w:rPr>
                              </w:pPr>
                              <w:proofErr w:type="spellStart"/>
                              <w:r w:rsidRPr="00C5233B">
                                <w:rPr>
                                  <w:rFonts w:ascii="Arial" w:hAnsi="Arial" w:cs="Arial"/>
                                  <w:color w:val="000000" w:themeColor="text1"/>
                                  <w:kern w:val="24"/>
                                  <w:sz w:val="16"/>
                                  <w:szCs w:val="16"/>
                                </w:rPr>
                                <w:t>Stainless</w:t>
                              </w:r>
                              <w:proofErr w:type="spellEnd"/>
                              <w:r w:rsidRPr="00C5233B">
                                <w:rPr>
                                  <w:rFonts w:ascii="Arial" w:hAnsi="Arial" w:cs="Arial"/>
                                  <w:color w:val="000000" w:themeColor="text1"/>
                                  <w:kern w:val="24"/>
                                  <w:sz w:val="16"/>
                                  <w:szCs w:val="16"/>
                                </w:rPr>
                                <w:t xml:space="preserve"> </w:t>
                              </w:r>
                              <w:proofErr w:type="spellStart"/>
                              <w:r w:rsidRPr="00C5233B">
                                <w:rPr>
                                  <w:rFonts w:ascii="Arial" w:hAnsi="Arial" w:cs="Arial"/>
                                  <w:color w:val="000000" w:themeColor="text1"/>
                                  <w:kern w:val="24"/>
                                  <w:sz w:val="16"/>
                                  <w:szCs w:val="16"/>
                                </w:rPr>
                                <w:t>steel</w:t>
                              </w:r>
                              <w:proofErr w:type="spellEnd"/>
                              <w:r w:rsidRPr="00C5233B">
                                <w:rPr>
                                  <w:rFonts w:ascii="Arial" w:hAnsi="Arial" w:cs="Arial"/>
                                  <w:color w:val="000000" w:themeColor="text1"/>
                                  <w:kern w:val="24"/>
                                  <w:sz w:val="16"/>
                                  <w:szCs w:val="16"/>
                                </w:rPr>
                                <w:t xml:space="preserve"> TiO</w:t>
                              </w:r>
                              <w:r w:rsidRPr="00C5233B">
                                <w:rPr>
                                  <w:rFonts w:ascii="Arial" w:hAnsi="Arial" w:cs="Arial"/>
                                  <w:color w:val="000000" w:themeColor="text1"/>
                                  <w:kern w:val="24"/>
                                  <w:sz w:val="16"/>
                                  <w:szCs w:val="16"/>
                                  <w:vertAlign w:val="subscript"/>
                                </w:rPr>
                                <w:t>2</w:t>
                              </w:r>
                              <w:r>
                                <w:rPr>
                                  <w:rFonts w:ascii="Arial" w:hAnsi="Arial" w:cs="Arial"/>
                                  <w:color w:val="000000" w:themeColor="text1"/>
                                  <w:kern w:val="24"/>
                                  <w:position w:val="-6"/>
                                  <w:sz w:val="16"/>
                                  <w:szCs w:val="16"/>
                                  <w:vertAlign w:val="subscript"/>
                                </w:rPr>
                                <w:t xml:space="preserve"> </w:t>
                              </w:r>
                              <w:proofErr w:type="spellStart"/>
                              <w:r w:rsidRPr="00C5233B">
                                <w:rPr>
                                  <w:rFonts w:ascii="Arial" w:hAnsi="Arial" w:cs="Arial"/>
                                  <w:color w:val="000000" w:themeColor="text1"/>
                                  <w:kern w:val="24"/>
                                  <w:sz w:val="16"/>
                                  <w:szCs w:val="16"/>
                                </w:rPr>
                                <w:t>beads</w:t>
                              </w:r>
                              <w:proofErr w:type="spellEnd"/>
                              <w:r w:rsidRPr="00C5233B">
                                <w:rPr>
                                  <w:rFonts w:ascii="Arial" w:hAnsi="Arial" w:cs="Arial"/>
                                  <w:color w:val="000000" w:themeColor="text1"/>
                                  <w:kern w:val="24"/>
                                  <w:position w:val="-6"/>
                                  <w:sz w:val="16"/>
                                  <w:szCs w:val="16"/>
                                  <w:vertAlign w:val="subscript"/>
                                </w:rPr>
                                <w:t xml:space="preserve"> </w:t>
                              </w:r>
                              <w:r w:rsidRPr="00C5233B">
                                <w:rPr>
                                  <w:rFonts w:ascii="Arial" w:hAnsi="Arial" w:cs="Arial"/>
                                  <w:color w:val="000000" w:themeColor="text1"/>
                                  <w:kern w:val="24"/>
                                  <w:sz w:val="16"/>
                                  <w:szCs w:val="16"/>
                                </w:rPr>
                                <w:t>bags</w:t>
                              </w:r>
                            </w:p>
                          </w:txbxContent>
                        </wps:txbx>
                        <wps:bodyPr wrap="square" rtlCol="0">
                          <a:noAutofit/>
                        </wps:bodyPr>
                      </wps:wsp>
                      <wps:wsp>
                        <wps:cNvPr id="224" name="CaixaDeTexto 134">
                          <a:extLst>
                            <a:ext uri="{FF2B5EF4-FFF2-40B4-BE49-F238E27FC236}">
                              <a16:creationId xmlns:a16="http://schemas.microsoft.com/office/drawing/2014/main" id="{6D60D73D-2960-7F4E-9A89-EF7AFB6D0566}"/>
                            </a:ext>
                          </a:extLst>
                        </wps:cNvPr>
                        <wps:cNvSpPr txBox="1"/>
                        <wps:spPr>
                          <a:xfrm>
                            <a:off x="3072583" y="20471"/>
                            <a:ext cx="1115060" cy="266700"/>
                          </a:xfrm>
                          <a:prstGeom prst="rect">
                            <a:avLst/>
                          </a:prstGeom>
                          <a:noFill/>
                        </wps:spPr>
                        <wps:txbx>
                          <w:txbxContent>
                            <w:p w14:paraId="08DBA998" w14:textId="77777777" w:rsidR="00E21651" w:rsidRDefault="00E21651" w:rsidP="00C5233B">
                              <w:pPr>
                                <w:pStyle w:val="NormalWeb"/>
                                <w:spacing w:before="0" w:beforeAutospacing="0" w:after="0" w:afterAutospacing="0"/>
                              </w:pPr>
                              <w:r>
                                <w:rPr>
                                  <w:rFonts w:ascii="Arial" w:hAnsi="Arial" w:cs="Arial"/>
                                  <w:color w:val="000000" w:themeColor="text1"/>
                                  <w:kern w:val="24"/>
                                </w:rPr>
                                <w:t>Power source</w:t>
                              </w:r>
                            </w:p>
                          </w:txbxContent>
                        </wps:txbx>
                        <wps:bodyPr wrap="square" rtlCol="0">
                          <a:noAutofit/>
                        </wps:bodyPr>
                      </wps:wsp>
                      <pic:pic xmlns:pic="http://schemas.openxmlformats.org/drawingml/2006/picture">
                        <pic:nvPicPr>
                          <pic:cNvPr id="225" name="Gráfico 135" descr="Alta tensão">
                            <a:extLst>
                              <a:ext uri="{FF2B5EF4-FFF2-40B4-BE49-F238E27FC236}">
                                <a16:creationId xmlns:a16="http://schemas.microsoft.com/office/drawing/2014/main" id="{7CD95FF6-68BD-5C4A-87FC-D11A897C5E20}"/>
                              </a:ext>
                            </a:extLst>
                          </pic:cNvPr>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3169793" y="-57891"/>
                            <a:ext cx="268472" cy="268470"/>
                          </a:xfrm>
                          <a:prstGeom prst="rect">
                            <a:avLst/>
                          </a:prstGeom>
                        </pic:spPr>
                      </pic:pic>
                      <wps:wsp>
                        <wps:cNvPr id="226" name="CaixaDeTexto 136">
                          <a:extLst>
                            <a:ext uri="{FF2B5EF4-FFF2-40B4-BE49-F238E27FC236}">
                              <a16:creationId xmlns:a16="http://schemas.microsoft.com/office/drawing/2014/main" id="{0D9385DB-7A14-914E-B531-3C32DC8A4B48}"/>
                            </a:ext>
                          </a:extLst>
                        </wps:cNvPr>
                        <wps:cNvSpPr txBox="1"/>
                        <wps:spPr>
                          <a:xfrm>
                            <a:off x="1877430" y="2735340"/>
                            <a:ext cx="394970" cy="266700"/>
                          </a:xfrm>
                          <a:prstGeom prst="rect">
                            <a:avLst/>
                          </a:prstGeom>
                          <a:noFill/>
                        </wps:spPr>
                        <wps:txbx>
                          <w:txbxContent>
                            <w:p w14:paraId="7135AEEA"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wps:txbx>
                        <wps:bodyPr wrap="square" rtlCol="0">
                          <a:noAutofit/>
                        </wps:bodyPr>
                      </wps:wsp>
                      <wps:wsp>
                        <wps:cNvPr id="227" name="CaixaDeTexto 137">
                          <a:extLst>
                            <a:ext uri="{FF2B5EF4-FFF2-40B4-BE49-F238E27FC236}">
                              <a16:creationId xmlns:a16="http://schemas.microsoft.com/office/drawing/2014/main" id="{0921F811-2532-4C49-ABA6-C0C8DD738DFD}"/>
                            </a:ext>
                          </a:extLst>
                        </wps:cNvPr>
                        <wps:cNvSpPr txBox="1"/>
                        <wps:spPr>
                          <a:xfrm>
                            <a:off x="2079774" y="4013622"/>
                            <a:ext cx="394970" cy="266700"/>
                          </a:xfrm>
                          <a:prstGeom prst="rect">
                            <a:avLst/>
                          </a:prstGeom>
                          <a:noFill/>
                        </wps:spPr>
                        <wps:txbx>
                          <w:txbxContent>
                            <w:p w14:paraId="7079A4BB"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wps:txbx>
                        <wps:bodyPr wrap="square" rtlCol="0">
                          <a:noAutofit/>
                        </wps:bodyPr>
                      </wps:wsp>
                      <wps:wsp>
                        <wps:cNvPr id="228" name="CaixaDeTexto 138">
                          <a:extLst>
                            <a:ext uri="{FF2B5EF4-FFF2-40B4-BE49-F238E27FC236}">
                              <a16:creationId xmlns:a16="http://schemas.microsoft.com/office/drawing/2014/main" id="{FB1CA3E5-C02A-974C-92FA-C73C15265CDC}"/>
                            </a:ext>
                          </a:extLst>
                        </wps:cNvPr>
                        <wps:cNvSpPr txBox="1"/>
                        <wps:spPr>
                          <a:xfrm>
                            <a:off x="1877430" y="5656891"/>
                            <a:ext cx="394970" cy="266700"/>
                          </a:xfrm>
                          <a:prstGeom prst="rect">
                            <a:avLst/>
                          </a:prstGeom>
                          <a:noFill/>
                        </wps:spPr>
                        <wps:txbx>
                          <w:txbxContent>
                            <w:p w14:paraId="05B00DB7"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wps:txbx>
                        <wps:bodyPr wrap="square" rtlCol="0">
                          <a:noAutofit/>
                        </wps:bodyPr>
                      </wps:wsp>
                      <wps:wsp>
                        <wps:cNvPr id="229" name="Chave Direita 229">
                          <a:extLst>
                            <a:ext uri="{FF2B5EF4-FFF2-40B4-BE49-F238E27FC236}">
                              <a16:creationId xmlns:a16="http://schemas.microsoft.com/office/drawing/2014/main" id="{0E55314D-74F6-F94F-8C05-BDB5BDFDB12A}"/>
                            </a:ext>
                          </a:extLst>
                        </wps:cNvPr>
                        <wps:cNvSpPr/>
                        <wps:spPr>
                          <a:xfrm rot="10800000">
                            <a:off x="1521313" y="1243935"/>
                            <a:ext cx="227649" cy="5295837"/>
                          </a:xfrm>
                          <a:prstGeom prst="rightBrace">
                            <a:avLst>
                              <a:gd name="adj1" fmla="val 8333"/>
                              <a:gd name="adj2" fmla="val 4877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230" name="CaixaDeTexto 14">
                          <a:extLst>
                            <a:ext uri="{FF2B5EF4-FFF2-40B4-BE49-F238E27FC236}">
                              <a16:creationId xmlns:a16="http://schemas.microsoft.com/office/drawing/2014/main" id="{50C267C2-1F6C-5840-B3B7-97C91B8A72AF}"/>
                            </a:ext>
                          </a:extLst>
                        </wps:cNvPr>
                        <wps:cNvSpPr txBox="1"/>
                        <wps:spPr>
                          <a:xfrm>
                            <a:off x="-250497" y="3549419"/>
                            <a:ext cx="1899579" cy="583213"/>
                          </a:xfrm>
                          <a:prstGeom prst="rect">
                            <a:avLst/>
                          </a:prstGeom>
                          <a:noFill/>
                        </wps:spPr>
                        <wps:txbx>
                          <w:txbxContent>
                            <w:p w14:paraId="110CA25C"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1 m UV LED strips</w:t>
                              </w:r>
                            </w:p>
                          </w:txbxContent>
                        </wps:txbx>
                        <wps:bodyPr wrap="square" rtlCol="0">
                          <a:noAutofit/>
                        </wps:bodyPr>
                      </wps:wsp>
                      <wpg:grpSp>
                        <wpg:cNvPr id="231" name="Agrupar 231">
                          <a:extLst>
                            <a:ext uri="{FF2B5EF4-FFF2-40B4-BE49-F238E27FC236}">
                              <a16:creationId xmlns:a16="http://schemas.microsoft.com/office/drawing/2014/main" id="{7E5241BD-86A7-6D47-8A80-2CA9EBEE08F3}"/>
                            </a:ext>
                          </a:extLst>
                        </wpg:cNvPr>
                        <wpg:cNvGrpSpPr/>
                        <wpg:grpSpPr>
                          <a:xfrm>
                            <a:off x="2232548" y="2550376"/>
                            <a:ext cx="591112" cy="437672"/>
                            <a:chOff x="2232548" y="2550376"/>
                            <a:chExt cx="591112" cy="437672"/>
                          </a:xfrm>
                        </wpg:grpSpPr>
                        <wps:wsp>
                          <wps:cNvPr id="232" name="Conector Reto 132">
                            <a:extLst>
                              <a:ext uri="{FF2B5EF4-FFF2-40B4-BE49-F238E27FC236}">
                                <a16:creationId xmlns:a16="http://schemas.microsoft.com/office/drawing/2014/main" id="{031CA9D7-FDA4-FE46-A98B-752BDDE2BC84}"/>
                              </a:ext>
                            </a:extLst>
                          </wps:cNvPr>
                          <wps:cNvCnPr/>
                          <wps:spPr>
                            <a:xfrm flipV="1">
                              <a:off x="2240374" y="2769411"/>
                              <a:ext cx="537878" cy="2186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ector Reto 131">
                            <a:extLst>
                              <a:ext uri="{FF2B5EF4-FFF2-40B4-BE49-F238E27FC236}">
                                <a16:creationId xmlns:a16="http://schemas.microsoft.com/office/drawing/2014/main" id="{4D217C48-33F8-0241-A6A8-EBD1E761B754}"/>
                              </a:ext>
                            </a:extLst>
                          </wps:cNvPr>
                          <wps:cNvCnPr>
                            <a:cxnSpLocks/>
                          </wps:cNvCnPr>
                          <wps:spPr>
                            <a:xfrm flipH="1" flipV="1">
                              <a:off x="2232548" y="2550376"/>
                              <a:ext cx="537878" cy="2186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4" name="Triângulo 15">
                            <a:extLst>
                              <a:ext uri="{FF2B5EF4-FFF2-40B4-BE49-F238E27FC236}">
                                <a16:creationId xmlns:a16="http://schemas.microsoft.com/office/drawing/2014/main" id="{5C74A90F-407B-B840-A0A3-0ABBB6D15312}"/>
                              </a:ext>
                            </a:extLst>
                          </wps:cNvPr>
                          <wps:cNvSpPr/>
                          <wps:spPr>
                            <a:xfrm rot="5400000">
                              <a:off x="2766382" y="2741999"/>
                              <a:ext cx="60529" cy="54027"/>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35" name="Conector de Seta Reta 235">
                          <a:extLst>
                            <a:ext uri="{FF2B5EF4-FFF2-40B4-BE49-F238E27FC236}">
                              <a16:creationId xmlns:a16="http://schemas.microsoft.com/office/drawing/2014/main" id="{8F07E90B-CB5C-2849-9B6E-074597CBB981}"/>
                            </a:ext>
                          </a:extLst>
                        </wps:cNvPr>
                        <wps:cNvCnPr/>
                        <wps:spPr>
                          <a:xfrm>
                            <a:off x="2273353" y="4084758"/>
                            <a:ext cx="45520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CaixaDeTexto 141">
                          <a:extLst>
                            <a:ext uri="{FF2B5EF4-FFF2-40B4-BE49-F238E27FC236}">
                              <a16:creationId xmlns:a16="http://schemas.microsoft.com/office/drawing/2014/main" id="{86DAE2FD-E993-2C41-AA81-0644694A80F4}"/>
                            </a:ext>
                          </a:extLst>
                        </wps:cNvPr>
                        <wps:cNvSpPr txBox="1"/>
                        <wps:spPr>
                          <a:xfrm>
                            <a:off x="2727510" y="3722432"/>
                            <a:ext cx="2586402" cy="1009608"/>
                          </a:xfrm>
                          <a:prstGeom prst="rect">
                            <a:avLst/>
                          </a:prstGeom>
                          <a:noFill/>
                        </wps:spPr>
                        <wps:txbx>
                          <w:txbxContent>
                            <w:p w14:paraId="78F1CDBF"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 xml:space="preserve">UV LED </w:t>
                              </w:r>
                              <w:proofErr w:type="spellStart"/>
                              <w:r w:rsidRPr="00C5233B">
                                <w:rPr>
                                  <w:rFonts w:ascii="Arial" w:hAnsi="Arial" w:cs="Arial"/>
                                  <w:color w:val="000000" w:themeColor="text1"/>
                                  <w:kern w:val="24"/>
                                  <w:sz w:val="16"/>
                                  <w:szCs w:val="16"/>
                                </w:rPr>
                                <w:t>wavelenght</w:t>
                              </w:r>
                              <w:proofErr w:type="spellEnd"/>
                              <w:r w:rsidRPr="00C5233B">
                                <w:rPr>
                                  <w:rFonts w:ascii="Arial" w:hAnsi="Arial" w:cs="Arial"/>
                                  <w:color w:val="000000" w:themeColor="text1"/>
                                  <w:kern w:val="24"/>
                                  <w:sz w:val="16"/>
                                  <w:szCs w:val="16"/>
                                </w:rPr>
                                <w:t xml:space="preserve"> - 370.5 nm</w:t>
                              </w:r>
                            </w:p>
                          </w:txbxContent>
                        </wps:txbx>
                        <wps:bodyPr wrap="square" rtlCol="0">
                          <a:noAutofit/>
                        </wps:bodyPr>
                      </wps:wsp>
                      <wps:wsp>
                        <wps:cNvPr id="237" name="Conector de Seta Reta 237">
                          <a:extLst>
                            <a:ext uri="{FF2B5EF4-FFF2-40B4-BE49-F238E27FC236}">
                              <a16:creationId xmlns:a16="http://schemas.microsoft.com/office/drawing/2014/main" id="{901614FF-50A8-CD46-BB43-7820FF49D0A5}"/>
                            </a:ext>
                          </a:extLst>
                        </wps:cNvPr>
                        <wps:cNvCnPr/>
                        <wps:spPr>
                          <a:xfrm>
                            <a:off x="2234888" y="5333299"/>
                            <a:ext cx="4941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CaixaDeTexto 144">
                          <a:extLst>
                            <a:ext uri="{FF2B5EF4-FFF2-40B4-BE49-F238E27FC236}">
                              <a16:creationId xmlns:a16="http://schemas.microsoft.com/office/drawing/2014/main" id="{DE7A773A-0C62-CC4A-BEE4-C5F83205C307}"/>
                            </a:ext>
                          </a:extLst>
                        </wps:cNvPr>
                        <wps:cNvSpPr txBox="1"/>
                        <wps:spPr>
                          <a:xfrm>
                            <a:off x="2704628" y="5056632"/>
                            <a:ext cx="2450465" cy="1262126"/>
                          </a:xfrm>
                          <a:prstGeom prst="rect">
                            <a:avLst/>
                          </a:prstGeom>
                          <a:noFill/>
                        </wps:spPr>
                        <wps:txbx>
                          <w:txbxContent>
                            <w:p w14:paraId="130F5631"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 xml:space="preserve">UV LED </w:t>
                              </w:r>
                              <w:proofErr w:type="spellStart"/>
                              <w:r w:rsidRPr="00C5233B">
                                <w:rPr>
                                  <w:rFonts w:ascii="Arial" w:hAnsi="Arial" w:cs="Arial"/>
                                  <w:color w:val="000000" w:themeColor="text1"/>
                                  <w:kern w:val="24"/>
                                  <w:sz w:val="16"/>
                                  <w:szCs w:val="16"/>
                                </w:rPr>
                                <w:t>power</w:t>
                              </w:r>
                              <w:proofErr w:type="spellEnd"/>
                              <w:r w:rsidRPr="00C5233B">
                                <w:rPr>
                                  <w:rFonts w:ascii="Arial" w:hAnsi="Arial" w:cs="Arial"/>
                                  <w:color w:val="000000" w:themeColor="text1"/>
                                  <w:kern w:val="24"/>
                                  <w:sz w:val="16"/>
                                  <w:szCs w:val="16"/>
                                </w:rPr>
                                <w:t xml:space="preserve"> – 8.3180 watts/m</w:t>
                              </w:r>
                              <w:r w:rsidRPr="00C5233B">
                                <w:rPr>
                                  <w:rFonts w:ascii="Arial" w:hAnsi="Arial" w:cs="Arial"/>
                                  <w:color w:val="000000" w:themeColor="text1"/>
                                  <w:kern w:val="24"/>
                                  <w:position w:val="7"/>
                                  <w:sz w:val="16"/>
                                  <w:szCs w:val="16"/>
                                  <w:vertAlign w:val="superscript"/>
                                </w:rPr>
                                <w:t>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D6DBF56" id="Agrupar 71" o:spid="_x0000_s1028" style="position:absolute;left:0;text-align:left;margin-left:75.25pt;margin-top:4.55pt;width:278.15pt;height:178.7pt;z-index:251659264;mso-width-relative:margin;mso-height-relative:margin" coordorigin="-2504,-578" coordsize="55644,6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">
                <v:group id="Agrupar 106" o:spid="_x0000_s1029" style="position:absolute;left:17994;top:787;width:12746;height:65631" coordorigin="17994,787" coordsize="4695,2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Agrupar 107" o:spid="_x0000_s1030" style="position:absolute;left:17994;top:787;width:4695;height:24176" coordorigin="17994,787" coordsize="4695,2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Semicírculos 4" o:spid="_x0000_s1031" style="position:absolute;left:18004;top:11476;width:2286;height:457;visibility:visible;mso-wrap-style:square;v-text-anchor:middle" coordsize="22860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" path="m,22860c,10235,51174,,114300,v63126,,114300,10235,114300,22860l217170,22860v,-6313,-46056,-11430,-102870,-11430c57486,11430,11430,16547,11430,22860l,22860xe" fillcolor="#7f7f7f [1612]" strokecolor="#404040 [2429]" strokeweight="1pt">
                      <v:stroke joinstyle="miter"/>
                      <v:path arrowok="t" o:connecttype="custom" o:connectlocs="0,22860;114300,0;228600,22860;217170,22860;114300,11430;11430,22860;0,22860" o:connectangles="0,0,0,0,0,0,0"/>
                    </v:shape>
                    <v:shape id="Semicírculos 5" o:spid="_x0000_s1032" style="position:absolute;left:17999;top:16059;width:2286;height:457;visibility:visible;mso-wrap-style:square;v-text-anchor:middle" coordsize="22860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" path="m,22860c,10235,51174,,114300,v63126,,114300,10235,114300,22860l217170,22860v,-6313,-46056,-11430,-102870,-11430c57486,11430,11430,16547,11430,22860l,22860xe" fillcolor="#7f7f7f [1612]" strokecolor="#404040 [2429]" strokeweight="1pt">
                      <v:stroke joinstyle="miter"/>
                      <v:path arrowok="t" o:connecttype="custom" o:connectlocs="0,22860;114300,0;228600,22860;217170,22860;114300,11430;11430,22860;0,22860" o:connectangles="0,0,0,0,0,0,0"/>
                    </v:shape>
                    <v:shape id="Semicírculos 6" o:spid="_x0000_s1033" style="position:absolute;left:17994;top:21087;width:2286;height:458;visibility:visible;mso-wrap-style:square;v-text-anchor:middle" coordsize="22860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" path="m,22860c,10235,51174,,114300,v63126,,114300,10235,114300,22860l217170,22860v,-6313,-46056,-11430,-102870,-11430c57486,11430,11430,16547,11430,22860l,22860xe" fillcolor="#7f7f7f [1612]" strokecolor="#404040 [2429]" strokeweight="1pt">
                      <v:stroke joinstyle="miter"/>
                      <v:path arrowok="t" o:connecttype="custom" o:connectlocs="0,22860;114300,0;228600,22860;217170,22860;114300,11430;11430,22860;0,22860" o:connectangles="0,0,0,0,0,0,0"/>
                    </v:shape>
                    <v:shape id="Forma Livre 111" o:spid="_x0000_s1034" style="position:absolute;left:19139;top:1151;width:3550;height:2943;visibility:visible;mso-wrap-style:square;v-text-anchor:middle" coordsize="354945,156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" path="m1944,1565720c-1955,1015662,-5854,465605,52980,209006,111814,-47593,233379,-10734,354945,26126e" filled="f" strokecolor="black [3213]" strokeweight="1pt">
                      <v:stroke joinstyle="miter"/>
                      <v:path arrowok="t" o:connecttype="custom" o:connectlocs="1944,294290;52980,39284;354945,4911" o:connectangles="0,0,0"/>
                    </v:shape>
                    <v:shape id="Forma Livre 112" o:spid="_x0000_s1035" style="position:absolute;left:18771;top:787;width:3550;height:2514;visibility:visible;mso-wrap-style:square;v-text-anchor:middle" coordsize="354945,156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" path="m1944,1565720c-1955,1015662,-5854,465605,52980,209006,111814,-47593,233379,-10734,354945,26126e" filled="f" strokecolor="#c00000" strokeweight="1pt">
                      <v:stroke joinstyle="miter"/>
                      <v:path arrowok="t" o:connecttype="custom" o:connectlocs="1944,251432;52980,33563;354945,4195" o:connectangles="0,0,0"/>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13" o:spid="_x0000_s1036" type="#_x0000_t22" style="position:absolute;left:18010;top:4614;width:2286;height:20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" adj="607" fillcolor="#7f7f7f [1612]" strokecolor="black [3213]" strokeweight="1pt">
                      <v:fill opacity="35980f"/>
                      <v:stroke joinstyle="miter"/>
                    </v:shape>
                    <v:shape id="Cilindro 114" o:spid="_x0000_s1037" type="#_x0000_t22" style="position:absolute;left:18319;top:3207;width:457;height: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" adj="1615" fillcolor="black [3213]" strokecolor="black [3213]" strokeweight="1pt">
                      <v:stroke joinstyle="miter"/>
                    </v:shape>
                    <v:shape id="Cilindro 115" o:spid="_x0000_s1038" type="#_x0000_t22" style="position:absolute;left:18630;top:3754;width:458;height: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" adj="1615" fillcolor="black [3213]" strokecolor="black [3213]" strokeweight="1pt">
                      <v:stroke joinstyle="miter"/>
                    </v:shape>
                    <v:shape id="Cilindro 116" o:spid="_x0000_s1039" type="#_x0000_t22" style="position:absolute;left:19168;top:3146;width:457;height: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" adj="1615" fillcolor="black [3213]" strokecolor="black [3213]" strokeweight="1pt">
                      <v:stroke joinstyle="miter"/>
                    </v:shape>
                    <v:shape id="Cilindro 117" o:spid="_x0000_s1040" type="#_x0000_t22" style="position:absolute;left:19328;top:3745;width:457;height: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" adj="1615" fillcolor="black [3213]" strokecolor="black [3213]" strokeweight="1pt">
                      <v:stroke joinstyle="miter"/>
                    </v:shape>
                  </v:group>
                  <v:oval id="Oval 12" o:spid="_x0000_s1041" style="position:absolute;left:18026;top:24477;width:2286;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" fillcolor="#a5a5a5 [2092]" strokecolor="black [3213]" strokeweight="1pt">
                    <v:stroke joinstyle="miter"/>
                  </v:oval>
                  <v:group id="Agrupar 119" o:spid="_x0000_s1042" style="position:absolute;left:18247;top:5147;width:293;height:19440" coordorigin="18247,5147" coordsize="293,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120" o:spid="_x0000_s1043" type="#_x0000_t16" style="position:absolute;left:18247;top:5147;width:252;height:19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" fillcolor="#d8d8d8 [2732]" strokecolor="black [3213]" strokeweight=".25pt"/>
                    <v:oval id="Oval 17" o:spid="_x0000_s1044" style="position:absolute;left:18288;top:549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" fillcolor="#7030a0" stroked="f" strokeweight="1pt">
                      <v:fill opacity="51657f"/>
                      <v:stroke joinstyle="miter"/>
                      <o:lock v:ext="edit" aspectratio="t"/>
                    </v:oval>
                    <v:oval id="Oval 18" o:spid="_x0000_s1045" style="position:absolute;left:18288;top:6093;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" fillcolor="#7030a0" stroked="f" strokeweight="1pt">
                      <v:fill opacity="51657f"/>
                      <v:stroke joinstyle="miter"/>
                      <o:lock v:ext="edit" aspectratio="t"/>
                    </v:oval>
                    <v:oval id="Oval 19" o:spid="_x0000_s1046" style="position:absolute;left:18288;top:679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" fillcolor="#7030a0" stroked="f" strokeweight="1pt">
                      <v:fill opacity="51657f"/>
                      <v:stroke joinstyle="miter"/>
                      <o:lock v:ext="edit" aspectratio="t"/>
                    </v:oval>
                    <v:oval id="Oval 20" o:spid="_x0000_s1047" style="position:absolute;left:18288;top:758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" fillcolor="#7030a0" stroked="f" strokeweight="1pt">
                      <v:fill opacity="51657f"/>
                      <v:stroke joinstyle="miter"/>
                      <o:lock v:ext="edit" aspectratio="t"/>
                    </v:oval>
                    <v:oval id="Oval 21" o:spid="_x0000_s1048" style="position:absolute;left:18257;top:8379;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" fillcolor="#7030a0" stroked="f" strokeweight="1pt">
                      <v:fill opacity="51657f"/>
                      <v:stroke joinstyle="miter"/>
                      <o:lock v:ext="edit" aspectratio="t"/>
                    </v:oval>
                    <v:oval id="Oval 22" o:spid="_x0000_s1049" style="position:absolute;left:18257;top:9173;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" fillcolor="#7030a0" stroked="f" strokeweight="1pt">
                      <v:fill opacity="51657f"/>
                      <v:stroke joinstyle="miter"/>
                      <o:lock v:ext="edit" aspectratio="t"/>
                    </v:oval>
                    <v:oval id="Oval 23" o:spid="_x0000_s1050" style="position:absolute;left:18257;top:9967;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" fillcolor="#7030a0" stroked="f" strokeweight="1pt">
                      <v:fill opacity="51657f"/>
                      <v:stroke joinstyle="miter"/>
                      <o:lock v:ext="edit" aspectratio="t"/>
                    </v:oval>
                    <v:oval id="Oval 24" o:spid="_x0000_s1051" style="position:absolute;left:18257;top:1079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" fillcolor="#7030a0" stroked="f" strokeweight="1pt">
                      <v:fill opacity="51657f"/>
                      <v:stroke joinstyle="miter"/>
                      <o:lock v:ext="edit" aspectratio="t"/>
                    </v:oval>
                    <v:oval id="Oval 25" o:spid="_x0000_s1052" style="position:absolute;left:18257;top:1155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" fillcolor="#7030a0" stroked="f" strokeweight="1pt">
                      <v:fill opacity="51657f"/>
                      <v:stroke joinstyle="miter"/>
                      <o:lock v:ext="edit" aspectratio="t"/>
                    </v:oval>
                    <v:oval id="Oval 26" o:spid="_x0000_s1053" style="position:absolute;left:18257;top:1231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" fillcolor="#7030a0" stroked="f" strokeweight="1pt">
                      <v:fill opacity="51657f"/>
                      <v:stroke joinstyle="miter"/>
                      <o:lock v:ext="edit" aspectratio="t"/>
                    </v:oval>
                    <v:oval id="Oval 27" o:spid="_x0000_s1054" style="position:absolute;left:18288;top:1311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" fillcolor="#7030a0" stroked="f" strokeweight="1pt">
                      <v:fill opacity="51657f"/>
                      <v:stroke joinstyle="miter"/>
                      <o:lock v:ext="edit" aspectratio="t"/>
                    </v:oval>
                    <v:oval id="Oval 28" o:spid="_x0000_s1055" style="position:absolute;left:18288;top:1387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" fillcolor="#7030a0" stroked="f" strokeweight="1pt">
                      <v:fill opacity="51657f"/>
                      <v:stroke joinstyle="miter"/>
                      <o:lock v:ext="edit" aspectratio="t"/>
                    </v:oval>
                    <v:oval id="Oval 29" o:spid="_x0000_s1056" style="position:absolute;left:18257;top:1463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" fillcolor="#7030a0" stroked="f" strokeweight="1pt">
                      <v:fill opacity="51657f"/>
                      <v:stroke joinstyle="miter"/>
                      <o:lock v:ext="edit" aspectratio="t"/>
                    </v:oval>
                    <v:oval id="Oval 30" o:spid="_x0000_s1057" style="position:absolute;left:18257;top:1539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" fillcolor="#7030a0" stroked="f" strokeweight="1pt">
                      <v:fill opacity="51657f"/>
                      <v:stroke joinstyle="miter"/>
                      <o:lock v:ext="edit" aspectratio="t"/>
                    </v:oval>
                    <v:oval id="Oval 31" o:spid="_x0000_s1058" style="position:absolute;left:18257;top:1615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" fillcolor="#7030a0" stroked="f" strokeweight="1pt">
                      <v:fill opacity="51657f"/>
                      <v:stroke joinstyle="miter"/>
                      <o:lock v:ext="edit" aspectratio="t"/>
                    </v:oval>
                    <v:oval id="Oval 32" o:spid="_x0000_s1059" style="position:absolute;left:18288;top:1692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" fillcolor="#7030a0" stroked="f" strokeweight="1pt">
                      <v:fill opacity="51657f"/>
                      <v:stroke joinstyle="miter"/>
                      <o:lock v:ext="edit" aspectratio="t"/>
                    </v:oval>
                    <v:oval id="Oval 33" o:spid="_x0000_s1060" style="position:absolute;left:18257;top:1768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" fillcolor="#7030a0" stroked="f" strokeweight="1pt">
                      <v:fill opacity="51657f"/>
                      <v:stroke joinstyle="miter"/>
                      <o:lock v:ext="edit" aspectratio="t"/>
                    </v:oval>
                    <v:oval id="Oval 34" o:spid="_x0000_s1061" style="position:absolute;left:18257;top:1847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" fillcolor="#7030a0" stroked="f" strokeweight="1pt">
                      <v:fill opacity="51657f"/>
                      <v:stroke joinstyle="miter"/>
                      <o:lock v:ext="edit" aspectratio="t"/>
                    </v:oval>
                    <v:oval id="Oval 35" o:spid="_x0000_s1062" style="position:absolute;left:18288;top:1927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" fillcolor="#7030a0" stroked="f" strokeweight="1pt">
                      <v:fill opacity="51657f"/>
                      <v:stroke joinstyle="miter"/>
                      <o:lock v:ext="edit" aspectratio="t"/>
                    </v:oval>
                    <v:oval id="Oval 36" o:spid="_x0000_s1063" style="position:absolute;left:18288;top:2000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" fillcolor="#7030a0" stroked="f" strokeweight="1pt">
                      <v:fill opacity="51657f"/>
                      <v:stroke joinstyle="miter"/>
                      <o:lock v:ext="edit" aspectratio="t"/>
                    </v:oval>
                    <v:oval id="Oval 37" o:spid="_x0000_s1064" style="position:absolute;left:18288;top:2076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" fillcolor="#7030a0" stroked="f" strokeweight="1pt">
                      <v:fill opacity="51657f"/>
                      <v:stroke joinstyle="miter"/>
                      <o:lock v:ext="edit" aspectratio="t"/>
                    </v:oval>
                    <v:oval id="Oval 38" o:spid="_x0000_s1065" style="position:absolute;left:18288;top:2152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" fillcolor="#7030a0" stroked="f" strokeweight="1pt">
                      <v:fill opacity="51657f"/>
                      <v:stroke joinstyle="miter"/>
                      <o:lock v:ext="edit" aspectratio="t"/>
                    </v:oval>
                    <v:oval id="Oval 39" o:spid="_x0000_s1066" style="position:absolute;left:18288;top:2228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" fillcolor="#7030a0" stroked="f" strokeweight="1pt">
                      <v:fill opacity="51657f"/>
                      <v:stroke joinstyle="miter"/>
                      <o:lock v:ext="edit" aspectratio="t"/>
                    </v:oval>
                    <v:oval id="Oval 40" o:spid="_x0000_s1067" style="position:absolute;left:18288;top:2304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" fillcolor="#7030a0" stroked="f" strokeweight="1pt">
                      <v:fill opacity="51657f"/>
                      <v:stroke joinstyle="miter"/>
                      <o:lock v:ext="edit" aspectratio="t"/>
                    </v:oval>
                    <v:oval id="Oval 41" o:spid="_x0000_s1068" style="position:absolute;left:18288;top:2377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" fillcolor="#7030a0" stroked="f" strokeweight="1pt">
                      <v:fill opacity="51657f"/>
                      <v:stroke joinstyle="miter"/>
                      <o:lock v:ext="edit" aspectratio="t"/>
                    </v:oval>
                  </v:group>
                  <v:group id="Agrupar 146" o:spid="_x0000_s1069" style="position:absolute;left:19771;top:5147;width:293;height:19440;flip:x" coordorigin="19771,5147" coordsize="293,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">
                    <v:shape id="Cubo 147" o:spid="_x0000_s1070" type="#_x0000_t16" style="position:absolute;left:19771;top:5147;width:252;height:19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" fillcolor="#d8d8d8 [2732]" strokecolor="black [3213]" strokeweight=".25pt"/>
                    <v:oval id="Oval 46" o:spid="_x0000_s1071" style="position:absolute;left:19812;top:549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" fillcolor="#7030a0" stroked="f" strokeweight="1pt">
                      <v:fill opacity="51657f"/>
                      <v:stroke joinstyle="miter"/>
                      <o:lock v:ext="edit" aspectratio="t"/>
                    </v:oval>
                    <v:oval id="Oval 47" o:spid="_x0000_s1072" style="position:absolute;left:19812;top:6093;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" fillcolor="#7030a0" stroked="f" strokeweight="1pt">
                      <v:fill opacity="51657f"/>
                      <v:stroke joinstyle="miter"/>
                      <o:lock v:ext="edit" aspectratio="t"/>
                    </v:oval>
                    <v:oval id="Oval 48" o:spid="_x0000_s1073" style="position:absolute;left:19812;top:679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" fillcolor="#7030a0" stroked="f" strokeweight="1pt">
                      <v:fill opacity="51657f"/>
                      <v:stroke joinstyle="miter"/>
                      <o:lock v:ext="edit" aspectratio="t"/>
                    </v:oval>
                    <v:oval id="Oval 49" o:spid="_x0000_s1074" style="position:absolute;left:19812;top:758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" fillcolor="#7030a0" stroked="f" strokeweight="1pt">
                      <v:fill opacity="51657f"/>
                      <v:stroke joinstyle="miter"/>
                      <o:lock v:ext="edit" aspectratio="t"/>
                    </v:oval>
                    <v:oval id="Oval 50" o:spid="_x0000_s1075" style="position:absolute;left:19781;top:8379;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" fillcolor="#7030a0" stroked="f" strokeweight="1pt">
                      <v:fill opacity="51657f"/>
                      <v:stroke joinstyle="miter"/>
                      <o:lock v:ext="edit" aspectratio="t"/>
                    </v:oval>
                    <v:oval id="Oval 51" o:spid="_x0000_s1076" style="position:absolute;left:19781;top:9173;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" fillcolor="#7030a0" stroked="f" strokeweight="1pt">
                      <v:fill opacity="51657f"/>
                      <v:stroke joinstyle="miter"/>
                      <o:lock v:ext="edit" aspectratio="t"/>
                    </v:oval>
                    <v:oval id="Oval 52" o:spid="_x0000_s1077" style="position:absolute;left:19781;top:9967;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" fillcolor="#7030a0" stroked="f" strokeweight="1pt">
                      <v:fill opacity="51657f"/>
                      <v:stroke joinstyle="miter"/>
                      <o:lock v:ext="edit" aspectratio="t"/>
                    </v:oval>
                    <v:oval id="Oval 53" o:spid="_x0000_s1078" style="position:absolute;left:19781;top:1079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" fillcolor="#7030a0" stroked="f" strokeweight="1pt">
                      <v:fill opacity="51657f"/>
                      <v:stroke joinstyle="miter"/>
                      <o:lock v:ext="edit" aspectratio="t"/>
                    </v:oval>
                    <v:oval id="Oval 54" o:spid="_x0000_s1079" style="position:absolute;left:19781;top:1155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" fillcolor="#7030a0" stroked="f" strokeweight="1pt">
                      <v:fill opacity="51657f"/>
                      <v:stroke joinstyle="miter"/>
                      <o:lock v:ext="edit" aspectratio="t"/>
                    </v:oval>
                    <v:oval id="Oval 55" o:spid="_x0000_s1080" style="position:absolute;left:19781;top:1231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" fillcolor="#7030a0" stroked="f" strokeweight="1pt">
                      <v:fill opacity="51657f"/>
                      <v:stroke joinstyle="miter"/>
                      <o:lock v:ext="edit" aspectratio="t"/>
                    </v:oval>
                    <v:oval id="Oval 56" o:spid="_x0000_s1081" style="position:absolute;left:19812;top:1311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" fillcolor="#7030a0" stroked="f" strokeweight="1pt">
                      <v:fill opacity="51657f"/>
                      <v:stroke joinstyle="miter"/>
                      <o:lock v:ext="edit" aspectratio="t"/>
                    </v:oval>
                    <v:oval id="Oval 57" o:spid="_x0000_s1082" style="position:absolute;left:19812;top:1387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" fillcolor="#7030a0" stroked="f" strokeweight="1pt">
                      <v:fill opacity="51657f"/>
                      <v:stroke joinstyle="miter"/>
                      <o:lock v:ext="edit" aspectratio="t"/>
                    </v:oval>
                    <v:oval id="Oval 58" o:spid="_x0000_s1083" style="position:absolute;left:19781;top:1463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" fillcolor="#7030a0" stroked="f" strokeweight="1pt">
                      <v:fill opacity="51657f"/>
                      <v:stroke joinstyle="miter"/>
                      <o:lock v:ext="edit" aspectratio="t"/>
                    </v:oval>
                    <v:oval id="Oval 59" o:spid="_x0000_s1084" style="position:absolute;left:19781;top:1539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" fillcolor="#7030a0" stroked="f" strokeweight="1pt">
                      <v:fill opacity="51657f"/>
                      <v:stroke joinstyle="miter"/>
                      <o:lock v:ext="edit" aspectratio="t"/>
                    </v:oval>
                    <v:oval id="Oval 60" o:spid="_x0000_s1085" style="position:absolute;left:19781;top:1615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" fillcolor="#7030a0" stroked="f" strokeweight="1pt">
                      <v:fill opacity="51657f"/>
                      <v:stroke joinstyle="miter"/>
                      <o:lock v:ext="edit" aspectratio="t"/>
                    </v:oval>
                    <v:oval id="Oval 61" o:spid="_x0000_s1086" style="position:absolute;left:19812;top:1692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" fillcolor="#7030a0" stroked="f" strokeweight="1pt">
                      <v:fill opacity="51657f"/>
                      <v:stroke joinstyle="miter"/>
                      <o:lock v:ext="edit" aspectratio="t"/>
                    </v:oval>
                    <v:oval id="Oval 62" o:spid="_x0000_s1087" style="position:absolute;left:19781;top:1768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" fillcolor="#7030a0" stroked="f" strokeweight="1pt">
                      <v:fill opacity="51657f"/>
                      <v:stroke joinstyle="miter"/>
                      <o:lock v:ext="edit" aspectratio="t"/>
                    </v:oval>
                    <v:oval id="Oval 63" o:spid="_x0000_s1088" style="position:absolute;left:19781;top:1847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" fillcolor="#7030a0" stroked="f" strokeweight="1pt">
                      <v:fill opacity="51657f"/>
                      <v:stroke joinstyle="miter"/>
                      <o:lock v:ext="edit" aspectratio="t"/>
                    </v:oval>
                    <v:oval id="Oval 64" o:spid="_x0000_s1089" style="position:absolute;left:19812;top:1927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" fillcolor="#7030a0" stroked="f" strokeweight="1pt">
                      <v:fill opacity="51657f"/>
                      <v:stroke joinstyle="miter"/>
                      <o:lock v:ext="edit" aspectratio="t"/>
                    </v:oval>
                    <v:oval id="Oval 65" o:spid="_x0000_s1090" style="position:absolute;left:19812;top:20000;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" fillcolor="#7030a0" stroked="f" strokeweight="1pt">
                      <v:fill opacity="51657f"/>
                      <v:stroke joinstyle="miter"/>
                      <o:lock v:ext="edit" aspectratio="t"/>
                    </v:oval>
                    <v:oval id="Oval 66" o:spid="_x0000_s1091" style="position:absolute;left:19812;top:20762;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" fillcolor="#7030a0" stroked="f" strokeweight="1pt">
                      <v:fill opacity="51657f"/>
                      <v:stroke joinstyle="miter"/>
                      <o:lock v:ext="edit" aspectratio="t"/>
                    </v:oval>
                    <v:oval id="Oval 67" o:spid="_x0000_s1092" style="position:absolute;left:19812;top:21524;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" fillcolor="#7030a0" stroked="f" strokeweight="1pt">
                      <v:fill opacity="51657f"/>
                      <v:stroke joinstyle="miter"/>
                      <o:lock v:ext="edit" aspectratio="t"/>
                    </v:oval>
                    <v:oval id="Oval 68" o:spid="_x0000_s1093" style="position:absolute;left:19812;top:22286;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" fillcolor="#7030a0" stroked="f" strokeweight="1pt">
                      <v:fill opacity="51657f"/>
                      <v:stroke joinstyle="miter"/>
                      <o:lock v:ext="edit" aspectratio="t"/>
                    </v:oval>
                    <v:oval id="Oval 69" o:spid="_x0000_s1094" style="position:absolute;left:19812;top:2304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" fillcolor="#7030a0" stroked="f" strokeweight="1pt">
                      <v:fill opacity="51657f"/>
                      <v:stroke joinstyle="miter"/>
                      <o:lock v:ext="edit" aspectratio="t"/>
                    </v:oval>
                    <v:oval id="Oval 70" o:spid="_x0000_s1095" style="position:absolute;left:19812;top:23778;width:252;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" fillcolor="#7030a0" stroked="f" strokeweight="1pt">
                      <v:fill opacity="51657f"/>
                      <v:stroke joinstyle="miter"/>
                      <o:lock v:ext="edit" aspectratio="t"/>
                    </v:oval>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73" o:spid="_x0000_s1096" type="#_x0000_t75" style="position:absolute;left:19022;top:61494;width:4628;height:4980;rotation:11814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">
                  <v:imagedata r:id="rId19" o:title=""/>
                </v:shape>
                <v:group id="Agrupar 174" o:spid="_x0000_s1097" style="position:absolute;left:18306;top:17365;width:6189;height:45988" coordorigin="18306,17365" coordsize="6188,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Imagem 175" o:spid="_x0000_s1098" type="#_x0000_t75" style="position:absolute;left:18516;top:58372;width:4628;height:4981;rotation:-81010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">
                    <v:imagedata r:id="rId19" o:title=""/>
                  </v:shape>
                  <v:shape id="Imagem 176" o:spid="_x0000_s1099" type="#_x0000_t75" style="position:absolute;left:19269;top:56088;width:4628;height:4980;rotation:994225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">
                    <v:imagedata r:id="rId19" o:title=""/>
                  </v:shape>
                  <v:shape id="Imagem 177" o:spid="_x0000_s1100" type="#_x0000_t75" style="position:absolute;left:18710;top:52076;width:4628;height:4980;rotation:-6480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">
                    <v:imagedata r:id="rId19" o:title=""/>
                  </v:shape>
                  <v:shape id="Imagem 178" o:spid="_x0000_s1101" type="#_x0000_t75" style="position:absolute;left:19407;top:48581;width:4628;height:4980;rotation:179418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">
                    <v:imagedata r:id="rId19" o:title=""/>
                  </v:shape>
                  <v:shape id="Imagem 179" o:spid="_x0000_s1102" type="#_x0000_t75" style="position:absolute;left:18306;top:45584;width:4628;height:4981;rotation:-161410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">
                    <v:imagedata r:id="rId19" o:title=""/>
                  </v:shape>
                  <v:shape id="Imagem 180" o:spid="_x0000_s1103" type="#_x0000_t75" style="position:absolute;left:19628;top:42587;width:4628;height:4980;rotation:264414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">
                    <v:imagedata r:id="rId19" o:title=""/>
                  </v:shape>
                  <v:shape id="Imagem 181" o:spid="_x0000_s1104" type="#_x0000_t75" style="position:absolute;left:18516;top:39921;width:4628;height:4980;rotation:-32470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">
                    <v:imagedata r:id="rId19" o:title=""/>
                  </v:shape>
                  <v:shape id="Imagem 182" o:spid="_x0000_s1105" type="#_x0000_t75" style="position:absolute;left:19261;top:36271;width:4628;height:4980;rotation:11814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">
                    <v:imagedata r:id="rId19" o:title=""/>
                  </v:shape>
                  <v:shape id="Imagem 183" o:spid="_x0000_s1106" type="#_x0000_t75" style="position:absolute;left:18755;top:33150;width:4628;height:4980;rotation:-81010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">
                    <v:imagedata r:id="rId19" o:title=""/>
                  </v:shape>
                  <v:shape id="Imagem 184" o:spid="_x0000_s1107" type="#_x0000_t75" style="position:absolute;left:19508;top:30866;width:4628;height:4980;rotation:994225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">
                    <v:imagedata r:id="rId19" o:title=""/>
                  </v:shape>
                  <v:shape id="Imagem 185" o:spid="_x0000_s1108" type="#_x0000_t75" style="position:absolute;left:18949;top:26854;width:4628;height:4980;rotation:-6480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">
                    <v:imagedata r:id="rId19" o:title=""/>
                  </v:shape>
                  <v:shape id="Imagem 186" o:spid="_x0000_s1109" type="#_x0000_t75" style="position:absolute;left:19646;top:23359;width:4628;height:4980;rotation:179418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">
                    <v:imagedata r:id="rId19" o:title=""/>
                  </v:shape>
                  <v:shape id="Imagem 187" o:spid="_x0000_s1110" type="#_x0000_t75" style="position:absolute;left:18545;top:20362;width:4628;height:4980;rotation:-161410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">
                    <v:imagedata r:id="rId19" o:title=""/>
                  </v:shape>
                  <v:shape id="Imagem 188" o:spid="_x0000_s1111" type="#_x0000_t75" style="position:absolute;left:19867;top:17365;width:4628;height:4980;rotation:264414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">
                    <v:imagedata r:id="rId19" o:title=""/>
                  </v:shape>
                </v:group>
                <v:shape id="Imagem 189" o:spid="_x0000_s1112" type="#_x0000_t75" style="position:absolute;left:18755;top:14698;width:4628;height:4981;rotation:-32470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">
                  <v:imagedata r:id="rId19" o:title=""/>
                </v:shape>
                <v:group id="Agrupar 190" o:spid="_x0000_s1113" style="position:absolute;left:20847;top:14511;width:2613;height:1973;rotation:90" coordorigin="20848,14511"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">
                  <v:oval id="Oval 93" o:spid="_x0000_s1114" style="position:absolute;left:20925;top:16027;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" fillcolor="#7030a0" stroked="f" strokeweight="1pt">
                    <v:fill opacity="13878f"/>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92" o:spid="_x0000_s1115" type="#_x0000_t5" style="position:absolute;left:20848;top:14511;width:2612;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" fillcolor="#7030a0" stroked="f" strokeweight="1pt">
                    <v:fill opacity="20303f"/>
                  </v:shape>
                </v:group>
                <v:group id="Agrupar 193" o:spid="_x0000_s1116" style="position:absolute;left:20829;top:20786;width:2612;height:1973;rotation:90" coordorigin="20828,20786"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">
                  <v:oval id="Oval 96" o:spid="_x0000_s1117" style="position:absolute;left:20905;top:22302;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" fillcolor="#7030a0" stroked="f" strokeweight="1pt">
                    <v:fill opacity="13878f"/>
                    <v:stroke joinstyle="miter"/>
                  </v:oval>
                  <v:shape id="Triângulo 97" o:spid="_x0000_s1118" type="#_x0000_t5" style="position:absolute;left:20828;top:20786;width:2612;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" fillcolor="#7030a0" stroked="f" strokeweight="1pt">
                    <v:fill opacity="20303f"/>
                  </v:shape>
                </v:group>
                <v:group id="Agrupar 196" o:spid="_x0000_s1119" style="position:absolute;left:20765;top:31471;width:2613;height:1973;rotation:90" coordorigin="20765,31471"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">
                  <v:oval id="Oval 99" o:spid="_x0000_s1120" style="position:absolute;left:20842;top:32987;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" fillcolor="#7030a0" stroked="f" strokeweight="1pt">
                    <v:fill opacity="13878f"/>
                    <v:stroke joinstyle="miter"/>
                  </v:oval>
                  <v:shape id="Triângulo 100" o:spid="_x0000_s1121" type="#_x0000_t5" style="position:absolute;left:20765;top:31471;width:2613;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" fillcolor="#7030a0" stroked="f" strokeweight="1pt">
                    <v:fill opacity="20303f"/>
                  </v:shape>
                </v:group>
                <v:group id="Agrupar 199" o:spid="_x0000_s1122" style="position:absolute;left:20944;top:39981;width:2612;height:1973;rotation:90" coordorigin="20943,39982"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">
                  <v:oval id="Oval 102" o:spid="_x0000_s1123" style="position:absolute;left:21021;top:41497;width:2444;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" fillcolor="#7030a0" stroked="f" strokeweight="1pt">
                    <v:fill opacity="13878f"/>
                    <v:stroke joinstyle="miter"/>
                  </v:oval>
                  <v:shape id="Triângulo 103" o:spid="_x0000_s1124" type="#_x0000_t5" style="position:absolute;left:20943;top:39982;width:2613;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" fillcolor="#7030a0" stroked="f" strokeweight="1pt">
                    <v:fill opacity="20303f"/>
                  </v:shape>
                </v:group>
                <v:group id="Agrupar 202" o:spid="_x0000_s1125" style="position:absolute;left:20719;top:52396;width:2613;height:1973;rotation:90" coordorigin="20719,52396"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">
                  <v:oval id="Oval 105" o:spid="_x0000_s1126" style="position:absolute;left:20797;top:53912;width:244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" fillcolor="#7030a0" stroked="f" strokeweight="1pt">
                    <v:fill opacity="13878f"/>
                    <v:stroke joinstyle="miter"/>
                  </v:oval>
                  <v:shape id="Triângulo 106" o:spid="_x0000_s1127" type="#_x0000_t5" style="position:absolute;left:20719;top:52396;width:2613;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" fillcolor="#7030a0" stroked="f" strokeweight="1pt">
                    <v:fill opacity="20303f"/>
                  </v:shape>
                </v:group>
                <v:group id="Agrupar 205" o:spid="_x0000_s1128" style="position:absolute;left:20716;top:62478;width:2613;height:1973;rotation:90" coordorigin="20716,62478"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">
                  <v:oval id="Oval 108" o:spid="_x0000_s1129" style="position:absolute;left:20794;top:63994;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" fillcolor="#7030a0" stroked="f" strokeweight="1pt">
                    <v:fill opacity="13878f"/>
                    <v:stroke joinstyle="miter"/>
                  </v:oval>
                  <v:shape id="Triângulo 109" o:spid="_x0000_s1130" type="#_x0000_t5" style="position:absolute;left:20716;top:62478;width:2613;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" fillcolor="#7030a0" stroked="f" strokeweight="1pt">
                    <v:fill opacity="20303f"/>
                  </v:shape>
                </v:group>
                <v:group id="Agrupar 208" o:spid="_x0000_s1131" style="position:absolute;left:18869;top:56536;width:2612;height:1973;rotation:90;flip:x" coordorigin="18868,56536"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">
                  <v:oval id="Oval 111" o:spid="_x0000_s1132" style="position:absolute;left:18946;top:58052;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" fillcolor="#7030a0" stroked="f" strokeweight="1pt">
                    <v:fill opacity="13878f"/>
                    <v:stroke joinstyle="miter"/>
                  </v:oval>
                  <v:shape id="Triângulo 112" o:spid="_x0000_s1133" type="#_x0000_t5" style="position:absolute;left:18868;top:56536;width:2613;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" fillcolor="#7030a0" stroked="f" strokeweight="1pt">
                    <v:fill opacity="20303f"/>
                  </v:shape>
                </v:group>
                <v:group id="Agrupar 211" o:spid="_x0000_s1134" style="position:absolute;left:18999;top:46032;width:2612;height:1973;rotation:90;flip:x" coordorigin="18998,46032"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">
                  <v:oval id="Oval 114" o:spid="_x0000_s1135" style="position:absolute;left:19076;top:47548;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" fillcolor="#7030a0" stroked="f" strokeweight="1pt">
                    <v:fill opacity="13878f"/>
                    <v:stroke joinstyle="miter"/>
                  </v:oval>
                  <v:shape id="Triângulo 115" o:spid="_x0000_s1136" type="#_x0000_t5" style="position:absolute;left:18998;top:46032;width:2613;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" fillcolor="#7030a0" stroked="f" strokeweight="1pt">
                    <v:fill opacity="20303f"/>
                  </v:shape>
                </v:group>
                <v:group id="Agrupar 214" o:spid="_x0000_s1137" style="position:absolute;left:18976;top:35651;width:2613;height:1973;rotation:90;flip:x" coordorigin="18977,35651"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">
                  <v:oval id="Oval 117" o:spid="_x0000_s1138" style="position:absolute;left:19054;top:37167;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" fillcolor="#7030a0" stroked="f" strokeweight="1pt">
                    <v:fill opacity="13878f"/>
                    <v:stroke joinstyle="miter"/>
                  </v:oval>
                  <v:shape id="Triângulo 118" o:spid="_x0000_s1139" type="#_x0000_t5" style="position:absolute;left:18977;top:35651;width:2612;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" fillcolor="#7030a0" stroked="f" strokeweight="1pt">
                    <v:fill opacity="20303f"/>
                  </v:shape>
                </v:group>
                <v:group id="Agrupar 217" o:spid="_x0000_s1140" style="position:absolute;left:18843;top:27270;width:2613;height:1973;rotation:90;flip:x" coordorigin="18844,27270" coordsize="2612,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">
                  <v:oval id="Oval 120" o:spid="_x0000_s1141" style="position:absolute;left:18921;top:28786;width:244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" fillcolor="#7030a0" stroked="f" strokeweight="1pt">
                    <v:fill opacity="13878f"/>
                    <v:stroke joinstyle="miter"/>
                  </v:oval>
                  <v:shape id="Triângulo 121" o:spid="_x0000_s1142" type="#_x0000_t5" style="position:absolute;left:18844;top:27270;width:2612;height:1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" fillcolor="#7030a0" stroked="f" strokeweight="1pt">
                    <v:fill opacity="20303f"/>
                  </v:shape>
                </v:group>
                <v:shape id="CaixaDeTexto 125" o:spid="_x0000_s1143" type="#_x0000_t202" style="position:absolute;left:20712;top:14572;width:3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529E1F48"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v:textbox>
                </v:shape>
                <v:shapetype id="_x0000_t32" coordsize="21600,21600" o:spt="32" o:oned="t" path="m,l21600,21600e" filled="f">
                  <v:path arrowok="t" fillok="f" o:connecttype="none"/>
                  <o:lock v:ext="edit" shapetype="t"/>
                </v:shapetype>
                <v:shape id="Conector de Seta Reta 221" o:spid="_x0000_s1144" type="#_x0000_t32" style="position:absolute;left:23589;top:14573;width:4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" strokecolor="black [3213]" strokeweight=".5pt">
                  <v:stroke endarrow="block" joinstyle="miter"/>
                </v:shape>
                <v:shape id="CaixaDeTexto 128" o:spid="_x0000_s1145" type="#_x0000_t202" style="position:absolute;left:28531;top:12272;width:8660;height:6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3490ED71"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UV LED strips</w:t>
                        </w:r>
                      </w:p>
                    </w:txbxContent>
                  </v:textbox>
                </v:shape>
                <v:shape id="CaixaDeTexto 133" o:spid="_x0000_s1146" type="#_x0000_t202" style="position:absolute;left:28236;top:24764;width:23324;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8B2F6A7" w14:textId="77777777" w:rsidR="00E21651" w:rsidRPr="00C5233B" w:rsidRDefault="00E21651" w:rsidP="00C5233B">
                        <w:pPr>
                          <w:pStyle w:val="NormalWeb"/>
                          <w:spacing w:before="0" w:beforeAutospacing="0" w:after="0" w:afterAutospacing="0"/>
                          <w:rPr>
                            <w:sz w:val="16"/>
                            <w:szCs w:val="16"/>
                          </w:rPr>
                        </w:pPr>
                        <w:proofErr w:type="spellStart"/>
                        <w:r w:rsidRPr="00C5233B">
                          <w:rPr>
                            <w:rFonts w:ascii="Arial" w:hAnsi="Arial" w:cs="Arial"/>
                            <w:color w:val="000000" w:themeColor="text1"/>
                            <w:kern w:val="24"/>
                            <w:sz w:val="16"/>
                            <w:szCs w:val="16"/>
                          </w:rPr>
                          <w:t>Stainless</w:t>
                        </w:r>
                        <w:proofErr w:type="spellEnd"/>
                        <w:r w:rsidRPr="00C5233B">
                          <w:rPr>
                            <w:rFonts w:ascii="Arial" w:hAnsi="Arial" w:cs="Arial"/>
                            <w:color w:val="000000" w:themeColor="text1"/>
                            <w:kern w:val="24"/>
                            <w:sz w:val="16"/>
                            <w:szCs w:val="16"/>
                          </w:rPr>
                          <w:t xml:space="preserve"> </w:t>
                        </w:r>
                        <w:proofErr w:type="spellStart"/>
                        <w:r w:rsidRPr="00C5233B">
                          <w:rPr>
                            <w:rFonts w:ascii="Arial" w:hAnsi="Arial" w:cs="Arial"/>
                            <w:color w:val="000000" w:themeColor="text1"/>
                            <w:kern w:val="24"/>
                            <w:sz w:val="16"/>
                            <w:szCs w:val="16"/>
                          </w:rPr>
                          <w:t>steel</w:t>
                        </w:r>
                        <w:proofErr w:type="spellEnd"/>
                        <w:r w:rsidRPr="00C5233B">
                          <w:rPr>
                            <w:rFonts w:ascii="Arial" w:hAnsi="Arial" w:cs="Arial"/>
                            <w:color w:val="000000" w:themeColor="text1"/>
                            <w:kern w:val="24"/>
                            <w:sz w:val="16"/>
                            <w:szCs w:val="16"/>
                          </w:rPr>
                          <w:t xml:space="preserve"> TiO</w:t>
                        </w:r>
                        <w:r w:rsidRPr="00C5233B">
                          <w:rPr>
                            <w:rFonts w:ascii="Arial" w:hAnsi="Arial" w:cs="Arial"/>
                            <w:color w:val="000000" w:themeColor="text1"/>
                            <w:kern w:val="24"/>
                            <w:sz w:val="16"/>
                            <w:szCs w:val="16"/>
                            <w:vertAlign w:val="subscript"/>
                          </w:rPr>
                          <w:t>2</w:t>
                        </w:r>
                        <w:r>
                          <w:rPr>
                            <w:rFonts w:ascii="Arial" w:hAnsi="Arial" w:cs="Arial"/>
                            <w:color w:val="000000" w:themeColor="text1"/>
                            <w:kern w:val="24"/>
                            <w:position w:val="-6"/>
                            <w:sz w:val="16"/>
                            <w:szCs w:val="16"/>
                            <w:vertAlign w:val="subscript"/>
                          </w:rPr>
                          <w:t xml:space="preserve"> </w:t>
                        </w:r>
                        <w:proofErr w:type="spellStart"/>
                        <w:r w:rsidRPr="00C5233B">
                          <w:rPr>
                            <w:rFonts w:ascii="Arial" w:hAnsi="Arial" w:cs="Arial"/>
                            <w:color w:val="000000" w:themeColor="text1"/>
                            <w:kern w:val="24"/>
                            <w:sz w:val="16"/>
                            <w:szCs w:val="16"/>
                          </w:rPr>
                          <w:t>beads</w:t>
                        </w:r>
                        <w:proofErr w:type="spellEnd"/>
                        <w:r w:rsidRPr="00C5233B">
                          <w:rPr>
                            <w:rFonts w:ascii="Arial" w:hAnsi="Arial" w:cs="Arial"/>
                            <w:color w:val="000000" w:themeColor="text1"/>
                            <w:kern w:val="24"/>
                            <w:position w:val="-6"/>
                            <w:sz w:val="16"/>
                            <w:szCs w:val="16"/>
                            <w:vertAlign w:val="subscript"/>
                          </w:rPr>
                          <w:t xml:space="preserve"> </w:t>
                        </w:r>
                        <w:r w:rsidRPr="00C5233B">
                          <w:rPr>
                            <w:rFonts w:ascii="Arial" w:hAnsi="Arial" w:cs="Arial"/>
                            <w:color w:val="000000" w:themeColor="text1"/>
                            <w:kern w:val="24"/>
                            <w:sz w:val="16"/>
                            <w:szCs w:val="16"/>
                          </w:rPr>
                          <w:t>bags</w:t>
                        </w:r>
                      </w:p>
                    </w:txbxContent>
                  </v:textbox>
                </v:shape>
                <v:shape id="CaixaDeTexto 134" o:spid="_x0000_s1147" type="#_x0000_t202" style="position:absolute;left:30725;top:204;width:111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08DBA998" w14:textId="77777777" w:rsidR="00E21651" w:rsidRDefault="00E21651" w:rsidP="00C5233B">
                        <w:pPr>
                          <w:pStyle w:val="NormalWeb"/>
                          <w:spacing w:before="0" w:beforeAutospacing="0" w:after="0" w:afterAutospacing="0"/>
                        </w:pPr>
                        <w:r>
                          <w:rPr>
                            <w:rFonts w:ascii="Arial" w:hAnsi="Arial" w:cs="Arial"/>
                            <w:color w:val="000000" w:themeColor="text1"/>
                            <w:kern w:val="24"/>
                          </w:rPr>
                          <w:t>Power source</w:t>
                        </w:r>
                      </w:p>
                    </w:txbxContent>
                  </v:textbox>
                </v:shape>
                <v:shape id="Gráfico 135" o:spid="_x0000_s1148" type="#_x0000_t75" alt="Alta tensão" style="position:absolute;left:31697;top:-578;width:2685;height: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">
                  <v:imagedata r:id="rId20" o:title="Alta tensão"/>
                </v:shape>
                <v:shape id="CaixaDeTexto 136" o:spid="_x0000_s1149" type="#_x0000_t202" style="position:absolute;left:18774;top:27353;width:3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135AEEA"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v:textbox>
                </v:shape>
                <v:shape id="CaixaDeTexto 137" o:spid="_x0000_s1150" type="#_x0000_t202" style="position:absolute;left:20797;top:40136;width:3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7079A4BB"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v:textbox>
                </v:shape>
                <v:shape id="CaixaDeTexto 138" o:spid="_x0000_s1151" type="#_x0000_t202" style="position:absolute;left:18774;top:56568;width:3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05B00DB7" w14:textId="77777777" w:rsidR="00E21651" w:rsidRDefault="00E21651" w:rsidP="00C5233B">
                        <w:pPr>
                          <w:pStyle w:val="NormalWeb"/>
                          <w:spacing w:before="0" w:beforeAutospacing="0" w:after="0" w:afterAutospacing="0"/>
                        </w:pPr>
                        <w:r>
                          <w:rPr>
                            <w:rFonts w:ascii="Arial" w:hAnsi="Arial" w:cs="Arial"/>
                            <w:color w:val="000000" w:themeColor="text1"/>
                            <w:kern w:val="24"/>
                          </w:rPr>
                          <w:t>UV</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229" o:spid="_x0000_s1152" type="#_x0000_t88" style="position:absolute;left:15213;top:12439;width:2276;height:529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" adj="77,10536" strokecolor="black [3213]" strokeweight=".5pt">
                  <v:stroke joinstyle="miter"/>
                </v:shape>
                <v:shape id="CaixaDeTexto 14" o:spid="_x0000_s1153" type="#_x0000_t202" style="position:absolute;left:-2504;top:35494;width:18994;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110CA25C"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1 m UV LED strips</w:t>
                        </w:r>
                      </w:p>
                    </w:txbxContent>
                  </v:textbox>
                </v:shape>
                <v:group id="Agrupar 231" o:spid="_x0000_s1154" style="position:absolute;left:22325;top:25503;width:5911;height:4377" coordorigin="22325,25503" coordsize="5911,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line id="Conector Reto 132" o:spid="_x0000_s1155" style="position:absolute;flip:y;visibility:visible;mso-wrap-style:square" from="22403,27694" to="27782,2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" strokecolor="black [3213]" strokeweight=".5pt">
                    <v:stroke joinstyle="miter"/>
                  </v:line>
                  <v:line id="Conector Reto 131" o:spid="_x0000_s1156" style="position:absolute;flip:x y;visibility:visible;mso-wrap-style:square" from="22325,25503" to="27704,2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" strokecolor="black [3213]" strokeweight=".5pt">
                    <v:stroke joinstyle="miter"/>
                    <o:lock v:ext="edit" shapetype="f"/>
                  </v:line>
                  <v:shape id="Triângulo 15" o:spid="_x0000_s1157" type="#_x0000_t5" style="position:absolute;left:27663;top:27420;width:605;height: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" fillcolor="black [3213]" strokecolor="black [3213]" strokeweight="1pt"/>
                </v:group>
                <v:shape id="Conector de Seta Reta 235" o:spid="_x0000_s1158" type="#_x0000_t32" style="position:absolute;left:22733;top:40847;width:45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" strokecolor="black [3213]" strokeweight=".5pt">
                  <v:stroke endarrow="block" joinstyle="miter"/>
                </v:shape>
                <v:shape id="CaixaDeTexto 141" o:spid="_x0000_s1159" type="#_x0000_t202" style="position:absolute;left:27275;top:37224;width:25864;height:10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78F1CDBF"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 xml:space="preserve">UV LED </w:t>
                        </w:r>
                        <w:proofErr w:type="spellStart"/>
                        <w:r w:rsidRPr="00C5233B">
                          <w:rPr>
                            <w:rFonts w:ascii="Arial" w:hAnsi="Arial" w:cs="Arial"/>
                            <w:color w:val="000000" w:themeColor="text1"/>
                            <w:kern w:val="24"/>
                            <w:sz w:val="16"/>
                            <w:szCs w:val="16"/>
                          </w:rPr>
                          <w:t>wavelenght</w:t>
                        </w:r>
                        <w:proofErr w:type="spellEnd"/>
                        <w:r w:rsidRPr="00C5233B">
                          <w:rPr>
                            <w:rFonts w:ascii="Arial" w:hAnsi="Arial" w:cs="Arial"/>
                            <w:color w:val="000000" w:themeColor="text1"/>
                            <w:kern w:val="24"/>
                            <w:sz w:val="16"/>
                            <w:szCs w:val="16"/>
                          </w:rPr>
                          <w:t xml:space="preserve"> - 370.5 nm</w:t>
                        </w:r>
                      </w:p>
                    </w:txbxContent>
                  </v:textbox>
                </v:shape>
                <v:shape id="Conector de Seta Reta 237" o:spid="_x0000_s1160" type="#_x0000_t32" style="position:absolute;left:22348;top:53332;width:4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" strokecolor="black [3213]" strokeweight=".5pt">
                  <v:stroke endarrow="block" joinstyle="miter"/>
                </v:shape>
                <v:shape id="CaixaDeTexto 144" o:spid="_x0000_s1161" type="#_x0000_t202" style="position:absolute;left:27046;top:50566;width:24504;height:1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130F5631" w14:textId="77777777" w:rsidR="00E21651" w:rsidRPr="00C5233B" w:rsidRDefault="00E21651" w:rsidP="00C5233B">
                        <w:pPr>
                          <w:pStyle w:val="NormalWeb"/>
                          <w:spacing w:before="0" w:beforeAutospacing="0" w:after="0" w:afterAutospacing="0"/>
                          <w:rPr>
                            <w:sz w:val="16"/>
                            <w:szCs w:val="16"/>
                          </w:rPr>
                        </w:pPr>
                        <w:r w:rsidRPr="00C5233B">
                          <w:rPr>
                            <w:rFonts w:ascii="Arial" w:hAnsi="Arial" w:cs="Arial"/>
                            <w:color w:val="000000" w:themeColor="text1"/>
                            <w:kern w:val="24"/>
                            <w:sz w:val="16"/>
                            <w:szCs w:val="16"/>
                          </w:rPr>
                          <w:t xml:space="preserve">UV LED </w:t>
                        </w:r>
                        <w:proofErr w:type="spellStart"/>
                        <w:r w:rsidRPr="00C5233B">
                          <w:rPr>
                            <w:rFonts w:ascii="Arial" w:hAnsi="Arial" w:cs="Arial"/>
                            <w:color w:val="000000" w:themeColor="text1"/>
                            <w:kern w:val="24"/>
                            <w:sz w:val="16"/>
                            <w:szCs w:val="16"/>
                          </w:rPr>
                          <w:t>power</w:t>
                        </w:r>
                        <w:proofErr w:type="spellEnd"/>
                        <w:r w:rsidRPr="00C5233B">
                          <w:rPr>
                            <w:rFonts w:ascii="Arial" w:hAnsi="Arial" w:cs="Arial"/>
                            <w:color w:val="000000" w:themeColor="text1"/>
                            <w:kern w:val="24"/>
                            <w:sz w:val="16"/>
                            <w:szCs w:val="16"/>
                          </w:rPr>
                          <w:t xml:space="preserve"> – 8.3180 watts/m</w:t>
                        </w:r>
                        <w:r w:rsidRPr="00C5233B">
                          <w:rPr>
                            <w:rFonts w:ascii="Arial" w:hAnsi="Arial" w:cs="Arial"/>
                            <w:color w:val="000000" w:themeColor="text1"/>
                            <w:kern w:val="24"/>
                            <w:position w:val="7"/>
                            <w:sz w:val="16"/>
                            <w:szCs w:val="16"/>
                            <w:vertAlign w:val="superscript"/>
                          </w:rPr>
                          <w:t>2</w:t>
                        </w:r>
                      </w:p>
                    </w:txbxContent>
                  </v:textbox>
                </v:shape>
              </v:group>
            </w:pict>
          </mc:Fallback>
        </mc:AlternateContent>
      </w:r>
    </w:p>
    <w:p w14:paraId="24A04D88" w14:textId="77777777" w:rsidR="00C5233B" w:rsidRPr="008F45BC" w:rsidRDefault="00C5233B" w:rsidP="009135CB">
      <w:pPr>
        <w:rPr>
          <w:rFonts w:ascii="Times New Roman" w:hAnsi="Times New Roman" w:cs="Times New Roman"/>
          <w:b/>
          <w:color w:val="000000"/>
          <w:lang w:val="pt-BR"/>
        </w:rPr>
      </w:pPr>
    </w:p>
    <w:p w14:paraId="34CB1A8C" w14:textId="77777777" w:rsidR="00C5233B" w:rsidRPr="008F45BC" w:rsidRDefault="00C5233B" w:rsidP="009135CB">
      <w:pPr>
        <w:rPr>
          <w:rFonts w:ascii="Times New Roman" w:hAnsi="Times New Roman" w:cs="Times New Roman"/>
          <w:b/>
          <w:color w:val="000000"/>
          <w:lang w:val="pt-BR"/>
        </w:rPr>
      </w:pPr>
    </w:p>
    <w:p w14:paraId="6EC632EA" w14:textId="77777777" w:rsidR="00C5233B" w:rsidRPr="008F45BC" w:rsidRDefault="00C5233B" w:rsidP="009135CB">
      <w:pPr>
        <w:rPr>
          <w:rFonts w:ascii="Times New Roman" w:hAnsi="Times New Roman" w:cs="Times New Roman"/>
          <w:b/>
          <w:color w:val="000000"/>
          <w:lang w:val="pt-BR"/>
        </w:rPr>
      </w:pPr>
    </w:p>
    <w:p w14:paraId="37A4036F" w14:textId="03E6B62D" w:rsidR="002D4769" w:rsidRPr="008F45BC" w:rsidRDefault="002D4769" w:rsidP="009135CB">
      <w:pPr>
        <w:rPr>
          <w:rFonts w:ascii="Times New Roman" w:hAnsi="Times New Roman" w:cs="Times New Roman"/>
          <w:b/>
          <w:color w:val="000000"/>
          <w:lang w:val="pt-BR"/>
        </w:rPr>
      </w:pPr>
    </w:p>
    <w:p w14:paraId="44E785C8" w14:textId="77777777" w:rsidR="000C5972" w:rsidRDefault="000C5972" w:rsidP="009135CB">
      <w:pPr>
        <w:rPr>
          <w:ins w:id="470" w:author="Jose Capelo Neto" w:date="2020-05-09T14:42:00Z"/>
          <w:rFonts w:ascii="Times New Roman" w:hAnsi="Times New Roman" w:cs="Times New Roman"/>
          <w:color w:val="000000"/>
          <w:lang w:val="pt-BR"/>
        </w:rPr>
      </w:pPr>
    </w:p>
    <w:p w14:paraId="2D06A6E8" w14:textId="77777777" w:rsidR="00B551E4" w:rsidRPr="008F45BC" w:rsidRDefault="00B551E4" w:rsidP="009135CB">
      <w:pPr>
        <w:rPr>
          <w:rFonts w:ascii="Times New Roman" w:hAnsi="Times New Roman" w:cs="Times New Roman"/>
          <w:color w:val="000000"/>
          <w:lang w:val="pt-BR"/>
        </w:rPr>
      </w:pPr>
    </w:p>
    <w:p w14:paraId="69677243" w14:textId="123D2AB1" w:rsidR="00681FDC" w:rsidRPr="00DA6FEE" w:rsidDel="00C15719" w:rsidRDefault="00681FDC" w:rsidP="00736832">
      <w:pPr>
        <w:rPr>
          <w:del w:id="471" w:author="Jose Capelo Neto" w:date="2020-05-09T14:53:00Z"/>
          <w:rFonts w:ascii="Times New Roman" w:hAnsi="Times New Roman" w:cs="Times New Roman"/>
          <w:color w:val="000000"/>
          <w:lang w:val="pt-BR"/>
        </w:rPr>
      </w:pPr>
      <w:r w:rsidRPr="00DA6FEE">
        <w:rPr>
          <w:rFonts w:ascii="Times New Roman" w:hAnsi="Times New Roman" w:cs="Times New Roman"/>
          <w:color w:val="000000"/>
          <w:lang w:val="pt-BR"/>
        </w:rPr>
        <w:t xml:space="preserve">Foram realizadas coletas de amostras de água no reservatório ao lado da plataforma que </w:t>
      </w:r>
      <w:del w:id="472" w:author="Jose Capelo Neto" w:date="2020-05-09T15:13:00Z">
        <w:r w:rsidRPr="00DA6FEE" w:rsidDel="00BE2358">
          <w:rPr>
            <w:rFonts w:ascii="Times New Roman" w:hAnsi="Times New Roman" w:cs="Times New Roman"/>
            <w:color w:val="000000"/>
            <w:lang w:val="pt-BR"/>
          </w:rPr>
          <w:delText xml:space="preserve">sustentava </w:delText>
        </w:r>
      </w:del>
      <w:ins w:id="473" w:author="Jose Capelo Neto" w:date="2020-05-09T15:13:00Z">
        <w:r w:rsidR="00BE2358">
          <w:rPr>
            <w:rFonts w:ascii="Times New Roman" w:hAnsi="Times New Roman" w:cs="Times New Roman"/>
            <w:color w:val="000000"/>
            <w:lang w:val="pt-BR"/>
          </w:rPr>
          <w:t>ancorava</w:t>
        </w:r>
        <w:r w:rsidR="00BE2358" w:rsidRPr="00DA6FEE">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os </w:t>
      </w:r>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w:t>
      </w:r>
      <w:ins w:id="474" w:author="Jose Capelo Neto" w:date="2020-05-09T15:13:00Z">
        <w:r w:rsidR="00BE2358">
          <w:rPr>
            <w:rFonts w:ascii="Times New Roman" w:hAnsi="Times New Roman" w:cs="Times New Roman"/>
            <w:color w:val="000000"/>
            <w:lang w:val="pt-BR"/>
          </w:rPr>
          <w:t>dentro d</w:t>
        </w:r>
      </w:ins>
      <w:del w:id="475" w:author="Jose Capelo Neto" w:date="2020-05-09T15:13:00Z">
        <w:r w:rsidRPr="00DA6FEE" w:rsidDel="00BE2358">
          <w:rPr>
            <w:rFonts w:ascii="Times New Roman" w:hAnsi="Times New Roman" w:cs="Times New Roman"/>
            <w:color w:val="000000"/>
            <w:lang w:val="pt-BR"/>
          </w:rPr>
          <w:delText>n</w:delText>
        </w:r>
      </w:del>
      <w:r w:rsidRPr="00DA6FEE">
        <w:rPr>
          <w:rFonts w:ascii="Times New Roman" w:hAnsi="Times New Roman" w:cs="Times New Roman"/>
          <w:color w:val="000000"/>
          <w:lang w:val="pt-BR"/>
        </w:rPr>
        <w:t xml:space="preserve">os 3 </w:t>
      </w:r>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controle e </w:t>
      </w:r>
      <w:ins w:id="476" w:author="Jose Capelo Neto" w:date="2020-05-09T15:13:00Z">
        <w:r w:rsidR="00BE2358">
          <w:rPr>
            <w:rFonts w:ascii="Times New Roman" w:hAnsi="Times New Roman" w:cs="Times New Roman"/>
            <w:color w:val="000000"/>
            <w:lang w:val="pt-BR"/>
          </w:rPr>
          <w:t>d</w:t>
        </w:r>
      </w:ins>
      <w:del w:id="477" w:author="Jose Capelo Neto" w:date="2020-05-09T15:13:00Z">
        <w:r w:rsidRPr="00DA6FEE" w:rsidDel="00BE2358">
          <w:rPr>
            <w:rFonts w:ascii="Times New Roman" w:hAnsi="Times New Roman" w:cs="Times New Roman"/>
            <w:color w:val="000000"/>
            <w:lang w:val="pt-BR"/>
          </w:rPr>
          <w:delText>n</w:delText>
        </w:r>
      </w:del>
      <w:r w:rsidRPr="00DA6FEE">
        <w:rPr>
          <w:rFonts w:ascii="Times New Roman" w:hAnsi="Times New Roman" w:cs="Times New Roman"/>
          <w:color w:val="000000"/>
          <w:lang w:val="pt-BR"/>
        </w:rPr>
        <w:t xml:space="preserve">os 3 </w:t>
      </w:r>
      <w:proofErr w:type="spellStart"/>
      <w:r w:rsidRPr="00DA6FEE">
        <w:rPr>
          <w:rFonts w:ascii="Times New Roman" w:hAnsi="Times New Roman" w:cs="Times New Roman"/>
          <w:color w:val="000000"/>
          <w:lang w:val="pt-BR"/>
        </w:rPr>
        <w:t>mesocosmos</w:t>
      </w:r>
      <w:proofErr w:type="spellEnd"/>
      <w:r w:rsidRPr="00DA6FEE">
        <w:rPr>
          <w:rFonts w:ascii="Times New Roman" w:hAnsi="Times New Roman" w:cs="Times New Roman"/>
          <w:color w:val="000000"/>
          <w:lang w:val="pt-BR"/>
        </w:rPr>
        <w:t xml:space="preserve"> tratamento </w:t>
      </w:r>
      <w:ins w:id="478" w:author="Jose Capelo Neto" w:date="2020-05-09T15:15:00Z">
        <w:r w:rsidR="00BE2358">
          <w:rPr>
            <w:rFonts w:ascii="Times New Roman" w:hAnsi="Times New Roman" w:cs="Times New Roman"/>
            <w:color w:val="000000"/>
            <w:lang w:val="pt-BR"/>
          </w:rPr>
          <w:t xml:space="preserve">antes da </w:t>
        </w:r>
      </w:ins>
      <w:ins w:id="479" w:author="Jose Capelo Neto" w:date="2020-05-09T15:14:00Z">
        <w:r w:rsidR="00BE2358" w:rsidRPr="00DA6FEE">
          <w:rPr>
            <w:rFonts w:ascii="Times New Roman" w:hAnsi="Times New Roman" w:cs="Times New Roman"/>
            <w:color w:val="000000"/>
            <w:lang w:val="pt-BR"/>
          </w:rPr>
          <w:t>ligação dos reatores</w:t>
        </w:r>
      </w:ins>
      <w:ins w:id="480" w:author="Jose Capelo Neto" w:date="2020-05-09T15:15:00Z">
        <w:r w:rsidR="00BE2358">
          <w:rPr>
            <w:rFonts w:ascii="Times New Roman" w:hAnsi="Times New Roman" w:cs="Times New Roman"/>
            <w:color w:val="000000"/>
            <w:lang w:val="pt-BR"/>
          </w:rPr>
          <w:t xml:space="preserve">, tempo 0, e </w:t>
        </w:r>
      </w:ins>
      <w:r w:rsidRPr="00DA6FEE">
        <w:rPr>
          <w:rFonts w:ascii="Times New Roman" w:hAnsi="Times New Roman" w:cs="Times New Roman"/>
          <w:color w:val="000000"/>
          <w:lang w:val="pt-BR"/>
        </w:rPr>
        <w:t xml:space="preserve">nos tempos </w:t>
      </w:r>
      <w:del w:id="481" w:author="Jose Capelo Neto" w:date="2020-05-09T15:15:00Z">
        <w:r w:rsidRPr="00DA6FEE" w:rsidDel="00BE2358">
          <w:rPr>
            <w:rFonts w:ascii="Times New Roman" w:hAnsi="Times New Roman" w:cs="Times New Roman"/>
            <w:color w:val="000000"/>
            <w:lang w:val="pt-BR"/>
          </w:rPr>
          <w:delText xml:space="preserve">de </w:delText>
        </w:r>
        <w:r w:rsidRPr="00DA6FEE" w:rsidDel="00BE2358">
          <w:rPr>
            <w:rFonts w:ascii="Times New Roman" w:hAnsi="Times New Roman" w:cs="Times New Roman"/>
            <w:lang w:val="pt-BR"/>
          </w:rPr>
          <w:delText>0</w:delText>
        </w:r>
      </w:del>
      <w:del w:id="482" w:author="Jose Capelo Neto" w:date="2020-05-09T15:13:00Z">
        <w:r w:rsidRPr="00DA6FEE" w:rsidDel="00BE2358">
          <w:rPr>
            <w:rFonts w:ascii="Times New Roman" w:hAnsi="Times New Roman" w:cs="Times New Roman"/>
            <w:lang w:val="pt-BR"/>
          </w:rPr>
          <w:delText xml:space="preserve"> h</w:delText>
        </w:r>
      </w:del>
      <w:del w:id="483" w:author="Jose Capelo Neto" w:date="2020-05-09T14:51:00Z">
        <w:r w:rsidRPr="00DA6FEE" w:rsidDel="00B81E30">
          <w:rPr>
            <w:rFonts w:ascii="Times New Roman" w:hAnsi="Times New Roman" w:cs="Times New Roman"/>
            <w:lang w:val="pt-BR"/>
          </w:rPr>
          <w:delText xml:space="preserve"> (18/10/2019)</w:delText>
        </w:r>
      </w:del>
      <w:r w:rsidRPr="00DA6FEE">
        <w:rPr>
          <w:rFonts w:ascii="Times New Roman" w:hAnsi="Times New Roman" w:cs="Times New Roman"/>
          <w:lang w:val="pt-BR"/>
        </w:rPr>
        <w:t>, 72</w:t>
      </w:r>
      <w:del w:id="484" w:author="Jose Capelo Neto" w:date="2020-05-09T15:13:00Z">
        <w:r w:rsidRPr="00DA6FEE" w:rsidDel="00BE2358">
          <w:rPr>
            <w:rFonts w:ascii="Times New Roman" w:hAnsi="Times New Roman" w:cs="Times New Roman"/>
            <w:lang w:val="pt-BR"/>
          </w:rPr>
          <w:delText xml:space="preserve"> h</w:delText>
        </w:r>
      </w:del>
      <w:del w:id="485" w:author="Jose Capelo Neto" w:date="2020-05-09T14:51:00Z">
        <w:r w:rsidRPr="00DA6FEE" w:rsidDel="00B81E30">
          <w:rPr>
            <w:rFonts w:ascii="Times New Roman" w:hAnsi="Times New Roman" w:cs="Times New Roman"/>
            <w:lang w:val="pt-BR"/>
          </w:rPr>
          <w:delText xml:space="preserve"> (21/10/2019)</w:delText>
        </w:r>
      </w:del>
      <w:r w:rsidRPr="00DA6FEE">
        <w:rPr>
          <w:rFonts w:ascii="Times New Roman" w:hAnsi="Times New Roman" w:cs="Times New Roman"/>
          <w:lang w:val="pt-BR"/>
        </w:rPr>
        <w:t>, 168</w:t>
      </w:r>
      <w:del w:id="486" w:author="Jose Capelo Neto" w:date="2020-05-09T14:51:00Z">
        <w:r w:rsidRPr="00DA6FEE" w:rsidDel="00B81E30">
          <w:rPr>
            <w:rFonts w:ascii="Times New Roman" w:hAnsi="Times New Roman" w:cs="Times New Roman"/>
            <w:lang w:val="pt-BR"/>
          </w:rPr>
          <w:delText xml:space="preserve"> h (25/10/2019)</w:delText>
        </w:r>
      </w:del>
      <w:r w:rsidRPr="00DA6FEE">
        <w:rPr>
          <w:rFonts w:ascii="Times New Roman" w:hAnsi="Times New Roman" w:cs="Times New Roman"/>
          <w:lang w:val="pt-BR"/>
        </w:rPr>
        <w:t>, 336</w:t>
      </w:r>
      <w:del w:id="487" w:author="Jose Capelo Neto" w:date="2020-05-09T15:13:00Z">
        <w:r w:rsidRPr="00DA6FEE" w:rsidDel="00BE2358">
          <w:rPr>
            <w:rFonts w:ascii="Times New Roman" w:hAnsi="Times New Roman" w:cs="Times New Roman"/>
            <w:lang w:val="pt-BR"/>
          </w:rPr>
          <w:delText xml:space="preserve"> h</w:delText>
        </w:r>
      </w:del>
      <w:del w:id="488" w:author="Jose Capelo Neto" w:date="2020-05-09T14:51:00Z">
        <w:r w:rsidRPr="00DA6FEE" w:rsidDel="00B81E30">
          <w:rPr>
            <w:rFonts w:ascii="Times New Roman" w:hAnsi="Times New Roman" w:cs="Times New Roman"/>
            <w:lang w:val="pt-BR"/>
          </w:rPr>
          <w:delText xml:space="preserve"> (01/11/2019)</w:delText>
        </w:r>
      </w:del>
      <w:r w:rsidRPr="00DA6FEE">
        <w:rPr>
          <w:rFonts w:ascii="Times New Roman" w:hAnsi="Times New Roman" w:cs="Times New Roman"/>
          <w:lang w:val="pt-BR"/>
        </w:rPr>
        <w:t>, 504</w:t>
      </w:r>
      <w:del w:id="489" w:author="Jose Capelo Neto" w:date="2020-05-09T15:13:00Z">
        <w:r w:rsidRPr="00DA6FEE" w:rsidDel="00BE2358">
          <w:rPr>
            <w:rFonts w:ascii="Times New Roman" w:hAnsi="Times New Roman" w:cs="Times New Roman"/>
            <w:lang w:val="pt-BR"/>
          </w:rPr>
          <w:delText xml:space="preserve"> h</w:delText>
        </w:r>
      </w:del>
      <w:del w:id="490" w:author="Jose Capelo Neto" w:date="2020-05-09T14:52:00Z">
        <w:r w:rsidRPr="00DA6FEE" w:rsidDel="00B81E30">
          <w:rPr>
            <w:rFonts w:ascii="Times New Roman" w:hAnsi="Times New Roman" w:cs="Times New Roman"/>
            <w:lang w:val="pt-BR"/>
          </w:rPr>
          <w:delText xml:space="preserve"> (08/11/2019</w:delText>
        </w:r>
      </w:del>
      <w:del w:id="491" w:author="Jose Capelo Neto" w:date="2020-05-09T14:51:00Z">
        <w:r w:rsidRPr="00DA6FEE" w:rsidDel="00B81E30">
          <w:rPr>
            <w:rFonts w:ascii="Times New Roman" w:hAnsi="Times New Roman" w:cs="Times New Roman"/>
            <w:lang w:val="pt-BR"/>
          </w:rPr>
          <w:delText>)</w:delText>
        </w:r>
      </w:del>
      <w:r w:rsidRPr="00DA6FEE">
        <w:rPr>
          <w:rFonts w:ascii="Times New Roman" w:hAnsi="Times New Roman" w:cs="Times New Roman"/>
          <w:lang w:val="pt-BR"/>
        </w:rPr>
        <w:t xml:space="preserve"> e 720 h</w:t>
      </w:r>
      <w:ins w:id="492" w:author="Jose Capelo Neto" w:date="2020-05-09T15:13:00Z">
        <w:r w:rsidR="00BE2358">
          <w:rPr>
            <w:rFonts w:ascii="Times New Roman" w:hAnsi="Times New Roman" w:cs="Times New Roman"/>
            <w:lang w:val="pt-BR"/>
          </w:rPr>
          <w:t>oras</w:t>
        </w:r>
      </w:ins>
      <w:del w:id="493" w:author="Jose Capelo Neto" w:date="2020-05-09T14:52:00Z">
        <w:r w:rsidRPr="00DA6FEE" w:rsidDel="00B81E30">
          <w:rPr>
            <w:rFonts w:ascii="Times New Roman" w:hAnsi="Times New Roman" w:cs="Times New Roman"/>
            <w:lang w:val="pt-BR"/>
          </w:rPr>
          <w:delText xml:space="preserve"> (18/11/2019)</w:delText>
        </w:r>
      </w:del>
      <w:r w:rsidRPr="00DA6FEE">
        <w:rPr>
          <w:rFonts w:ascii="Times New Roman" w:hAnsi="Times New Roman" w:cs="Times New Roman"/>
          <w:color w:val="000000"/>
          <w:lang w:val="pt-BR"/>
        </w:rPr>
        <w:t>. Todas as coletas foram realizadas entre 9:00 e 11:00.</w:t>
      </w:r>
      <w:ins w:id="494" w:author="Jose Capelo Neto" w:date="2020-05-09T14:52:00Z">
        <w:r w:rsidR="00B81E30">
          <w:rPr>
            <w:rFonts w:ascii="Times New Roman" w:hAnsi="Times New Roman" w:cs="Times New Roman"/>
            <w:color w:val="000000"/>
            <w:lang w:val="pt-BR"/>
          </w:rPr>
          <w:t xml:space="preserve"> Não foram observadas precipitações pluviométricas no período do </w:t>
        </w:r>
      </w:ins>
      <w:ins w:id="495" w:author="Jose Capelo Neto" w:date="2020-05-09T15:14:00Z">
        <w:r w:rsidR="00BE2358">
          <w:rPr>
            <w:rFonts w:ascii="Times New Roman" w:hAnsi="Times New Roman" w:cs="Times New Roman"/>
            <w:color w:val="000000"/>
            <w:lang w:val="pt-BR"/>
          </w:rPr>
          <w:t xml:space="preserve">experimento. </w:t>
        </w:r>
      </w:ins>
      <w:del w:id="496" w:author="Jose Capelo Neto" w:date="2020-05-09T14:51:00Z">
        <w:r w:rsidRPr="00DA6FEE" w:rsidDel="00B81E30">
          <w:rPr>
            <w:rFonts w:ascii="Times New Roman" w:hAnsi="Times New Roman" w:cs="Times New Roman"/>
            <w:color w:val="000000"/>
            <w:lang w:val="pt-BR"/>
          </w:rPr>
          <w:delText xml:space="preserve"> </w:delText>
        </w:r>
      </w:del>
    </w:p>
    <w:p w14:paraId="4097648C" w14:textId="3D0CAA44" w:rsidR="00681FDC" w:rsidDel="00BE2358" w:rsidRDefault="00681FDC" w:rsidP="00736832">
      <w:pPr>
        <w:rPr>
          <w:del w:id="497" w:author="Jose Capelo Neto" w:date="2020-05-09T15:15:00Z"/>
          <w:rFonts w:ascii="Times New Roman" w:hAnsi="Times New Roman" w:cs="Times New Roman"/>
          <w:color w:val="000000"/>
          <w:lang w:val="pt-BR"/>
        </w:rPr>
      </w:pPr>
      <w:del w:id="498" w:author="Jose Capelo Neto" w:date="2020-05-09T14:53:00Z">
        <w:r w:rsidRPr="00DA6FEE" w:rsidDel="00C15719">
          <w:rPr>
            <w:rFonts w:ascii="Times New Roman" w:hAnsi="Times New Roman" w:cs="Times New Roman"/>
            <w:color w:val="000000"/>
            <w:lang w:val="pt-BR"/>
          </w:rPr>
          <w:delText xml:space="preserve">O enchimento dos mesocosmos com água </w:delText>
        </w:r>
        <w:r w:rsidRPr="00DA6FEE" w:rsidDel="00C15719">
          <w:rPr>
            <w:rFonts w:ascii="Times New Roman" w:hAnsi="Times New Roman" w:cs="Times New Roman"/>
            <w:i/>
            <w:color w:val="000000"/>
            <w:lang w:val="pt-BR"/>
          </w:rPr>
          <w:delText xml:space="preserve">in natura </w:delText>
        </w:r>
        <w:r w:rsidRPr="00DA6FEE" w:rsidDel="00C15719">
          <w:rPr>
            <w:rFonts w:ascii="Times New Roman" w:hAnsi="Times New Roman" w:cs="Times New Roman"/>
            <w:color w:val="000000"/>
            <w:lang w:val="pt-BR"/>
          </w:rPr>
          <w:delText>foi realizado no dia 14/10/2019 e, no dia 18/10/2019, foram instalados os reatores (TiO</w:delText>
        </w:r>
        <w:r w:rsidRPr="00DA6FEE" w:rsidDel="00C15719">
          <w:rPr>
            <w:rFonts w:ascii="Times New Roman" w:hAnsi="Times New Roman" w:cs="Times New Roman"/>
            <w:color w:val="000000"/>
            <w:vertAlign w:val="subscript"/>
            <w:lang w:val="pt-BR"/>
          </w:rPr>
          <w:delText>2</w:delText>
        </w:r>
        <w:r w:rsidRPr="00DA6FEE" w:rsidDel="00C15719">
          <w:rPr>
            <w:rFonts w:ascii="Times New Roman" w:hAnsi="Times New Roman" w:cs="Times New Roman"/>
            <w:color w:val="000000"/>
            <w:lang w:val="pt-BR"/>
          </w:rPr>
          <w:delText xml:space="preserve">+UV) e os demais componentes elétricos do sistema. </w:delText>
        </w:r>
      </w:del>
      <w:del w:id="499" w:author="Jose Capelo Neto" w:date="2020-05-09T15:15:00Z">
        <w:r w:rsidRPr="00DA6FEE" w:rsidDel="00BE2358">
          <w:rPr>
            <w:rFonts w:ascii="Times New Roman" w:hAnsi="Times New Roman" w:cs="Times New Roman"/>
            <w:color w:val="000000"/>
            <w:lang w:val="pt-BR"/>
          </w:rPr>
          <w:delText xml:space="preserve">Antes da </w:delText>
        </w:r>
      </w:del>
      <w:del w:id="500" w:author="Jose Capelo Neto" w:date="2020-05-09T15:14:00Z">
        <w:r w:rsidRPr="00DA6FEE" w:rsidDel="00BE2358">
          <w:rPr>
            <w:rFonts w:ascii="Times New Roman" w:hAnsi="Times New Roman" w:cs="Times New Roman"/>
            <w:color w:val="000000"/>
            <w:lang w:val="pt-BR"/>
          </w:rPr>
          <w:delText>ligação dos reatores</w:delText>
        </w:r>
      </w:del>
      <w:del w:id="501" w:author="Jose Capelo Neto" w:date="2020-05-09T14:53:00Z">
        <w:r w:rsidRPr="00DA6FEE" w:rsidDel="00C15719">
          <w:rPr>
            <w:rFonts w:ascii="Times New Roman" w:hAnsi="Times New Roman" w:cs="Times New Roman"/>
            <w:color w:val="000000"/>
            <w:lang w:val="pt-BR"/>
          </w:rPr>
          <w:delText xml:space="preserve"> no dia 18/10/2019</w:delText>
        </w:r>
      </w:del>
      <w:del w:id="502" w:author="Jose Capelo Neto" w:date="2020-05-09T15:15:00Z">
        <w:r w:rsidRPr="00DA6FEE" w:rsidDel="00BE2358">
          <w:rPr>
            <w:rFonts w:ascii="Times New Roman" w:hAnsi="Times New Roman" w:cs="Times New Roman"/>
            <w:color w:val="000000"/>
            <w:lang w:val="pt-BR"/>
          </w:rPr>
          <w:delText>, as amostragens do tempo zero foram realizadas.</w:delText>
        </w:r>
        <w:r w:rsidR="004A49F3" w:rsidDel="00BE2358">
          <w:rPr>
            <w:rFonts w:ascii="Times New Roman" w:hAnsi="Times New Roman" w:cs="Times New Roman"/>
            <w:color w:val="000000"/>
            <w:lang w:val="pt-BR"/>
          </w:rPr>
          <w:delText xml:space="preserve"> </w:delText>
        </w:r>
      </w:del>
    </w:p>
    <w:p w14:paraId="470FBFC0" w14:textId="75BB7F38" w:rsidR="004A49F3" w:rsidRPr="00DA6FEE" w:rsidDel="00BE2358" w:rsidRDefault="004A49F3" w:rsidP="00BE2358">
      <w:pPr>
        <w:rPr>
          <w:del w:id="503" w:author="Jose Capelo Neto" w:date="2020-05-09T15:20:00Z"/>
          <w:rFonts w:ascii="Times New Roman" w:hAnsi="Times New Roman" w:cs="Times New Roman"/>
          <w:color w:val="000000"/>
          <w:lang w:val="pt-BR"/>
        </w:rPr>
      </w:pPr>
      <w:r w:rsidRPr="00DA6FEE">
        <w:rPr>
          <w:rFonts w:ascii="Times New Roman" w:hAnsi="Times New Roman" w:cs="Times New Roman"/>
          <w:color w:val="000000"/>
          <w:lang w:val="pt-BR"/>
        </w:rPr>
        <w:t xml:space="preserve">As coletas foram realizadas com auxílio de um coletor </w:t>
      </w:r>
      <w:del w:id="504" w:author="Jose Capelo Neto" w:date="2020-05-09T15:16:00Z">
        <w:r w:rsidRPr="00DA6FEE" w:rsidDel="00BE2358">
          <w:rPr>
            <w:rFonts w:ascii="Times New Roman" w:hAnsi="Times New Roman" w:cs="Times New Roman"/>
            <w:color w:val="000000"/>
            <w:lang w:val="pt-BR"/>
          </w:rPr>
          <w:delText>específico para</w:delText>
        </w:r>
      </w:del>
      <w:ins w:id="505" w:author="Jose Capelo Neto" w:date="2020-05-09T15:16:00Z">
        <w:r w:rsidR="00BE2358">
          <w:rPr>
            <w:rFonts w:ascii="Times New Roman" w:hAnsi="Times New Roman" w:cs="Times New Roman"/>
            <w:color w:val="000000"/>
            <w:lang w:val="pt-BR"/>
          </w:rPr>
          <w:t>que</w:t>
        </w:r>
      </w:ins>
      <w:r w:rsidRPr="00DA6FEE">
        <w:rPr>
          <w:rFonts w:ascii="Times New Roman" w:hAnsi="Times New Roman" w:cs="Times New Roman"/>
          <w:color w:val="000000"/>
          <w:lang w:val="pt-BR"/>
        </w:rPr>
        <w:t xml:space="preserve"> possibilita</w:t>
      </w:r>
      <w:del w:id="506" w:author="Jose Capelo Neto" w:date="2020-05-09T15:16:00Z">
        <w:r w:rsidRPr="00DA6FEE" w:rsidDel="00BE2358">
          <w:rPr>
            <w:rFonts w:ascii="Times New Roman" w:hAnsi="Times New Roman" w:cs="Times New Roman"/>
            <w:color w:val="000000"/>
            <w:lang w:val="pt-BR"/>
          </w:rPr>
          <w:delText>r</w:delText>
        </w:r>
      </w:del>
      <w:r w:rsidRPr="00DA6FEE">
        <w:rPr>
          <w:rFonts w:ascii="Times New Roman" w:hAnsi="Times New Roman" w:cs="Times New Roman"/>
          <w:color w:val="000000"/>
          <w:lang w:val="pt-BR"/>
        </w:rPr>
        <w:t xml:space="preserve"> </w:t>
      </w:r>
      <w:del w:id="507" w:author="Jose Capelo Neto" w:date="2020-05-09T15:16:00Z">
        <w:r w:rsidRPr="00DA6FEE" w:rsidDel="00BE2358">
          <w:rPr>
            <w:rFonts w:ascii="Times New Roman" w:hAnsi="Times New Roman" w:cs="Times New Roman"/>
            <w:color w:val="000000"/>
            <w:lang w:val="pt-BR"/>
          </w:rPr>
          <w:delText>um</w:delText>
        </w:r>
      </w:del>
      <w:r w:rsidRPr="00DA6FEE">
        <w:rPr>
          <w:rFonts w:ascii="Times New Roman" w:hAnsi="Times New Roman" w:cs="Times New Roman"/>
          <w:color w:val="000000"/>
          <w:lang w:val="pt-BR"/>
        </w:rPr>
        <w:t>a amostragem composta</w:t>
      </w:r>
      <w:ins w:id="508" w:author="Jose Capelo Neto" w:date="2020-05-09T15:17:00Z">
        <w:r w:rsidR="00BE2358">
          <w:rPr>
            <w:rFonts w:ascii="Times New Roman" w:hAnsi="Times New Roman" w:cs="Times New Roman"/>
            <w:color w:val="000000"/>
            <w:lang w:val="pt-BR"/>
          </w:rPr>
          <w:t xml:space="preserve"> </w:t>
        </w:r>
      </w:ins>
      <w:ins w:id="509" w:author="Jose Capelo Neto" w:date="2020-05-09T15:16:00Z">
        <w:r w:rsidR="00BE2358">
          <w:rPr>
            <w:rFonts w:ascii="Times New Roman" w:hAnsi="Times New Roman" w:cs="Times New Roman"/>
            <w:color w:val="000000"/>
            <w:lang w:val="pt-BR"/>
          </w:rPr>
          <w:t xml:space="preserve">ao longo dos </w:t>
        </w:r>
      </w:ins>
      <w:del w:id="510" w:author="Jose Capelo Neto" w:date="2020-05-09T15:16:00Z">
        <w:r w:rsidRPr="00DA6FEE" w:rsidDel="00BE2358">
          <w:rPr>
            <w:rFonts w:ascii="Times New Roman" w:hAnsi="Times New Roman" w:cs="Times New Roman"/>
            <w:color w:val="000000"/>
            <w:lang w:val="pt-BR"/>
          </w:rPr>
          <w:delText xml:space="preserve"> (</w:delText>
        </w:r>
      </w:del>
      <w:r w:rsidRPr="00DA6FEE">
        <w:rPr>
          <w:rFonts w:ascii="Times New Roman" w:hAnsi="Times New Roman" w:cs="Times New Roman"/>
          <w:color w:val="000000"/>
          <w:lang w:val="pt-BR"/>
        </w:rPr>
        <w:t>diversos e</w:t>
      </w:r>
      <w:ins w:id="511" w:author="Jose Capelo Neto" w:date="2020-05-09T15:18:00Z">
        <w:r w:rsidR="00BE2358">
          <w:rPr>
            <w:rFonts w:ascii="Times New Roman" w:hAnsi="Times New Roman" w:cs="Times New Roman"/>
            <w:color w:val="000000"/>
            <w:lang w:val="pt-BR"/>
          </w:rPr>
          <w:t>x</w:t>
        </w:r>
      </w:ins>
      <w:del w:id="512" w:author="Jose Capelo Neto" w:date="2020-05-09T15:18:00Z">
        <w:r w:rsidRPr="00DA6FEE" w:rsidDel="00BE2358">
          <w:rPr>
            <w:rFonts w:ascii="Times New Roman" w:hAnsi="Times New Roman" w:cs="Times New Roman"/>
            <w:color w:val="000000"/>
            <w:lang w:val="pt-BR"/>
          </w:rPr>
          <w:delText>s</w:delText>
        </w:r>
      </w:del>
      <w:r w:rsidRPr="00DA6FEE">
        <w:rPr>
          <w:rFonts w:ascii="Times New Roman" w:hAnsi="Times New Roman" w:cs="Times New Roman"/>
          <w:color w:val="000000"/>
          <w:lang w:val="pt-BR"/>
        </w:rPr>
        <w:t>tratos</w:t>
      </w:r>
      <w:ins w:id="513" w:author="Jose Capelo Neto" w:date="2020-05-09T15:18:00Z">
        <w:r w:rsidR="00BE2358">
          <w:rPr>
            <w:rFonts w:ascii="Times New Roman" w:hAnsi="Times New Roman" w:cs="Times New Roman"/>
            <w:color w:val="000000"/>
            <w:lang w:val="pt-BR"/>
          </w:rPr>
          <w:t xml:space="preserve"> e</w:t>
        </w:r>
      </w:ins>
      <w:r w:rsidRPr="00DA6FEE">
        <w:rPr>
          <w:rFonts w:ascii="Times New Roman" w:hAnsi="Times New Roman" w:cs="Times New Roman"/>
          <w:color w:val="000000"/>
          <w:lang w:val="pt-BR"/>
        </w:rPr>
        <w:t xml:space="preserve"> </w:t>
      </w:r>
      <w:ins w:id="514" w:author="Jose Capelo Neto" w:date="2020-05-09T15:18:00Z">
        <w:r w:rsidR="00BE2358" w:rsidRPr="00DA6FEE">
          <w:rPr>
            <w:rFonts w:ascii="Times New Roman" w:hAnsi="Times New Roman" w:cs="Times New Roman"/>
            <w:lang w:val="pt-BR"/>
          </w:rPr>
          <w:t xml:space="preserve">em diferentes pontos </w:t>
        </w:r>
      </w:ins>
      <w:r w:rsidRPr="00DA6FEE">
        <w:rPr>
          <w:rFonts w:ascii="Times New Roman" w:hAnsi="Times New Roman" w:cs="Times New Roman"/>
          <w:color w:val="000000"/>
          <w:lang w:val="pt-BR"/>
        </w:rPr>
        <w:t xml:space="preserve">do </w:t>
      </w:r>
      <w:del w:id="515" w:author="Jose Capelo Neto" w:date="2020-05-09T15:19:00Z">
        <w:r w:rsidRPr="00DA6FEE" w:rsidDel="00BE2358">
          <w:rPr>
            <w:rFonts w:ascii="Times New Roman" w:hAnsi="Times New Roman" w:cs="Times New Roman"/>
            <w:color w:val="000000"/>
            <w:lang w:val="pt-BR"/>
          </w:rPr>
          <w:delText>mesocosmos</w:delText>
        </w:r>
      </w:del>
      <w:proofErr w:type="spellStart"/>
      <w:ins w:id="516" w:author="Jose Capelo Neto" w:date="2020-05-09T15:19:00Z">
        <w:r w:rsidR="00BE2358" w:rsidRPr="00DA6FEE">
          <w:rPr>
            <w:rFonts w:ascii="Times New Roman" w:hAnsi="Times New Roman" w:cs="Times New Roman"/>
            <w:color w:val="000000"/>
            <w:lang w:val="pt-BR"/>
          </w:rPr>
          <w:t>mesocosmos</w:t>
        </w:r>
        <w:proofErr w:type="spellEnd"/>
        <w:r w:rsidR="00BE2358">
          <w:rPr>
            <w:rFonts w:ascii="Times New Roman" w:hAnsi="Times New Roman" w:cs="Times New Roman"/>
            <w:color w:val="000000"/>
            <w:lang w:val="pt-BR"/>
          </w:rPr>
          <w:t>.</w:t>
        </w:r>
      </w:ins>
      <w:del w:id="517" w:author="Jose Capelo Neto" w:date="2020-05-09T15:16:00Z">
        <w:r w:rsidRPr="00DA6FEE" w:rsidDel="00BE2358">
          <w:rPr>
            <w:rFonts w:ascii="Times New Roman" w:hAnsi="Times New Roman" w:cs="Times New Roman"/>
            <w:color w:val="000000"/>
            <w:lang w:val="pt-BR"/>
          </w:rPr>
          <w:delText xml:space="preserve"> até um metro de profundidade). </w:delText>
        </w:r>
      </w:del>
      <w:del w:id="518" w:author="Jose Capelo Neto" w:date="2020-05-09T15:17:00Z">
        <w:r w:rsidRPr="00DA6FEE" w:rsidDel="00BE2358">
          <w:rPr>
            <w:rFonts w:ascii="Times New Roman" w:hAnsi="Times New Roman" w:cs="Times New Roman"/>
            <w:color w:val="000000"/>
            <w:lang w:val="pt-BR"/>
          </w:rPr>
          <w:delText xml:space="preserve">A amostra utilizada para as determinações biológicas foi constituída </w:delText>
        </w:r>
        <w:r w:rsidRPr="00DA6FEE" w:rsidDel="00BE2358">
          <w:rPr>
            <w:rFonts w:ascii="Times New Roman" w:hAnsi="Times New Roman" w:cs="Times New Roman"/>
            <w:lang w:val="pt-BR"/>
          </w:rPr>
          <w:delText>por três amostras compostas, coletadas</w:delText>
        </w:r>
      </w:del>
      <w:del w:id="519" w:author="Jose Capelo Neto" w:date="2020-05-09T15:19:00Z">
        <w:r w:rsidRPr="00DA6FEE" w:rsidDel="00BE2358">
          <w:rPr>
            <w:rFonts w:ascii="Times New Roman" w:hAnsi="Times New Roman" w:cs="Times New Roman"/>
            <w:lang w:val="pt-BR"/>
          </w:rPr>
          <w:delText xml:space="preserve"> </w:delText>
        </w:r>
      </w:del>
      <w:del w:id="520" w:author="Jose Capelo Neto" w:date="2020-05-09T15:18:00Z">
        <w:r w:rsidRPr="00DA6FEE" w:rsidDel="00BE2358">
          <w:rPr>
            <w:rFonts w:ascii="Times New Roman" w:hAnsi="Times New Roman" w:cs="Times New Roman"/>
            <w:lang w:val="pt-BR"/>
          </w:rPr>
          <w:delText xml:space="preserve">em diferentes pontos </w:delText>
        </w:r>
      </w:del>
      <w:del w:id="521" w:author="Jose Capelo Neto" w:date="2020-05-09T15:19:00Z">
        <w:r w:rsidRPr="00DA6FEE" w:rsidDel="00BE2358">
          <w:rPr>
            <w:rFonts w:ascii="Times New Roman" w:hAnsi="Times New Roman" w:cs="Times New Roman"/>
            <w:lang w:val="pt-BR"/>
          </w:rPr>
          <w:delText>do mesocosmos e misturadas para constituir uma única amostra homogeneizada.</w:delText>
        </w:r>
      </w:del>
      <w:ins w:id="522" w:author="Jose Capelo Neto" w:date="2020-05-09T15:20:00Z">
        <w:r w:rsidR="00BE2358">
          <w:rPr>
            <w:rFonts w:ascii="Times New Roman" w:hAnsi="Times New Roman" w:cs="Times New Roman"/>
            <w:color w:val="000000"/>
            <w:lang w:val="pt-BR"/>
          </w:rPr>
          <w:t xml:space="preserve"> </w:t>
        </w:r>
      </w:ins>
    </w:p>
    <w:p w14:paraId="1881CFDB" w14:textId="39297E80" w:rsidR="004A49F3" w:rsidRPr="00DA6FEE" w:rsidRDefault="004A49F3" w:rsidP="00681FDC">
      <w:pPr>
        <w:rPr>
          <w:rFonts w:ascii="Times New Roman" w:hAnsi="Times New Roman" w:cs="Times New Roman"/>
          <w:color w:val="000000"/>
          <w:lang w:val="pt-BR"/>
        </w:rPr>
      </w:pPr>
      <w:r w:rsidRPr="00DA6FEE">
        <w:rPr>
          <w:rFonts w:ascii="Times New Roman" w:hAnsi="Times New Roman" w:cs="Times New Roman"/>
          <w:color w:val="000000"/>
          <w:lang w:val="pt-BR"/>
        </w:rPr>
        <w:t xml:space="preserve">As amostras foram armazenadas em frascos âmbar </w:t>
      </w:r>
      <w:del w:id="523" w:author="Jose Capelo Neto" w:date="2020-05-09T15:20:00Z">
        <w:r w:rsidRPr="00DA6FEE" w:rsidDel="00BE2358">
          <w:rPr>
            <w:rFonts w:ascii="Times New Roman" w:hAnsi="Times New Roman" w:cs="Times New Roman"/>
            <w:color w:val="000000"/>
            <w:lang w:val="pt-BR"/>
          </w:rPr>
          <w:delText xml:space="preserve">devidamente preparados para cada coleta específica. Após cada coleta, as amostras foram acondicionadas </w:delText>
        </w:r>
      </w:del>
      <w:r w:rsidRPr="00DA6FEE">
        <w:rPr>
          <w:rFonts w:ascii="Times New Roman" w:hAnsi="Times New Roman" w:cs="Times New Roman"/>
          <w:color w:val="000000"/>
          <w:lang w:val="pt-BR"/>
        </w:rPr>
        <w:t xml:space="preserve">e refrigeradas (4ºC) </w:t>
      </w:r>
      <w:del w:id="524" w:author="Jose Capelo Neto" w:date="2020-05-09T15:20:00Z">
        <w:r w:rsidRPr="00DA6FEE" w:rsidDel="00BE2358">
          <w:rPr>
            <w:rFonts w:ascii="Times New Roman" w:hAnsi="Times New Roman" w:cs="Times New Roman"/>
            <w:color w:val="000000"/>
            <w:lang w:val="pt-BR"/>
          </w:rPr>
          <w:delText xml:space="preserve">para transporte </w:delText>
        </w:r>
      </w:del>
      <w:r w:rsidRPr="00DA6FEE">
        <w:rPr>
          <w:rFonts w:ascii="Times New Roman" w:hAnsi="Times New Roman" w:cs="Times New Roman"/>
          <w:lang w:val="pt-BR"/>
        </w:rPr>
        <w:t>visando minimizar a atividade microbiana e manter suas características originais.</w:t>
      </w:r>
    </w:p>
    <w:p w14:paraId="0AF915BF" w14:textId="4E9571CE" w:rsidR="00681FDC" w:rsidRPr="00DA6FEE" w:rsidDel="006547C8" w:rsidRDefault="00681FDC" w:rsidP="00681FDC">
      <w:pPr>
        <w:rPr>
          <w:del w:id="525" w:author="Jose Capelo Neto" w:date="2020-05-09T16:36:00Z"/>
          <w:rFonts w:ascii="Times New Roman" w:hAnsi="Times New Roman" w:cs="Times New Roman"/>
          <w:color w:val="000000"/>
          <w:lang w:val="pt-BR"/>
        </w:rPr>
      </w:pPr>
      <w:del w:id="526" w:author="Jose Capelo Neto" w:date="2020-05-09T16:36:00Z">
        <w:r w:rsidRPr="00DA6FEE" w:rsidDel="006547C8">
          <w:rPr>
            <w:rFonts w:ascii="Times New Roman" w:hAnsi="Times New Roman" w:cs="Times New Roman"/>
            <w:color w:val="000000"/>
            <w:lang w:val="pt-BR"/>
          </w:rPr>
          <w:delText xml:space="preserve">Ao longo do experimento ocorreram alguns eventos relatados na Tabela 1. Até as coletas do dia 25/10/2019 nenhuma ocorrência foi observada. A partir das coletas do dia 01/11/2019 observou-se o desligamento de algumas fitas de iluminação UV devido a falhas no isolamento elétrico, conforme apresentado na Tabela </w:delText>
        </w:r>
        <w:r w:rsidR="004A49F3" w:rsidDel="006547C8">
          <w:rPr>
            <w:rFonts w:ascii="Times New Roman" w:hAnsi="Times New Roman" w:cs="Times New Roman"/>
            <w:color w:val="000000"/>
            <w:lang w:val="pt-BR"/>
          </w:rPr>
          <w:delText>2</w:delText>
        </w:r>
        <w:r w:rsidRPr="00DA6FEE" w:rsidDel="006547C8">
          <w:rPr>
            <w:rFonts w:ascii="Times New Roman" w:hAnsi="Times New Roman" w:cs="Times New Roman"/>
            <w:color w:val="000000"/>
            <w:lang w:val="pt-BR"/>
          </w:rPr>
          <w:delText>.</w:delText>
        </w:r>
      </w:del>
    </w:p>
    <w:p w14:paraId="10C3ED6C" w14:textId="537A9B45" w:rsidR="00681FDC" w:rsidRPr="00DA6FEE" w:rsidDel="006547C8" w:rsidRDefault="00681FDC" w:rsidP="00681FDC">
      <w:pPr>
        <w:spacing w:line="240" w:lineRule="auto"/>
        <w:rPr>
          <w:del w:id="527" w:author="Jose Capelo Neto" w:date="2020-05-09T16:36:00Z"/>
          <w:rFonts w:ascii="Times New Roman" w:hAnsi="Times New Roman" w:cs="Times New Roman"/>
          <w:color w:val="000000"/>
          <w:lang w:val="pt-BR"/>
        </w:rPr>
      </w:pPr>
      <w:del w:id="528" w:author="Jose Capelo Neto" w:date="2020-05-09T16:36:00Z">
        <w:r w:rsidRPr="00DA6FEE" w:rsidDel="006547C8">
          <w:rPr>
            <w:rFonts w:ascii="Times New Roman" w:hAnsi="Times New Roman" w:cs="Times New Roman"/>
            <w:color w:val="000000"/>
            <w:lang w:val="pt-BR"/>
          </w:rPr>
          <w:delText xml:space="preserve">Tabela </w:delText>
        </w:r>
        <w:r w:rsidR="004A49F3" w:rsidDel="006547C8">
          <w:rPr>
            <w:rFonts w:ascii="Times New Roman" w:hAnsi="Times New Roman" w:cs="Times New Roman"/>
            <w:color w:val="000000"/>
            <w:lang w:val="pt-BR"/>
          </w:rPr>
          <w:delText>2</w:delText>
        </w:r>
        <w:r w:rsidRPr="00DA6FEE" w:rsidDel="006547C8">
          <w:rPr>
            <w:rFonts w:ascii="Times New Roman" w:hAnsi="Times New Roman" w:cs="Times New Roman"/>
            <w:color w:val="000000"/>
            <w:lang w:val="pt-BR"/>
          </w:rPr>
          <w:delText>. Eventos ocorridos durante o experimento dos mesocosmos (MC)</w:delText>
        </w:r>
      </w:del>
    </w:p>
    <w:tbl>
      <w:tblPr>
        <w:tblStyle w:val="Tabelacomgrade"/>
        <w:tblW w:w="0" w:type="auto"/>
        <w:tblLayout w:type="fixed"/>
        <w:tblLook w:val="04A0" w:firstRow="1" w:lastRow="0" w:firstColumn="1" w:lastColumn="0" w:noHBand="0" w:noVBand="1"/>
      </w:tblPr>
      <w:tblGrid>
        <w:gridCol w:w="1526"/>
        <w:gridCol w:w="850"/>
        <w:gridCol w:w="6243"/>
      </w:tblGrid>
      <w:tr w:rsidR="00681FDC" w:rsidRPr="00D546BC" w:rsidDel="006547C8" w14:paraId="0F83F765" w14:textId="68A9F0A4" w:rsidTr="00843704">
        <w:trPr>
          <w:del w:id="529" w:author="Jose Capelo Neto" w:date="2020-05-09T16:36:00Z"/>
        </w:trPr>
        <w:tc>
          <w:tcPr>
            <w:tcW w:w="1526" w:type="dxa"/>
          </w:tcPr>
          <w:p w14:paraId="47780214" w14:textId="21A38DC5" w:rsidR="00681FDC" w:rsidRPr="00DA6FEE" w:rsidDel="006547C8" w:rsidRDefault="00681FDC" w:rsidP="00843704">
            <w:pPr>
              <w:spacing w:line="240" w:lineRule="auto"/>
              <w:rPr>
                <w:del w:id="530" w:author="Jose Capelo Neto" w:date="2020-05-09T16:36:00Z"/>
                <w:rFonts w:ascii="Times New Roman" w:hAnsi="Times New Roman" w:cs="Times New Roman"/>
                <w:color w:val="000000"/>
                <w:lang w:val="pt-BR"/>
              </w:rPr>
            </w:pPr>
            <w:del w:id="531" w:author="Jose Capelo Neto" w:date="2020-05-09T16:36:00Z">
              <w:r w:rsidRPr="00DA6FEE" w:rsidDel="006547C8">
                <w:rPr>
                  <w:rFonts w:ascii="Times New Roman" w:hAnsi="Times New Roman" w:cs="Times New Roman"/>
                  <w:color w:val="000000"/>
                  <w:lang w:val="pt-BR"/>
                </w:rPr>
                <w:delText>Data</w:delText>
              </w:r>
            </w:del>
          </w:p>
        </w:tc>
        <w:tc>
          <w:tcPr>
            <w:tcW w:w="850" w:type="dxa"/>
          </w:tcPr>
          <w:p w14:paraId="61F49BCB" w14:textId="1A828108" w:rsidR="00681FDC" w:rsidRPr="00DA6FEE" w:rsidDel="006547C8" w:rsidRDefault="00681FDC" w:rsidP="00843704">
            <w:pPr>
              <w:spacing w:line="240" w:lineRule="auto"/>
              <w:jc w:val="center"/>
              <w:rPr>
                <w:del w:id="532" w:author="Jose Capelo Neto" w:date="2020-05-09T16:36:00Z"/>
                <w:rFonts w:ascii="Times New Roman" w:hAnsi="Times New Roman" w:cs="Times New Roman"/>
                <w:color w:val="000000"/>
                <w:lang w:val="pt-BR"/>
              </w:rPr>
            </w:pPr>
            <w:del w:id="533" w:author="Jose Capelo Neto" w:date="2020-05-09T16:36:00Z">
              <w:r w:rsidRPr="00DA6FEE" w:rsidDel="006547C8">
                <w:rPr>
                  <w:rFonts w:ascii="Times New Roman" w:hAnsi="Times New Roman" w:cs="Times New Roman"/>
                  <w:color w:val="000000"/>
                  <w:lang w:val="pt-BR"/>
                </w:rPr>
                <w:delText>MC</w:delText>
              </w:r>
            </w:del>
          </w:p>
        </w:tc>
        <w:tc>
          <w:tcPr>
            <w:tcW w:w="6243" w:type="dxa"/>
          </w:tcPr>
          <w:p w14:paraId="0009B57C" w14:textId="1B9CC7CE" w:rsidR="00681FDC" w:rsidRPr="00DA6FEE" w:rsidDel="006547C8" w:rsidRDefault="00681FDC" w:rsidP="00843704">
            <w:pPr>
              <w:spacing w:line="240" w:lineRule="auto"/>
              <w:rPr>
                <w:del w:id="534" w:author="Jose Capelo Neto" w:date="2020-05-09T16:36:00Z"/>
                <w:rFonts w:ascii="Times New Roman" w:hAnsi="Times New Roman" w:cs="Times New Roman"/>
                <w:color w:val="000000"/>
                <w:lang w:val="pt-BR"/>
              </w:rPr>
            </w:pPr>
            <w:del w:id="535" w:author="Jose Capelo Neto" w:date="2020-05-09T16:36:00Z">
              <w:r w:rsidRPr="00DA6FEE" w:rsidDel="006547C8">
                <w:rPr>
                  <w:rFonts w:ascii="Times New Roman" w:hAnsi="Times New Roman" w:cs="Times New Roman"/>
                  <w:color w:val="000000"/>
                  <w:lang w:val="pt-BR"/>
                </w:rPr>
                <w:delText>Observações</w:delText>
              </w:r>
            </w:del>
          </w:p>
        </w:tc>
      </w:tr>
      <w:tr w:rsidR="00681FDC" w:rsidRPr="00D546BC" w:rsidDel="006547C8" w14:paraId="2C49927B" w14:textId="349405EE" w:rsidTr="00843704">
        <w:trPr>
          <w:trHeight w:val="205"/>
          <w:del w:id="536" w:author="Jose Capelo Neto" w:date="2020-05-09T16:36:00Z"/>
        </w:trPr>
        <w:tc>
          <w:tcPr>
            <w:tcW w:w="1526" w:type="dxa"/>
            <w:vMerge w:val="restart"/>
          </w:tcPr>
          <w:p w14:paraId="54B68AA6" w14:textId="5A81B65E" w:rsidR="00681FDC" w:rsidRPr="00DA6FEE" w:rsidDel="006547C8" w:rsidRDefault="00681FDC" w:rsidP="00843704">
            <w:pPr>
              <w:spacing w:line="240" w:lineRule="auto"/>
              <w:rPr>
                <w:del w:id="537" w:author="Jose Capelo Neto" w:date="2020-05-09T16:36:00Z"/>
                <w:rFonts w:ascii="Times New Roman" w:hAnsi="Times New Roman" w:cs="Times New Roman"/>
                <w:color w:val="000000"/>
                <w:lang w:val="pt-BR"/>
              </w:rPr>
            </w:pPr>
            <w:del w:id="538" w:author="Jose Capelo Neto" w:date="2020-05-09T16:36:00Z">
              <w:r w:rsidRPr="00DA6FEE" w:rsidDel="006547C8">
                <w:rPr>
                  <w:rFonts w:ascii="Times New Roman" w:hAnsi="Times New Roman" w:cs="Times New Roman"/>
                  <w:color w:val="000000"/>
                  <w:lang w:val="pt-BR"/>
                </w:rPr>
                <w:delText>01/11/2019</w:delText>
              </w:r>
            </w:del>
          </w:p>
        </w:tc>
        <w:tc>
          <w:tcPr>
            <w:tcW w:w="850" w:type="dxa"/>
          </w:tcPr>
          <w:p w14:paraId="79F1E932" w14:textId="3D3E187A" w:rsidR="00681FDC" w:rsidRPr="00DA6FEE" w:rsidDel="006547C8" w:rsidRDefault="00681FDC" w:rsidP="00843704">
            <w:pPr>
              <w:spacing w:line="240" w:lineRule="auto"/>
              <w:jc w:val="center"/>
              <w:rPr>
                <w:del w:id="539" w:author="Jose Capelo Neto" w:date="2020-05-09T16:36:00Z"/>
                <w:rFonts w:ascii="Times New Roman" w:hAnsi="Times New Roman" w:cs="Times New Roman"/>
                <w:color w:val="000000"/>
                <w:lang w:val="pt-BR"/>
              </w:rPr>
            </w:pPr>
            <w:del w:id="540" w:author="Jose Capelo Neto" w:date="2020-05-09T16:36:00Z">
              <w:r w:rsidRPr="00DA6FEE" w:rsidDel="006547C8">
                <w:rPr>
                  <w:rFonts w:ascii="Times New Roman" w:hAnsi="Times New Roman" w:cs="Times New Roman"/>
                  <w:color w:val="000000"/>
                  <w:lang w:val="pt-BR"/>
                </w:rPr>
                <w:delText>1</w:delText>
              </w:r>
            </w:del>
          </w:p>
        </w:tc>
        <w:tc>
          <w:tcPr>
            <w:tcW w:w="6243" w:type="dxa"/>
          </w:tcPr>
          <w:p w14:paraId="508C2A8F" w14:textId="6B263A35" w:rsidR="00681FDC" w:rsidRPr="00DA6FEE" w:rsidDel="006547C8" w:rsidRDefault="00681FDC" w:rsidP="00843704">
            <w:pPr>
              <w:spacing w:line="240" w:lineRule="auto"/>
              <w:rPr>
                <w:del w:id="541" w:author="Jose Capelo Neto" w:date="2020-05-09T16:36:00Z"/>
                <w:rFonts w:ascii="Times New Roman" w:hAnsi="Times New Roman" w:cs="Times New Roman"/>
                <w:color w:val="000000"/>
                <w:lang w:val="pt-BR"/>
              </w:rPr>
            </w:pPr>
            <w:del w:id="542" w:author="Jose Capelo Neto" w:date="2020-05-09T16:36:00Z">
              <w:r w:rsidRPr="00DA6FEE" w:rsidDel="006547C8">
                <w:rPr>
                  <w:rFonts w:ascii="Times New Roman" w:hAnsi="Times New Roman" w:cs="Times New Roman"/>
                  <w:color w:val="000000"/>
                  <w:lang w:val="pt-BR"/>
                </w:rPr>
                <w:delText>Somente 4 fitas LED funcionando no Reator 03, demais reatores funcionando normalmente.</w:delText>
              </w:r>
            </w:del>
          </w:p>
        </w:tc>
      </w:tr>
      <w:tr w:rsidR="00681FDC" w:rsidRPr="00D546BC" w:rsidDel="006547C8" w14:paraId="6DEFA96A" w14:textId="166AF779" w:rsidTr="00843704">
        <w:trPr>
          <w:trHeight w:val="205"/>
          <w:del w:id="543" w:author="Jose Capelo Neto" w:date="2020-05-09T16:36:00Z"/>
        </w:trPr>
        <w:tc>
          <w:tcPr>
            <w:tcW w:w="1526" w:type="dxa"/>
            <w:vMerge/>
          </w:tcPr>
          <w:p w14:paraId="1D854D0E" w14:textId="2DB44CE9" w:rsidR="00681FDC" w:rsidRPr="00DA6FEE" w:rsidDel="006547C8" w:rsidRDefault="00681FDC" w:rsidP="00843704">
            <w:pPr>
              <w:spacing w:line="240" w:lineRule="auto"/>
              <w:rPr>
                <w:del w:id="544" w:author="Jose Capelo Neto" w:date="2020-05-09T16:36:00Z"/>
                <w:rFonts w:ascii="Times New Roman" w:hAnsi="Times New Roman" w:cs="Times New Roman"/>
                <w:color w:val="000000"/>
                <w:lang w:val="pt-BR"/>
              </w:rPr>
            </w:pPr>
          </w:p>
        </w:tc>
        <w:tc>
          <w:tcPr>
            <w:tcW w:w="850" w:type="dxa"/>
          </w:tcPr>
          <w:p w14:paraId="1DE9D9CB" w14:textId="78F74B20" w:rsidR="00681FDC" w:rsidRPr="00DA6FEE" w:rsidDel="006547C8" w:rsidRDefault="00681FDC" w:rsidP="00843704">
            <w:pPr>
              <w:spacing w:line="240" w:lineRule="auto"/>
              <w:jc w:val="center"/>
              <w:rPr>
                <w:del w:id="545" w:author="Jose Capelo Neto" w:date="2020-05-09T16:36:00Z"/>
                <w:rFonts w:ascii="Times New Roman" w:hAnsi="Times New Roman" w:cs="Times New Roman"/>
                <w:color w:val="000000"/>
                <w:lang w:val="pt-BR"/>
              </w:rPr>
            </w:pPr>
            <w:del w:id="546" w:author="Jose Capelo Neto" w:date="2020-05-09T16:36:00Z">
              <w:r w:rsidRPr="00DA6FEE" w:rsidDel="006547C8">
                <w:rPr>
                  <w:rFonts w:ascii="Times New Roman" w:hAnsi="Times New Roman" w:cs="Times New Roman"/>
                  <w:color w:val="000000"/>
                  <w:lang w:val="pt-BR"/>
                </w:rPr>
                <w:delText>2</w:delText>
              </w:r>
            </w:del>
          </w:p>
        </w:tc>
        <w:tc>
          <w:tcPr>
            <w:tcW w:w="6243" w:type="dxa"/>
          </w:tcPr>
          <w:p w14:paraId="2F551411" w14:textId="420A0B94" w:rsidR="00681FDC" w:rsidRPr="00DA6FEE" w:rsidDel="006547C8" w:rsidRDefault="00681FDC" w:rsidP="00843704">
            <w:pPr>
              <w:spacing w:line="240" w:lineRule="auto"/>
              <w:rPr>
                <w:del w:id="547" w:author="Jose Capelo Neto" w:date="2020-05-09T16:36:00Z"/>
                <w:rFonts w:ascii="Times New Roman" w:hAnsi="Times New Roman" w:cs="Times New Roman"/>
                <w:color w:val="000000"/>
                <w:lang w:val="pt-BR"/>
              </w:rPr>
            </w:pPr>
            <w:del w:id="548" w:author="Jose Capelo Neto" w:date="2020-05-09T16:36:00Z">
              <w:r w:rsidRPr="00DA6FEE" w:rsidDel="006547C8">
                <w:rPr>
                  <w:rFonts w:ascii="Times New Roman" w:hAnsi="Times New Roman" w:cs="Times New Roman"/>
                  <w:color w:val="000000"/>
                  <w:lang w:val="pt-BR"/>
                </w:rPr>
                <w:delText>03 peixes pequenos mortos</w:delText>
              </w:r>
            </w:del>
          </w:p>
        </w:tc>
      </w:tr>
      <w:tr w:rsidR="00681FDC" w:rsidRPr="00D546BC" w:rsidDel="006547C8" w14:paraId="7B35D3EF" w14:textId="6EF41B79" w:rsidTr="00843704">
        <w:trPr>
          <w:trHeight w:val="205"/>
          <w:del w:id="549" w:author="Jose Capelo Neto" w:date="2020-05-09T16:36:00Z"/>
        </w:trPr>
        <w:tc>
          <w:tcPr>
            <w:tcW w:w="1526" w:type="dxa"/>
            <w:vMerge/>
          </w:tcPr>
          <w:p w14:paraId="1E432E29" w14:textId="20A4941B" w:rsidR="00681FDC" w:rsidRPr="00DA6FEE" w:rsidDel="006547C8" w:rsidRDefault="00681FDC" w:rsidP="00843704">
            <w:pPr>
              <w:spacing w:line="240" w:lineRule="auto"/>
              <w:rPr>
                <w:del w:id="550" w:author="Jose Capelo Neto" w:date="2020-05-09T16:36:00Z"/>
                <w:rFonts w:ascii="Times New Roman" w:hAnsi="Times New Roman" w:cs="Times New Roman"/>
                <w:color w:val="000000"/>
                <w:lang w:val="pt-BR"/>
              </w:rPr>
            </w:pPr>
          </w:p>
        </w:tc>
        <w:tc>
          <w:tcPr>
            <w:tcW w:w="850" w:type="dxa"/>
          </w:tcPr>
          <w:p w14:paraId="124EAF0B" w14:textId="64D29DA8" w:rsidR="00681FDC" w:rsidRPr="00DA6FEE" w:rsidDel="006547C8" w:rsidRDefault="00681FDC" w:rsidP="00843704">
            <w:pPr>
              <w:spacing w:line="240" w:lineRule="auto"/>
              <w:jc w:val="center"/>
              <w:rPr>
                <w:del w:id="551" w:author="Jose Capelo Neto" w:date="2020-05-09T16:36:00Z"/>
                <w:rFonts w:ascii="Times New Roman" w:hAnsi="Times New Roman" w:cs="Times New Roman"/>
                <w:color w:val="000000"/>
                <w:lang w:val="pt-BR"/>
              </w:rPr>
            </w:pPr>
            <w:del w:id="552" w:author="Jose Capelo Neto" w:date="2020-05-09T16:36:00Z">
              <w:r w:rsidRPr="00DA6FEE" w:rsidDel="006547C8">
                <w:rPr>
                  <w:rFonts w:ascii="Times New Roman" w:hAnsi="Times New Roman" w:cs="Times New Roman"/>
                  <w:color w:val="000000"/>
                  <w:lang w:val="pt-BR"/>
                </w:rPr>
                <w:delText>3</w:delText>
              </w:r>
            </w:del>
          </w:p>
        </w:tc>
        <w:tc>
          <w:tcPr>
            <w:tcW w:w="6243" w:type="dxa"/>
          </w:tcPr>
          <w:p w14:paraId="6F9DEBCB" w14:textId="7EF72BAA" w:rsidR="00681FDC" w:rsidRPr="00DA6FEE" w:rsidDel="006547C8" w:rsidRDefault="00681FDC" w:rsidP="00843704">
            <w:pPr>
              <w:spacing w:line="240" w:lineRule="auto"/>
              <w:rPr>
                <w:del w:id="553" w:author="Jose Capelo Neto" w:date="2020-05-09T16:36:00Z"/>
                <w:rFonts w:ascii="Times New Roman" w:hAnsi="Times New Roman" w:cs="Times New Roman"/>
                <w:color w:val="000000"/>
                <w:lang w:val="pt-BR"/>
              </w:rPr>
            </w:pPr>
            <w:del w:id="554" w:author="Jose Capelo Neto" w:date="2020-05-09T16:36:00Z">
              <w:r w:rsidRPr="00DA6FEE" w:rsidDel="006547C8">
                <w:rPr>
                  <w:rFonts w:ascii="Times New Roman" w:hAnsi="Times New Roman" w:cs="Times New Roman"/>
                  <w:color w:val="000000"/>
                  <w:lang w:val="pt-BR"/>
                </w:rPr>
                <w:delText>Somente 4 fitas LED funcionando no Reator 03, demais reatores funcionando normalmente.</w:delText>
              </w:r>
            </w:del>
          </w:p>
          <w:p w14:paraId="186BD0CC" w14:textId="6B531FB4" w:rsidR="00681FDC" w:rsidRPr="00DA6FEE" w:rsidDel="006547C8" w:rsidRDefault="00681FDC" w:rsidP="00843704">
            <w:pPr>
              <w:spacing w:line="240" w:lineRule="auto"/>
              <w:rPr>
                <w:del w:id="555" w:author="Jose Capelo Neto" w:date="2020-05-09T16:36:00Z"/>
                <w:rFonts w:ascii="Times New Roman" w:hAnsi="Times New Roman" w:cs="Times New Roman"/>
                <w:color w:val="000000"/>
                <w:lang w:val="pt-BR"/>
              </w:rPr>
            </w:pPr>
            <w:del w:id="556" w:author="Jose Capelo Neto" w:date="2020-05-09T16:36:00Z">
              <w:r w:rsidRPr="00DA6FEE" w:rsidDel="006547C8">
                <w:rPr>
                  <w:rFonts w:ascii="Times New Roman" w:hAnsi="Times New Roman" w:cs="Times New Roman"/>
                  <w:color w:val="000000"/>
                  <w:lang w:val="pt-BR"/>
                </w:rPr>
                <w:delText>02 peixes pequenos mortos</w:delText>
              </w:r>
            </w:del>
          </w:p>
        </w:tc>
      </w:tr>
      <w:tr w:rsidR="00681FDC" w:rsidRPr="00D546BC" w:rsidDel="006547C8" w14:paraId="5C24860A" w14:textId="42A550A6" w:rsidTr="00843704">
        <w:trPr>
          <w:trHeight w:val="205"/>
          <w:del w:id="557" w:author="Jose Capelo Neto" w:date="2020-05-09T16:36:00Z"/>
        </w:trPr>
        <w:tc>
          <w:tcPr>
            <w:tcW w:w="1526" w:type="dxa"/>
            <w:vMerge w:val="restart"/>
          </w:tcPr>
          <w:p w14:paraId="5B107002" w14:textId="25CEDE21" w:rsidR="00681FDC" w:rsidRPr="00DA6FEE" w:rsidDel="006547C8" w:rsidRDefault="00681FDC" w:rsidP="00843704">
            <w:pPr>
              <w:spacing w:line="240" w:lineRule="auto"/>
              <w:rPr>
                <w:del w:id="558" w:author="Jose Capelo Neto" w:date="2020-05-09T16:36:00Z"/>
                <w:rFonts w:ascii="Times New Roman" w:hAnsi="Times New Roman" w:cs="Times New Roman"/>
                <w:color w:val="000000"/>
                <w:lang w:val="pt-BR"/>
              </w:rPr>
            </w:pPr>
            <w:del w:id="559" w:author="Jose Capelo Neto" w:date="2020-05-09T16:36:00Z">
              <w:r w:rsidRPr="00DA6FEE" w:rsidDel="006547C8">
                <w:rPr>
                  <w:rFonts w:ascii="Times New Roman" w:hAnsi="Times New Roman" w:cs="Times New Roman"/>
                  <w:color w:val="000000"/>
                  <w:lang w:val="pt-BR"/>
                </w:rPr>
                <w:delText>08/11/2019</w:delText>
              </w:r>
            </w:del>
          </w:p>
        </w:tc>
        <w:tc>
          <w:tcPr>
            <w:tcW w:w="850" w:type="dxa"/>
          </w:tcPr>
          <w:p w14:paraId="20A5E40E" w14:textId="0C2C647E" w:rsidR="00681FDC" w:rsidRPr="00DA6FEE" w:rsidDel="006547C8" w:rsidRDefault="00681FDC" w:rsidP="00843704">
            <w:pPr>
              <w:spacing w:line="240" w:lineRule="auto"/>
              <w:jc w:val="center"/>
              <w:rPr>
                <w:del w:id="560" w:author="Jose Capelo Neto" w:date="2020-05-09T16:36:00Z"/>
                <w:rFonts w:ascii="Times New Roman" w:hAnsi="Times New Roman" w:cs="Times New Roman"/>
                <w:color w:val="000000"/>
                <w:lang w:val="pt-BR"/>
              </w:rPr>
            </w:pPr>
            <w:del w:id="561" w:author="Jose Capelo Neto" w:date="2020-05-09T16:36:00Z">
              <w:r w:rsidRPr="00DA6FEE" w:rsidDel="006547C8">
                <w:rPr>
                  <w:rFonts w:ascii="Times New Roman" w:hAnsi="Times New Roman" w:cs="Times New Roman"/>
                  <w:color w:val="000000"/>
                  <w:lang w:val="pt-BR"/>
                </w:rPr>
                <w:delText>1</w:delText>
              </w:r>
            </w:del>
          </w:p>
        </w:tc>
        <w:tc>
          <w:tcPr>
            <w:tcW w:w="6243" w:type="dxa"/>
          </w:tcPr>
          <w:p w14:paraId="172AB312" w14:textId="18F9CFCB" w:rsidR="00681FDC" w:rsidRPr="00DA6FEE" w:rsidDel="006547C8" w:rsidRDefault="00681FDC" w:rsidP="00843704">
            <w:pPr>
              <w:spacing w:line="240" w:lineRule="auto"/>
              <w:rPr>
                <w:del w:id="562" w:author="Jose Capelo Neto" w:date="2020-05-09T16:36:00Z"/>
                <w:rFonts w:ascii="Times New Roman" w:hAnsi="Times New Roman" w:cs="Times New Roman"/>
                <w:color w:val="000000"/>
                <w:lang w:val="pt-BR"/>
              </w:rPr>
            </w:pPr>
            <w:del w:id="563" w:author="Jose Capelo Neto" w:date="2020-05-09T16:36:00Z">
              <w:r w:rsidRPr="00DA6FEE" w:rsidDel="006547C8">
                <w:rPr>
                  <w:rFonts w:ascii="Times New Roman" w:hAnsi="Times New Roman" w:cs="Times New Roman"/>
                  <w:color w:val="000000"/>
                  <w:highlight w:val="yellow"/>
                  <w:lang w:val="pt-BR"/>
                </w:rPr>
                <w:delText>Dados em Barbacena</w:delText>
              </w:r>
            </w:del>
          </w:p>
        </w:tc>
      </w:tr>
      <w:tr w:rsidR="00681FDC" w:rsidRPr="00D546BC" w:rsidDel="006547C8" w14:paraId="2A46F699" w14:textId="642572E3" w:rsidTr="00843704">
        <w:trPr>
          <w:trHeight w:val="205"/>
          <w:del w:id="564" w:author="Jose Capelo Neto" w:date="2020-05-09T16:36:00Z"/>
        </w:trPr>
        <w:tc>
          <w:tcPr>
            <w:tcW w:w="1526" w:type="dxa"/>
            <w:vMerge/>
          </w:tcPr>
          <w:p w14:paraId="003718EF" w14:textId="5B13C918" w:rsidR="00681FDC" w:rsidRPr="00DA6FEE" w:rsidDel="006547C8" w:rsidRDefault="00681FDC" w:rsidP="00843704">
            <w:pPr>
              <w:spacing w:line="240" w:lineRule="auto"/>
              <w:rPr>
                <w:del w:id="565" w:author="Jose Capelo Neto" w:date="2020-05-09T16:36:00Z"/>
                <w:rFonts w:ascii="Times New Roman" w:hAnsi="Times New Roman" w:cs="Times New Roman"/>
                <w:color w:val="000000"/>
                <w:lang w:val="pt-BR"/>
              </w:rPr>
            </w:pPr>
          </w:p>
        </w:tc>
        <w:tc>
          <w:tcPr>
            <w:tcW w:w="850" w:type="dxa"/>
          </w:tcPr>
          <w:p w14:paraId="5CC4407F" w14:textId="211680ED" w:rsidR="00681FDC" w:rsidRPr="00DA6FEE" w:rsidDel="006547C8" w:rsidRDefault="00681FDC" w:rsidP="00843704">
            <w:pPr>
              <w:spacing w:line="240" w:lineRule="auto"/>
              <w:jc w:val="center"/>
              <w:rPr>
                <w:del w:id="566" w:author="Jose Capelo Neto" w:date="2020-05-09T16:36:00Z"/>
                <w:rFonts w:ascii="Times New Roman" w:hAnsi="Times New Roman" w:cs="Times New Roman"/>
                <w:color w:val="000000"/>
                <w:lang w:val="pt-BR"/>
              </w:rPr>
            </w:pPr>
            <w:del w:id="567" w:author="Jose Capelo Neto" w:date="2020-05-09T16:36:00Z">
              <w:r w:rsidRPr="00DA6FEE" w:rsidDel="006547C8">
                <w:rPr>
                  <w:rFonts w:ascii="Times New Roman" w:hAnsi="Times New Roman" w:cs="Times New Roman"/>
                  <w:color w:val="000000"/>
                  <w:lang w:val="pt-BR"/>
                </w:rPr>
                <w:delText>2</w:delText>
              </w:r>
            </w:del>
          </w:p>
        </w:tc>
        <w:tc>
          <w:tcPr>
            <w:tcW w:w="6243" w:type="dxa"/>
          </w:tcPr>
          <w:p w14:paraId="6FEB2067" w14:textId="3DCFB37C" w:rsidR="00681FDC" w:rsidRPr="00DA6FEE" w:rsidDel="006547C8" w:rsidRDefault="00681FDC" w:rsidP="00843704">
            <w:pPr>
              <w:spacing w:line="240" w:lineRule="auto"/>
              <w:rPr>
                <w:del w:id="568" w:author="Jose Capelo Neto" w:date="2020-05-09T16:36:00Z"/>
                <w:rFonts w:ascii="Times New Roman" w:hAnsi="Times New Roman" w:cs="Times New Roman"/>
                <w:color w:val="000000"/>
                <w:lang w:val="pt-BR"/>
              </w:rPr>
            </w:pPr>
            <w:del w:id="569" w:author="Jose Capelo Neto" w:date="2020-05-09T16:36:00Z">
              <w:r w:rsidRPr="00DA6FEE" w:rsidDel="006547C8">
                <w:rPr>
                  <w:rFonts w:ascii="Times New Roman" w:hAnsi="Times New Roman" w:cs="Times New Roman"/>
                  <w:color w:val="000000"/>
                  <w:highlight w:val="yellow"/>
                  <w:lang w:val="pt-BR"/>
                </w:rPr>
                <w:delText>Dados em Barbacena</w:delText>
              </w:r>
            </w:del>
          </w:p>
        </w:tc>
      </w:tr>
      <w:tr w:rsidR="00681FDC" w:rsidRPr="00D546BC" w:rsidDel="006547C8" w14:paraId="44745B77" w14:textId="09EC57E7" w:rsidTr="00843704">
        <w:trPr>
          <w:trHeight w:val="205"/>
          <w:del w:id="570" w:author="Jose Capelo Neto" w:date="2020-05-09T16:36:00Z"/>
        </w:trPr>
        <w:tc>
          <w:tcPr>
            <w:tcW w:w="1526" w:type="dxa"/>
            <w:vMerge/>
          </w:tcPr>
          <w:p w14:paraId="7F6F03B3" w14:textId="0BB55C50" w:rsidR="00681FDC" w:rsidRPr="00DA6FEE" w:rsidDel="006547C8" w:rsidRDefault="00681FDC" w:rsidP="00843704">
            <w:pPr>
              <w:spacing w:line="240" w:lineRule="auto"/>
              <w:rPr>
                <w:del w:id="571" w:author="Jose Capelo Neto" w:date="2020-05-09T16:36:00Z"/>
                <w:rFonts w:ascii="Times New Roman" w:hAnsi="Times New Roman" w:cs="Times New Roman"/>
                <w:color w:val="000000"/>
                <w:lang w:val="pt-BR"/>
              </w:rPr>
            </w:pPr>
          </w:p>
        </w:tc>
        <w:tc>
          <w:tcPr>
            <w:tcW w:w="850" w:type="dxa"/>
          </w:tcPr>
          <w:p w14:paraId="60EDEC1A" w14:textId="47A3277A" w:rsidR="00681FDC" w:rsidRPr="00DA6FEE" w:rsidDel="006547C8" w:rsidRDefault="00681FDC" w:rsidP="00843704">
            <w:pPr>
              <w:spacing w:line="240" w:lineRule="auto"/>
              <w:jc w:val="center"/>
              <w:rPr>
                <w:del w:id="572" w:author="Jose Capelo Neto" w:date="2020-05-09T16:36:00Z"/>
                <w:rFonts w:ascii="Times New Roman" w:hAnsi="Times New Roman" w:cs="Times New Roman"/>
                <w:color w:val="000000"/>
                <w:lang w:val="pt-BR"/>
              </w:rPr>
            </w:pPr>
            <w:del w:id="573" w:author="Jose Capelo Neto" w:date="2020-05-09T16:36:00Z">
              <w:r w:rsidRPr="00DA6FEE" w:rsidDel="006547C8">
                <w:rPr>
                  <w:rFonts w:ascii="Times New Roman" w:hAnsi="Times New Roman" w:cs="Times New Roman"/>
                  <w:color w:val="000000"/>
                  <w:lang w:val="pt-BR"/>
                </w:rPr>
                <w:delText>3</w:delText>
              </w:r>
            </w:del>
          </w:p>
        </w:tc>
        <w:tc>
          <w:tcPr>
            <w:tcW w:w="6243" w:type="dxa"/>
          </w:tcPr>
          <w:p w14:paraId="228787E0" w14:textId="62163B43" w:rsidR="00681FDC" w:rsidRPr="00DA6FEE" w:rsidDel="006547C8" w:rsidRDefault="00681FDC" w:rsidP="00843704">
            <w:pPr>
              <w:spacing w:line="240" w:lineRule="auto"/>
              <w:rPr>
                <w:del w:id="574" w:author="Jose Capelo Neto" w:date="2020-05-09T16:36:00Z"/>
                <w:rFonts w:ascii="Times New Roman" w:hAnsi="Times New Roman" w:cs="Times New Roman"/>
                <w:color w:val="000000"/>
                <w:lang w:val="pt-BR"/>
              </w:rPr>
            </w:pPr>
            <w:del w:id="575" w:author="Jose Capelo Neto" w:date="2020-05-09T16:36:00Z">
              <w:r w:rsidRPr="00DA6FEE" w:rsidDel="006547C8">
                <w:rPr>
                  <w:rFonts w:ascii="Times New Roman" w:hAnsi="Times New Roman" w:cs="Times New Roman"/>
                  <w:color w:val="000000"/>
                  <w:highlight w:val="yellow"/>
                  <w:lang w:val="pt-BR"/>
                </w:rPr>
                <w:delText>Dados em Barbacena</w:delText>
              </w:r>
            </w:del>
          </w:p>
        </w:tc>
      </w:tr>
      <w:tr w:rsidR="00681FDC" w:rsidRPr="00D546BC" w:rsidDel="006547C8" w14:paraId="2B0C9BDF" w14:textId="3E10B980" w:rsidTr="00843704">
        <w:trPr>
          <w:trHeight w:val="205"/>
          <w:del w:id="576" w:author="Jose Capelo Neto" w:date="2020-05-09T16:36:00Z"/>
        </w:trPr>
        <w:tc>
          <w:tcPr>
            <w:tcW w:w="1526" w:type="dxa"/>
            <w:vMerge w:val="restart"/>
          </w:tcPr>
          <w:p w14:paraId="3EE5BBD2" w14:textId="4AF4F53C" w:rsidR="00681FDC" w:rsidRPr="00DA6FEE" w:rsidDel="006547C8" w:rsidRDefault="00681FDC" w:rsidP="00843704">
            <w:pPr>
              <w:spacing w:line="240" w:lineRule="auto"/>
              <w:rPr>
                <w:del w:id="577" w:author="Jose Capelo Neto" w:date="2020-05-09T16:36:00Z"/>
                <w:rFonts w:ascii="Times New Roman" w:hAnsi="Times New Roman" w:cs="Times New Roman"/>
                <w:color w:val="000000"/>
                <w:lang w:val="pt-BR"/>
              </w:rPr>
            </w:pPr>
            <w:del w:id="578" w:author="Jose Capelo Neto" w:date="2020-05-09T16:36:00Z">
              <w:r w:rsidRPr="00DA6FEE" w:rsidDel="006547C8">
                <w:rPr>
                  <w:rFonts w:ascii="Times New Roman" w:hAnsi="Times New Roman" w:cs="Times New Roman"/>
                  <w:color w:val="000000"/>
                  <w:lang w:val="pt-BR"/>
                </w:rPr>
                <w:delText>18/11/2019</w:delText>
              </w:r>
            </w:del>
          </w:p>
        </w:tc>
        <w:tc>
          <w:tcPr>
            <w:tcW w:w="850" w:type="dxa"/>
          </w:tcPr>
          <w:p w14:paraId="0E634E18" w14:textId="3270E11B" w:rsidR="00681FDC" w:rsidRPr="00DA6FEE" w:rsidDel="006547C8" w:rsidRDefault="00681FDC" w:rsidP="00843704">
            <w:pPr>
              <w:spacing w:line="240" w:lineRule="auto"/>
              <w:jc w:val="center"/>
              <w:rPr>
                <w:del w:id="579" w:author="Jose Capelo Neto" w:date="2020-05-09T16:36:00Z"/>
                <w:rFonts w:ascii="Times New Roman" w:hAnsi="Times New Roman" w:cs="Times New Roman"/>
                <w:color w:val="000000"/>
                <w:lang w:val="pt-BR"/>
              </w:rPr>
            </w:pPr>
            <w:del w:id="580" w:author="Jose Capelo Neto" w:date="2020-05-09T16:36:00Z">
              <w:r w:rsidRPr="00DA6FEE" w:rsidDel="006547C8">
                <w:rPr>
                  <w:rFonts w:ascii="Times New Roman" w:hAnsi="Times New Roman" w:cs="Times New Roman"/>
                  <w:color w:val="000000"/>
                  <w:lang w:val="pt-BR"/>
                </w:rPr>
                <w:delText>1</w:delText>
              </w:r>
            </w:del>
          </w:p>
        </w:tc>
        <w:tc>
          <w:tcPr>
            <w:tcW w:w="6243" w:type="dxa"/>
          </w:tcPr>
          <w:p w14:paraId="12B7AA4A" w14:textId="2F788846" w:rsidR="00681FDC" w:rsidRPr="00DA6FEE" w:rsidDel="006547C8" w:rsidRDefault="00681FDC" w:rsidP="00843704">
            <w:pPr>
              <w:spacing w:line="240" w:lineRule="auto"/>
              <w:rPr>
                <w:del w:id="581" w:author="Jose Capelo Neto" w:date="2020-05-09T16:36:00Z"/>
                <w:rFonts w:ascii="Times New Roman" w:hAnsi="Times New Roman" w:cs="Times New Roman"/>
                <w:color w:val="000000"/>
                <w:lang w:val="pt-BR"/>
              </w:rPr>
            </w:pPr>
            <w:del w:id="582" w:author="Jose Capelo Neto" w:date="2020-05-09T16:36:00Z">
              <w:r w:rsidRPr="00DA6FEE" w:rsidDel="006547C8">
                <w:rPr>
                  <w:rFonts w:ascii="Times New Roman" w:hAnsi="Times New Roman" w:cs="Times New Roman"/>
                  <w:color w:val="000000"/>
                  <w:lang w:val="pt-BR"/>
                </w:rPr>
                <w:delText>Reator 1 com duas fitas LED funcionando e os reatores 02 e 03 com nenhuma fita LED funcionando.</w:delText>
              </w:r>
            </w:del>
          </w:p>
        </w:tc>
      </w:tr>
      <w:tr w:rsidR="00681FDC" w:rsidRPr="00D546BC" w:rsidDel="006547C8" w14:paraId="079A0F31" w14:textId="5E779416" w:rsidTr="00843704">
        <w:trPr>
          <w:trHeight w:val="205"/>
          <w:del w:id="583" w:author="Jose Capelo Neto" w:date="2020-05-09T16:36:00Z"/>
        </w:trPr>
        <w:tc>
          <w:tcPr>
            <w:tcW w:w="1526" w:type="dxa"/>
            <w:vMerge/>
          </w:tcPr>
          <w:p w14:paraId="1DC47C53" w14:textId="22A935B3" w:rsidR="00681FDC" w:rsidRPr="00DA6FEE" w:rsidDel="006547C8" w:rsidRDefault="00681FDC" w:rsidP="00843704">
            <w:pPr>
              <w:spacing w:line="240" w:lineRule="auto"/>
              <w:rPr>
                <w:del w:id="584" w:author="Jose Capelo Neto" w:date="2020-05-09T16:36:00Z"/>
                <w:rFonts w:ascii="Times New Roman" w:hAnsi="Times New Roman" w:cs="Times New Roman"/>
                <w:color w:val="000000"/>
                <w:lang w:val="pt-BR"/>
              </w:rPr>
            </w:pPr>
          </w:p>
        </w:tc>
        <w:tc>
          <w:tcPr>
            <w:tcW w:w="850" w:type="dxa"/>
          </w:tcPr>
          <w:p w14:paraId="15E24C7A" w14:textId="507DD178" w:rsidR="00681FDC" w:rsidRPr="00DA6FEE" w:rsidDel="006547C8" w:rsidRDefault="00681FDC" w:rsidP="00843704">
            <w:pPr>
              <w:spacing w:line="240" w:lineRule="auto"/>
              <w:jc w:val="center"/>
              <w:rPr>
                <w:del w:id="585" w:author="Jose Capelo Neto" w:date="2020-05-09T16:36:00Z"/>
                <w:rFonts w:ascii="Times New Roman" w:hAnsi="Times New Roman" w:cs="Times New Roman"/>
                <w:color w:val="000000"/>
                <w:lang w:val="pt-BR"/>
              </w:rPr>
            </w:pPr>
            <w:del w:id="586" w:author="Jose Capelo Neto" w:date="2020-05-09T16:36:00Z">
              <w:r w:rsidRPr="00DA6FEE" w:rsidDel="006547C8">
                <w:rPr>
                  <w:rFonts w:ascii="Times New Roman" w:hAnsi="Times New Roman" w:cs="Times New Roman"/>
                  <w:color w:val="000000"/>
                  <w:lang w:val="pt-BR"/>
                </w:rPr>
                <w:delText>2</w:delText>
              </w:r>
            </w:del>
          </w:p>
        </w:tc>
        <w:tc>
          <w:tcPr>
            <w:tcW w:w="6243" w:type="dxa"/>
          </w:tcPr>
          <w:p w14:paraId="259CB35F" w14:textId="0DB4719F" w:rsidR="00681FDC" w:rsidRPr="00DA6FEE" w:rsidDel="006547C8" w:rsidRDefault="00681FDC" w:rsidP="00843704">
            <w:pPr>
              <w:spacing w:line="240" w:lineRule="auto"/>
              <w:rPr>
                <w:del w:id="587" w:author="Jose Capelo Neto" w:date="2020-05-09T16:36:00Z"/>
                <w:rFonts w:ascii="Times New Roman" w:hAnsi="Times New Roman" w:cs="Times New Roman"/>
                <w:color w:val="000000"/>
                <w:lang w:val="pt-BR"/>
              </w:rPr>
            </w:pPr>
            <w:del w:id="588" w:author="Jose Capelo Neto" w:date="2020-05-09T16:36:00Z">
              <w:r w:rsidRPr="00DA6FEE" w:rsidDel="006547C8">
                <w:rPr>
                  <w:rFonts w:ascii="Times New Roman" w:hAnsi="Times New Roman" w:cs="Times New Roman"/>
                  <w:color w:val="000000"/>
                  <w:lang w:val="pt-BR"/>
                </w:rPr>
                <w:delText>Reator 1 com nenhuma fita LED funcionando, reator 2 com 3 fitas LED funcionando e o reator 3 com todas as fitas LED funcionando.</w:delText>
              </w:r>
            </w:del>
          </w:p>
        </w:tc>
      </w:tr>
      <w:tr w:rsidR="00681FDC" w:rsidRPr="00D546BC" w:rsidDel="006547C8" w14:paraId="3A767A6F" w14:textId="2D7730C3" w:rsidTr="00843704">
        <w:trPr>
          <w:trHeight w:val="205"/>
          <w:del w:id="589" w:author="Jose Capelo Neto" w:date="2020-05-09T16:36:00Z"/>
        </w:trPr>
        <w:tc>
          <w:tcPr>
            <w:tcW w:w="1526" w:type="dxa"/>
            <w:vMerge/>
          </w:tcPr>
          <w:p w14:paraId="3C458FCF" w14:textId="2C78FA18" w:rsidR="00681FDC" w:rsidRPr="00DA6FEE" w:rsidDel="006547C8" w:rsidRDefault="00681FDC" w:rsidP="00843704">
            <w:pPr>
              <w:spacing w:line="240" w:lineRule="auto"/>
              <w:rPr>
                <w:del w:id="590" w:author="Jose Capelo Neto" w:date="2020-05-09T16:36:00Z"/>
                <w:rFonts w:ascii="Times New Roman" w:hAnsi="Times New Roman" w:cs="Times New Roman"/>
                <w:color w:val="000000"/>
                <w:lang w:val="pt-BR"/>
              </w:rPr>
            </w:pPr>
          </w:p>
        </w:tc>
        <w:tc>
          <w:tcPr>
            <w:tcW w:w="850" w:type="dxa"/>
          </w:tcPr>
          <w:p w14:paraId="53AADD34" w14:textId="381F25FD" w:rsidR="00681FDC" w:rsidRPr="00DA6FEE" w:rsidDel="006547C8" w:rsidRDefault="00681FDC" w:rsidP="00843704">
            <w:pPr>
              <w:spacing w:line="240" w:lineRule="auto"/>
              <w:jc w:val="center"/>
              <w:rPr>
                <w:del w:id="591" w:author="Jose Capelo Neto" w:date="2020-05-09T16:36:00Z"/>
                <w:rFonts w:ascii="Times New Roman" w:hAnsi="Times New Roman" w:cs="Times New Roman"/>
                <w:color w:val="000000"/>
                <w:lang w:val="pt-BR"/>
              </w:rPr>
            </w:pPr>
            <w:del w:id="592" w:author="Jose Capelo Neto" w:date="2020-05-09T16:36:00Z">
              <w:r w:rsidRPr="00DA6FEE" w:rsidDel="006547C8">
                <w:rPr>
                  <w:rFonts w:ascii="Times New Roman" w:hAnsi="Times New Roman" w:cs="Times New Roman"/>
                  <w:color w:val="000000"/>
                  <w:lang w:val="pt-BR"/>
                </w:rPr>
                <w:delText>3</w:delText>
              </w:r>
            </w:del>
          </w:p>
        </w:tc>
        <w:tc>
          <w:tcPr>
            <w:tcW w:w="6243" w:type="dxa"/>
          </w:tcPr>
          <w:p w14:paraId="5CF4E809" w14:textId="1E012863" w:rsidR="00681FDC" w:rsidRPr="00DA6FEE" w:rsidDel="006547C8" w:rsidRDefault="00681FDC" w:rsidP="00843704">
            <w:pPr>
              <w:spacing w:line="240" w:lineRule="auto"/>
              <w:rPr>
                <w:del w:id="593" w:author="Jose Capelo Neto" w:date="2020-05-09T16:36:00Z"/>
                <w:rFonts w:ascii="Times New Roman" w:hAnsi="Times New Roman" w:cs="Times New Roman"/>
                <w:color w:val="000000"/>
                <w:lang w:val="pt-BR"/>
              </w:rPr>
            </w:pPr>
            <w:del w:id="594" w:author="Jose Capelo Neto" w:date="2020-05-09T16:36:00Z">
              <w:r w:rsidRPr="00DA6FEE" w:rsidDel="006547C8">
                <w:rPr>
                  <w:rFonts w:ascii="Times New Roman" w:hAnsi="Times New Roman" w:cs="Times New Roman"/>
                  <w:color w:val="000000"/>
                  <w:lang w:val="pt-BR"/>
                </w:rPr>
                <w:delText>Reator 1 com 2 fitas funcionando, reator 2 com 1 fita funcionando e reator 3 com nenhuma fita funcionando.</w:delText>
              </w:r>
            </w:del>
          </w:p>
        </w:tc>
      </w:tr>
    </w:tbl>
    <w:p w14:paraId="6E43D401" w14:textId="509677AA" w:rsidR="00681FDC" w:rsidRPr="00DA6FEE" w:rsidDel="006547C8" w:rsidRDefault="00681FDC" w:rsidP="00681FDC">
      <w:pPr>
        <w:rPr>
          <w:del w:id="595" w:author="Jose Capelo Neto" w:date="2020-05-09T16:36:00Z"/>
          <w:rFonts w:ascii="Times New Roman" w:hAnsi="Times New Roman" w:cs="Times New Roman"/>
          <w:color w:val="000000"/>
          <w:lang w:val="pt-BR"/>
        </w:rPr>
      </w:pPr>
    </w:p>
    <w:p w14:paraId="5534C633" w14:textId="115CC8D6" w:rsidR="009135CB" w:rsidRPr="00DA6FEE" w:rsidRDefault="009135CB" w:rsidP="009135CB">
      <w:pPr>
        <w:rPr>
          <w:rFonts w:ascii="Times New Roman" w:hAnsi="Times New Roman" w:cs="Times New Roman"/>
          <w:b/>
          <w:color w:val="000000"/>
          <w:lang w:val="pt-BR"/>
        </w:rPr>
      </w:pPr>
      <w:r w:rsidRPr="00DA6FEE">
        <w:rPr>
          <w:rFonts w:ascii="Times New Roman" w:hAnsi="Times New Roman" w:cs="Times New Roman"/>
          <w:b/>
          <w:color w:val="000000"/>
          <w:lang w:val="pt-BR"/>
        </w:rPr>
        <w:t>2.</w:t>
      </w:r>
      <w:ins w:id="596" w:author="Samylla Oliveira" w:date="2020-06-01T16:31:00Z">
        <w:r w:rsidR="00082073">
          <w:rPr>
            <w:rFonts w:ascii="Times New Roman" w:hAnsi="Times New Roman" w:cs="Times New Roman"/>
            <w:b/>
            <w:color w:val="000000"/>
            <w:lang w:val="pt-BR"/>
          </w:rPr>
          <w:t>3</w:t>
        </w:r>
      </w:ins>
      <w:del w:id="597" w:author="Samylla Oliveira" w:date="2020-06-01T16:31:00Z">
        <w:r w:rsidRPr="00DA6FEE" w:rsidDel="00082073">
          <w:rPr>
            <w:rFonts w:ascii="Times New Roman" w:hAnsi="Times New Roman" w:cs="Times New Roman"/>
            <w:b/>
            <w:color w:val="000000"/>
            <w:lang w:val="pt-BR"/>
          </w:rPr>
          <w:delText>2</w:delText>
        </w:r>
      </w:del>
      <w:ins w:id="598" w:author="Jose Capelo Neto" w:date="2020-05-09T15:22:00Z">
        <w:del w:id="599" w:author="Samylla Oliveira" w:date="2020-06-01T16:31:00Z">
          <w:r w:rsidR="00BE2358" w:rsidDel="00082073">
            <w:rPr>
              <w:rFonts w:ascii="Times New Roman" w:hAnsi="Times New Roman" w:cs="Times New Roman"/>
              <w:b/>
              <w:color w:val="000000"/>
              <w:lang w:val="pt-BR"/>
            </w:rPr>
            <w:delText xml:space="preserve"> -</w:delText>
          </w:r>
        </w:del>
      </w:ins>
      <w:r w:rsidRPr="00DA6FEE">
        <w:rPr>
          <w:rFonts w:ascii="Times New Roman" w:hAnsi="Times New Roman" w:cs="Times New Roman"/>
          <w:b/>
          <w:color w:val="000000"/>
          <w:lang w:val="pt-BR"/>
        </w:rPr>
        <w:t xml:space="preserve"> </w:t>
      </w:r>
      <w:ins w:id="600" w:author="Jose Capelo Neto" w:date="2020-05-09T15:21:00Z">
        <w:r w:rsidR="00BE2358">
          <w:rPr>
            <w:rFonts w:ascii="Times New Roman" w:hAnsi="Times New Roman" w:cs="Times New Roman"/>
            <w:b/>
            <w:color w:val="000000"/>
            <w:lang w:val="pt-BR"/>
          </w:rPr>
          <w:t xml:space="preserve">Avaliação da integridade </w:t>
        </w:r>
      </w:ins>
      <w:ins w:id="601" w:author="Jose Capelo Neto" w:date="2020-05-09T15:22:00Z">
        <w:r w:rsidR="00BE2358">
          <w:rPr>
            <w:rFonts w:ascii="Times New Roman" w:hAnsi="Times New Roman" w:cs="Times New Roman"/>
            <w:b/>
            <w:color w:val="000000"/>
            <w:lang w:val="pt-BR"/>
          </w:rPr>
          <w:t>celular</w:t>
        </w:r>
      </w:ins>
      <w:del w:id="602" w:author="Jose Capelo Neto" w:date="2020-05-09T15:21:00Z">
        <w:r w:rsidRPr="00DA6FEE" w:rsidDel="00BE2358">
          <w:rPr>
            <w:rFonts w:ascii="Times New Roman" w:hAnsi="Times New Roman" w:cs="Times New Roman"/>
            <w:b/>
            <w:color w:val="000000"/>
            <w:lang w:val="pt-BR"/>
          </w:rPr>
          <w:delText>Cell integrity</w:delText>
        </w:r>
        <w:r w:rsidR="008E160D" w:rsidRPr="00DA6FEE" w:rsidDel="00BE2358">
          <w:rPr>
            <w:rFonts w:ascii="Times New Roman" w:hAnsi="Times New Roman" w:cs="Times New Roman"/>
            <w:b/>
            <w:color w:val="000000"/>
            <w:lang w:val="pt-BR"/>
          </w:rPr>
          <w:delText xml:space="preserve"> </w:delText>
        </w:r>
      </w:del>
    </w:p>
    <w:p w14:paraId="662EA433" w14:textId="77777777" w:rsidR="00D41BDA" w:rsidRDefault="0080390F">
      <w:pPr>
        <w:rPr>
          <w:ins w:id="603" w:author="Samylla Oliveira" w:date="2020-08-03T10:20:00Z"/>
          <w:rFonts w:ascii="Times New Roman" w:hAnsi="Times New Roman" w:cs="Times New Roman"/>
          <w:color w:val="000000"/>
          <w:lang w:val="pt-BR"/>
        </w:rPr>
      </w:pPr>
      <w:commentRangeStart w:id="604"/>
      <w:commentRangeStart w:id="605"/>
      <w:r w:rsidRPr="00DA6FEE">
        <w:rPr>
          <w:rFonts w:ascii="Times New Roman" w:hAnsi="Times New Roman" w:cs="Times New Roman"/>
          <w:color w:val="000000"/>
          <w:lang w:val="pt-BR"/>
        </w:rPr>
        <w:t>Por se tratar de um experiment</w:t>
      </w:r>
      <w:ins w:id="606" w:author="Jose Capelo Neto" w:date="2020-05-09T15:22:00Z">
        <w:r w:rsidR="00BE2358">
          <w:rPr>
            <w:rFonts w:ascii="Times New Roman" w:hAnsi="Times New Roman" w:cs="Times New Roman"/>
            <w:color w:val="000000"/>
            <w:lang w:val="pt-BR"/>
          </w:rPr>
          <w:t>o</w:t>
        </w:r>
      </w:ins>
      <w:r w:rsidRPr="00DA6FEE">
        <w:rPr>
          <w:rFonts w:ascii="Times New Roman" w:hAnsi="Times New Roman" w:cs="Times New Roman"/>
          <w:color w:val="000000"/>
          <w:lang w:val="pt-BR"/>
        </w:rPr>
        <w:t xml:space="preserve"> realizado com água </w:t>
      </w:r>
      <w:r w:rsidRPr="00DA6FEE">
        <w:rPr>
          <w:rFonts w:ascii="Times New Roman" w:hAnsi="Times New Roman" w:cs="Times New Roman"/>
          <w:i/>
          <w:color w:val="000000"/>
          <w:lang w:val="pt-BR"/>
        </w:rPr>
        <w:t>in natura</w:t>
      </w:r>
      <w:r w:rsidRPr="00DA6FEE">
        <w:rPr>
          <w:rFonts w:ascii="Times New Roman" w:hAnsi="Times New Roman" w:cs="Times New Roman"/>
          <w:color w:val="000000"/>
          <w:lang w:val="pt-BR"/>
        </w:rPr>
        <w:t xml:space="preserve"> </w:t>
      </w:r>
      <w:ins w:id="607" w:author="Jose Capelo Neto" w:date="2020-05-09T15:46:00Z">
        <w:r w:rsidR="00C9219C">
          <w:rPr>
            <w:rFonts w:ascii="Times New Roman" w:hAnsi="Times New Roman" w:cs="Times New Roman"/>
            <w:color w:val="000000"/>
            <w:lang w:val="pt-BR"/>
          </w:rPr>
          <w:t xml:space="preserve">contendo diversas espécies de </w:t>
        </w:r>
      </w:ins>
      <w:ins w:id="608" w:author="Jose Capelo Neto" w:date="2020-05-09T15:47:00Z">
        <w:r w:rsidR="00C9219C">
          <w:rPr>
            <w:rFonts w:ascii="Times New Roman" w:hAnsi="Times New Roman" w:cs="Times New Roman"/>
            <w:color w:val="000000"/>
            <w:lang w:val="pt-BR"/>
          </w:rPr>
          <w:t>fitoplâncton</w:t>
        </w:r>
      </w:ins>
      <w:ins w:id="609" w:author="Jose Capelo Neto" w:date="2020-05-09T15:46:00Z">
        <w:r w:rsidR="00C9219C">
          <w:rPr>
            <w:rFonts w:ascii="Times New Roman" w:hAnsi="Times New Roman" w:cs="Times New Roman"/>
            <w:color w:val="000000"/>
            <w:lang w:val="pt-BR"/>
          </w:rPr>
          <w:t xml:space="preserve">, </w:t>
        </w:r>
      </w:ins>
      <w:r w:rsidRPr="00DA6FEE">
        <w:rPr>
          <w:rFonts w:ascii="Times New Roman" w:hAnsi="Times New Roman" w:cs="Times New Roman"/>
          <w:color w:val="000000"/>
          <w:lang w:val="pt-BR"/>
        </w:rPr>
        <w:t xml:space="preserve">optou-se por selecionar </w:t>
      </w:r>
      <w:ins w:id="610" w:author="Jose Capelo Neto" w:date="2020-05-09T15:47:00Z">
        <w:r w:rsidR="00C9219C">
          <w:rPr>
            <w:rFonts w:ascii="Times New Roman" w:hAnsi="Times New Roman" w:cs="Times New Roman"/>
            <w:color w:val="000000"/>
            <w:lang w:val="pt-BR"/>
          </w:rPr>
          <w:t xml:space="preserve">as </w:t>
        </w:r>
      </w:ins>
      <w:r w:rsidR="007479A0" w:rsidRPr="00DA6FEE">
        <w:rPr>
          <w:rFonts w:ascii="Times New Roman" w:hAnsi="Times New Roman" w:cs="Times New Roman"/>
          <w:color w:val="000000"/>
          <w:lang w:val="pt-BR"/>
        </w:rPr>
        <w:t>seis</w:t>
      </w:r>
      <w:r w:rsidRPr="00DA6FEE">
        <w:rPr>
          <w:rFonts w:ascii="Times New Roman" w:hAnsi="Times New Roman" w:cs="Times New Roman"/>
          <w:color w:val="000000"/>
          <w:lang w:val="pt-BR"/>
        </w:rPr>
        <w:t xml:space="preserve"> espécies de cianobactérias</w:t>
      </w:r>
      <w:ins w:id="611" w:author="Jose Capelo Neto" w:date="2020-05-09T15:25:00Z">
        <w:r w:rsidR="000B1CE8">
          <w:rPr>
            <w:rFonts w:ascii="Times New Roman" w:hAnsi="Times New Roman" w:cs="Times New Roman"/>
            <w:color w:val="000000"/>
            <w:lang w:val="pt-BR"/>
          </w:rPr>
          <w:t xml:space="preserve"> mais representativas</w:t>
        </w:r>
      </w:ins>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Cylindrospermopsis raciborskii</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Dolichospermum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Geitlerinema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Microcystis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Pseudanabaena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Planktothrix agardhii</w:t>
      </w:r>
      <w:r w:rsidRPr="00DA6FEE">
        <w:rPr>
          <w:rFonts w:ascii="Times New Roman" w:hAnsi="Times New Roman" w:cs="Times New Roman"/>
          <w:color w:val="000000"/>
          <w:lang w:val="pt-BR"/>
        </w:rPr>
        <w:t xml:space="preserve"> e </w:t>
      </w:r>
      <w:r w:rsidR="007479A0" w:rsidRPr="00DA6FEE">
        <w:rPr>
          <w:rFonts w:ascii="Times New Roman" w:hAnsi="Times New Roman" w:cs="Times New Roman"/>
          <w:color w:val="000000"/>
          <w:lang w:val="pt-BR"/>
        </w:rPr>
        <w:t>0</w:t>
      </w:r>
      <w:r w:rsidR="00D517F7" w:rsidRPr="00DA6FEE">
        <w:rPr>
          <w:rFonts w:ascii="Times New Roman" w:hAnsi="Times New Roman" w:cs="Times New Roman"/>
          <w:color w:val="000000"/>
          <w:lang w:val="pt-BR"/>
        </w:rPr>
        <w:t>4</w:t>
      </w:r>
      <w:r w:rsidRPr="00DA6FEE">
        <w:rPr>
          <w:rFonts w:ascii="Times New Roman" w:hAnsi="Times New Roman" w:cs="Times New Roman"/>
          <w:color w:val="000000"/>
          <w:lang w:val="pt-BR"/>
        </w:rPr>
        <w:t xml:space="preserve"> espécies de </w:t>
      </w:r>
      <w:commentRangeStart w:id="612"/>
      <w:r w:rsidRPr="00DA6FEE">
        <w:rPr>
          <w:rFonts w:ascii="Times New Roman" w:hAnsi="Times New Roman" w:cs="Times New Roman"/>
          <w:color w:val="000000"/>
          <w:lang w:val="pt-BR"/>
        </w:rPr>
        <w:t>algas</w:t>
      </w:r>
      <w:commentRangeEnd w:id="612"/>
      <w:r w:rsidR="006547C8">
        <w:rPr>
          <w:rStyle w:val="Refdecomentrio"/>
          <w:rFonts w:eastAsiaTheme="minorHAnsi" w:cstheme="minorBidi"/>
          <w:lang w:val="pt-BR"/>
        </w:rPr>
        <w:commentReference w:id="612"/>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Aulacoseira sp</w:t>
      </w:r>
      <w:r w:rsidRPr="00DA6FEE">
        <w:rPr>
          <w:rFonts w:ascii="Times New Roman" w:hAnsi="Times New Roman" w:cs="Times New Roman"/>
          <w:color w:val="000000"/>
          <w:lang w:val="pt-BR"/>
        </w:rPr>
        <w:t xml:space="preserve">., </w:t>
      </w:r>
      <w:proofErr w:type="spellStart"/>
      <w:r w:rsidRPr="00C35857">
        <w:rPr>
          <w:rFonts w:ascii="Times New Roman" w:hAnsi="Times New Roman" w:cs="Times New Roman"/>
          <w:i/>
          <w:color w:val="000000"/>
          <w:lang w:val="pt-BR"/>
        </w:rPr>
        <w:t>Coelomorom</w:t>
      </w:r>
      <w:proofErr w:type="spellEnd"/>
      <w:r w:rsidRPr="00C35857">
        <w:rPr>
          <w:rFonts w:ascii="Times New Roman" w:hAnsi="Times New Roman" w:cs="Times New Roman"/>
          <w:i/>
          <w:color w:val="000000"/>
          <w:lang w:val="pt-BR"/>
        </w:rPr>
        <w:t xml:space="preserve">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Fragilaria sp., Monoraphidium sp</w:t>
      </w:r>
      <w:r w:rsidRPr="00DA6FEE">
        <w:rPr>
          <w:rFonts w:ascii="Times New Roman" w:hAnsi="Times New Roman" w:cs="Times New Roman"/>
          <w:color w:val="000000"/>
          <w:lang w:val="pt-BR"/>
        </w:rPr>
        <w:t>.</w:t>
      </w:r>
      <w:r w:rsidR="007479A0" w:rsidRPr="00DA6FEE">
        <w:rPr>
          <w:rFonts w:ascii="Times New Roman" w:hAnsi="Times New Roman" w:cs="Times New Roman"/>
          <w:color w:val="000000"/>
          <w:lang w:val="pt-BR"/>
        </w:rPr>
        <w:t xml:space="preserve"> para a realização da avaliação da integridade celular</w:t>
      </w:r>
      <w:commentRangeEnd w:id="604"/>
      <w:r w:rsidR="00C9219C">
        <w:rPr>
          <w:rStyle w:val="Refdecomentrio"/>
          <w:rFonts w:eastAsiaTheme="minorHAnsi" w:cstheme="minorBidi"/>
          <w:lang w:val="pt-BR"/>
        </w:rPr>
        <w:commentReference w:id="604"/>
      </w:r>
      <w:r w:rsidR="007479A0" w:rsidRPr="00DA6FEE">
        <w:rPr>
          <w:rFonts w:ascii="Times New Roman" w:hAnsi="Times New Roman" w:cs="Times New Roman"/>
          <w:color w:val="000000"/>
          <w:lang w:val="pt-BR"/>
        </w:rPr>
        <w:t xml:space="preserve">. </w:t>
      </w:r>
    </w:p>
    <w:p w14:paraId="762CA1EC" w14:textId="77777777" w:rsidR="00D41BDA" w:rsidRDefault="00D41BDA">
      <w:pPr>
        <w:rPr>
          <w:ins w:id="613" w:author="Samylla Oliveira" w:date="2020-08-03T10:21:00Z"/>
          <w:rFonts w:ascii="Times New Roman" w:hAnsi="Times New Roman" w:cs="Times New Roman"/>
          <w:color w:val="000000"/>
          <w:lang w:val="pt-BR"/>
        </w:rPr>
      </w:pPr>
      <w:ins w:id="614" w:author="Samylla Oliveira" w:date="2020-08-03T10:20:00Z">
        <w:r w:rsidRPr="00D41BDA">
          <w:rPr>
            <w:rFonts w:ascii="Times New Roman" w:hAnsi="Times New Roman" w:cs="Times New Roman"/>
            <w:color w:val="000000"/>
            <w:lang w:val="pt-BR"/>
            <w:rPrChange w:id="615" w:author="Samylla Oliveira" w:date="2020-08-03T10:20:00Z">
              <w:rPr>
                <w:rFonts w:ascii="Times New Roman" w:hAnsi="Times New Roman" w:cs="Times New Roman"/>
                <w:color w:val="000000"/>
                <w:lang w:val="en-GB"/>
              </w:rPr>
            </w:rPrChange>
          </w:rPr>
          <w:lastRenderedPageBreak/>
          <w:t>A integridade celular foi avaliada por um método de coloração usando eritrosina-B (Dynamics, Brasil). A eritrosina-B (C</w:t>
        </w:r>
        <w:r w:rsidRPr="00427F22">
          <w:rPr>
            <w:rFonts w:ascii="Times New Roman" w:hAnsi="Times New Roman" w:cs="Times New Roman"/>
            <w:color w:val="000000"/>
            <w:vertAlign w:val="subscript"/>
            <w:lang w:val="pt-BR"/>
            <w:rPrChange w:id="616" w:author="Samylla Oliveira" w:date="2020-08-27T14:05:00Z">
              <w:rPr>
                <w:rFonts w:ascii="Times New Roman" w:hAnsi="Times New Roman" w:cs="Times New Roman"/>
                <w:color w:val="000000"/>
                <w:lang w:val="en-GB"/>
              </w:rPr>
            </w:rPrChange>
          </w:rPr>
          <w:t>20</w:t>
        </w:r>
        <w:r w:rsidRPr="00D41BDA">
          <w:rPr>
            <w:rFonts w:ascii="Times New Roman" w:hAnsi="Times New Roman" w:cs="Times New Roman"/>
            <w:color w:val="000000"/>
            <w:lang w:val="pt-BR"/>
            <w:rPrChange w:id="617" w:author="Samylla Oliveira" w:date="2020-08-03T10:20:00Z">
              <w:rPr>
                <w:rFonts w:ascii="Times New Roman" w:hAnsi="Times New Roman" w:cs="Times New Roman"/>
                <w:color w:val="000000"/>
                <w:lang w:val="en-GB"/>
              </w:rPr>
            </w:rPrChange>
          </w:rPr>
          <w:t>H</w:t>
        </w:r>
        <w:r w:rsidRPr="00427F22">
          <w:rPr>
            <w:rFonts w:ascii="Times New Roman" w:hAnsi="Times New Roman" w:cs="Times New Roman"/>
            <w:color w:val="000000"/>
            <w:vertAlign w:val="subscript"/>
            <w:lang w:val="pt-BR"/>
            <w:rPrChange w:id="618" w:author="Samylla Oliveira" w:date="2020-08-27T14:05:00Z">
              <w:rPr>
                <w:rFonts w:ascii="Times New Roman" w:hAnsi="Times New Roman" w:cs="Times New Roman"/>
                <w:color w:val="000000"/>
                <w:lang w:val="en-GB"/>
              </w:rPr>
            </w:rPrChange>
          </w:rPr>
          <w:t>6</w:t>
        </w:r>
        <w:r w:rsidRPr="00D41BDA">
          <w:rPr>
            <w:rFonts w:ascii="Times New Roman" w:hAnsi="Times New Roman" w:cs="Times New Roman"/>
            <w:color w:val="000000"/>
            <w:lang w:val="pt-BR"/>
            <w:rPrChange w:id="619" w:author="Samylla Oliveira" w:date="2020-08-03T10:20:00Z">
              <w:rPr>
                <w:rFonts w:ascii="Times New Roman" w:hAnsi="Times New Roman" w:cs="Times New Roman"/>
                <w:color w:val="000000"/>
                <w:lang w:val="en-GB"/>
              </w:rPr>
            </w:rPrChange>
          </w:rPr>
          <w:t>I</w:t>
        </w:r>
        <w:r w:rsidRPr="00427F22">
          <w:rPr>
            <w:rFonts w:ascii="Times New Roman" w:hAnsi="Times New Roman" w:cs="Times New Roman"/>
            <w:color w:val="000000"/>
            <w:vertAlign w:val="subscript"/>
            <w:lang w:val="pt-BR"/>
            <w:rPrChange w:id="620" w:author="Samylla Oliveira" w:date="2020-08-27T14:05:00Z">
              <w:rPr>
                <w:rFonts w:ascii="Times New Roman" w:hAnsi="Times New Roman" w:cs="Times New Roman"/>
                <w:color w:val="000000"/>
                <w:lang w:val="en-GB"/>
              </w:rPr>
            </w:rPrChange>
          </w:rPr>
          <w:t>4</w:t>
        </w:r>
        <w:r w:rsidRPr="00D41BDA">
          <w:rPr>
            <w:rFonts w:ascii="Times New Roman" w:hAnsi="Times New Roman" w:cs="Times New Roman"/>
            <w:color w:val="000000"/>
            <w:lang w:val="pt-BR"/>
            <w:rPrChange w:id="621" w:author="Samylla Oliveira" w:date="2020-08-03T10:20:00Z">
              <w:rPr>
                <w:rFonts w:ascii="Times New Roman" w:hAnsi="Times New Roman" w:cs="Times New Roman"/>
                <w:color w:val="000000"/>
                <w:lang w:val="en-GB"/>
              </w:rPr>
            </w:rPrChange>
          </w:rPr>
          <w:t>Na</w:t>
        </w:r>
        <w:r w:rsidRPr="00427F22">
          <w:rPr>
            <w:rFonts w:ascii="Times New Roman" w:hAnsi="Times New Roman" w:cs="Times New Roman"/>
            <w:color w:val="000000"/>
            <w:vertAlign w:val="subscript"/>
            <w:lang w:val="pt-BR"/>
            <w:rPrChange w:id="622" w:author="Samylla Oliveira" w:date="2020-08-27T14:05:00Z">
              <w:rPr>
                <w:rFonts w:ascii="Times New Roman" w:hAnsi="Times New Roman" w:cs="Times New Roman"/>
                <w:color w:val="000000"/>
                <w:lang w:val="en-GB"/>
              </w:rPr>
            </w:rPrChange>
          </w:rPr>
          <w:t>2</w:t>
        </w:r>
        <w:r w:rsidRPr="00D41BDA">
          <w:rPr>
            <w:rFonts w:ascii="Times New Roman" w:hAnsi="Times New Roman" w:cs="Times New Roman"/>
            <w:color w:val="000000"/>
            <w:lang w:val="pt-BR"/>
            <w:rPrChange w:id="623" w:author="Samylla Oliveira" w:date="2020-08-03T10:20:00Z">
              <w:rPr>
                <w:rFonts w:ascii="Times New Roman" w:hAnsi="Times New Roman" w:cs="Times New Roman"/>
                <w:color w:val="000000"/>
                <w:lang w:val="en-GB"/>
              </w:rPr>
            </w:rPrChange>
          </w:rPr>
          <w:t>O</w:t>
        </w:r>
        <w:r w:rsidRPr="00427F22">
          <w:rPr>
            <w:rFonts w:ascii="Times New Roman" w:hAnsi="Times New Roman" w:cs="Times New Roman"/>
            <w:color w:val="000000"/>
            <w:vertAlign w:val="subscript"/>
            <w:lang w:val="pt-BR"/>
            <w:rPrChange w:id="624" w:author="Samylla Oliveira" w:date="2020-08-27T14:05:00Z">
              <w:rPr>
                <w:rFonts w:ascii="Times New Roman" w:hAnsi="Times New Roman" w:cs="Times New Roman"/>
                <w:color w:val="000000"/>
                <w:lang w:val="en-GB"/>
              </w:rPr>
            </w:rPrChange>
          </w:rPr>
          <w:t>5</w:t>
        </w:r>
        <w:r w:rsidRPr="00D41BDA">
          <w:rPr>
            <w:rFonts w:ascii="Times New Roman" w:hAnsi="Times New Roman" w:cs="Times New Roman"/>
            <w:color w:val="000000"/>
            <w:lang w:val="pt-BR"/>
            <w:rPrChange w:id="625" w:author="Samylla Oliveira" w:date="2020-08-03T10:20:00Z">
              <w:rPr>
                <w:rFonts w:ascii="Times New Roman" w:hAnsi="Times New Roman" w:cs="Times New Roman"/>
                <w:color w:val="000000"/>
                <w:lang w:val="en-GB"/>
              </w:rPr>
            </w:rPrChange>
          </w:rPr>
          <w:t>) é um corante biológico não-tóxico, ecológico e que pode ser usado para identificar células vivas danificadas (</w:t>
        </w:r>
        <w:proofErr w:type="spellStart"/>
        <w:r w:rsidRPr="00D41BDA">
          <w:rPr>
            <w:rFonts w:ascii="Times New Roman" w:hAnsi="Times New Roman" w:cs="Times New Roman"/>
            <w:color w:val="000000"/>
            <w:lang w:val="pt-BR"/>
            <w:rPrChange w:id="626" w:author="Samylla Oliveira" w:date="2020-08-03T10:20:00Z">
              <w:rPr>
                <w:rFonts w:ascii="Times New Roman" w:hAnsi="Times New Roman" w:cs="Times New Roman"/>
                <w:color w:val="000000"/>
                <w:lang w:val="en-GB"/>
              </w:rPr>
            </w:rPrChange>
          </w:rPr>
          <w:t>Calomeni</w:t>
        </w:r>
        <w:proofErr w:type="spellEnd"/>
        <w:r w:rsidRPr="00D41BDA">
          <w:rPr>
            <w:rFonts w:ascii="Times New Roman" w:hAnsi="Times New Roman" w:cs="Times New Roman"/>
            <w:color w:val="000000"/>
            <w:lang w:val="pt-BR"/>
            <w:rPrChange w:id="627" w:author="Samylla Oliveira" w:date="2020-08-03T10:20:00Z">
              <w:rPr>
                <w:rFonts w:ascii="Times New Roman" w:hAnsi="Times New Roman" w:cs="Times New Roman"/>
                <w:color w:val="000000"/>
                <w:lang w:val="en-GB"/>
              </w:rPr>
            </w:rPrChange>
          </w:rPr>
          <w:t xml:space="preserve"> e </w:t>
        </w:r>
        <w:proofErr w:type="spellStart"/>
        <w:r w:rsidRPr="00D41BDA">
          <w:rPr>
            <w:rFonts w:ascii="Times New Roman" w:hAnsi="Times New Roman" w:cs="Times New Roman"/>
            <w:color w:val="000000"/>
            <w:lang w:val="pt-BR"/>
            <w:rPrChange w:id="628" w:author="Samylla Oliveira" w:date="2020-08-03T10:20:00Z">
              <w:rPr>
                <w:rFonts w:ascii="Times New Roman" w:hAnsi="Times New Roman" w:cs="Times New Roman"/>
                <w:color w:val="000000"/>
                <w:lang w:val="en-GB"/>
              </w:rPr>
            </w:rPrChange>
          </w:rPr>
          <w:t>Rodgers</w:t>
        </w:r>
        <w:proofErr w:type="spellEnd"/>
        <w:r w:rsidRPr="00D41BDA">
          <w:rPr>
            <w:rFonts w:ascii="Times New Roman" w:hAnsi="Times New Roman" w:cs="Times New Roman"/>
            <w:color w:val="000000"/>
            <w:lang w:val="pt-BR"/>
            <w:rPrChange w:id="629" w:author="Samylla Oliveira" w:date="2020-08-03T10:20:00Z">
              <w:rPr>
                <w:rFonts w:ascii="Times New Roman" w:hAnsi="Times New Roman" w:cs="Times New Roman"/>
                <w:color w:val="000000"/>
                <w:lang w:val="en-GB"/>
              </w:rPr>
            </w:rPrChange>
          </w:rPr>
          <w:t xml:space="preserve">, 2015; </w:t>
        </w:r>
        <w:proofErr w:type="spellStart"/>
        <w:r w:rsidRPr="00D41BDA">
          <w:rPr>
            <w:rFonts w:ascii="Times New Roman" w:hAnsi="Times New Roman" w:cs="Times New Roman"/>
            <w:color w:val="000000"/>
            <w:lang w:val="pt-BR"/>
            <w:rPrChange w:id="630" w:author="Samylla Oliveira" w:date="2020-08-03T10:20:00Z">
              <w:rPr>
                <w:rFonts w:ascii="Times New Roman" w:hAnsi="Times New Roman" w:cs="Times New Roman"/>
                <w:color w:val="000000"/>
                <w:lang w:val="en-GB"/>
              </w:rPr>
            </w:rPrChange>
          </w:rPr>
          <w:t>DiBartolomeis</w:t>
        </w:r>
        <w:proofErr w:type="spellEnd"/>
        <w:r w:rsidRPr="00D41BDA">
          <w:rPr>
            <w:rFonts w:ascii="Times New Roman" w:hAnsi="Times New Roman" w:cs="Times New Roman"/>
            <w:color w:val="000000"/>
            <w:lang w:val="pt-BR"/>
            <w:rPrChange w:id="631" w:author="Samylla Oliveira" w:date="2020-08-03T10:20:00Z">
              <w:rPr>
                <w:rFonts w:ascii="Times New Roman" w:hAnsi="Times New Roman" w:cs="Times New Roman"/>
                <w:color w:val="000000"/>
                <w:lang w:val="en-GB"/>
              </w:rPr>
            </w:rPrChange>
          </w:rPr>
          <w:t xml:space="preserve"> e </w:t>
        </w:r>
        <w:proofErr w:type="spellStart"/>
        <w:r w:rsidRPr="00D41BDA">
          <w:rPr>
            <w:rFonts w:ascii="Times New Roman" w:hAnsi="Times New Roman" w:cs="Times New Roman"/>
            <w:color w:val="000000"/>
            <w:lang w:val="pt-BR"/>
            <w:rPrChange w:id="632" w:author="Samylla Oliveira" w:date="2020-08-03T10:20:00Z">
              <w:rPr>
                <w:rFonts w:ascii="Times New Roman" w:hAnsi="Times New Roman" w:cs="Times New Roman"/>
                <w:color w:val="000000"/>
                <w:lang w:val="en-GB"/>
              </w:rPr>
            </w:rPrChange>
          </w:rPr>
          <w:t>Mone</w:t>
        </w:r>
        <w:proofErr w:type="spellEnd"/>
        <w:r w:rsidRPr="00D41BDA">
          <w:rPr>
            <w:rFonts w:ascii="Times New Roman" w:hAnsi="Times New Roman" w:cs="Times New Roman"/>
            <w:color w:val="000000"/>
            <w:lang w:val="pt-BR"/>
            <w:rPrChange w:id="633" w:author="Samylla Oliveira" w:date="2020-08-03T10:20:00Z">
              <w:rPr>
                <w:rFonts w:ascii="Times New Roman" w:hAnsi="Times New Roman" w:cs="Times New Roman"/>
                <w:color w:val="000000"/>
                <w:lang w:val="en-GB"/>
              </w:rPr>
            </w:rPrChange>
          </w:rPr>
          <w:t xml:space="preserve">, 2004; </w:t>
        </w:r>
        <w:proofErr w:type="spellStart"/>
        <w:r w:rsidRPr="00D41BDA">
          <w:rPr>
            <w:rFonts w:ascii="Times New Roman" w:hAnsi="Times New Roman" w:cs="Times New Roman"/>
            <w:color w:val="000000"/>
            <w:lang w:val="pt-BR"/>
            <w:rPrChange w:id="634" w:author="Samylla Oliveira" w:date="2020-08-03T10:20:00Z">
              <w:rPr>
                <w:rFonts w:ascii="Times New Roman" w:hAnsi="Times New Roman" w:cs="Times New Roman"/>
                <w:color w:val="000000"/>
                <w:lang w:val="en-GB"/>
              </w:rPr>
            </w:rPrChange>
          </w:rPr>
          <w:t>Markelova</w:t>
        </w:r>
        <w:proofErr w:type="spellEnd"/>
        <w:r w:rsidRPr="00D41BDA">
          <w:rPr>
            <w:rFonts w:ascii="Times New Roman" w:hAnsi="Times New Roman" w:cs="Times New Roman"/>
            <w:color w:val="000000"/>
            <w:lang w:val="pt-BR"/>
            <w:rPrChange w:id="635" w:author="Samylla Oliveira" w:date="2020-08-03T10:20:00Z">
              <w:rPr>
                <w:rFonts w:ascii="Times New Roman" w:hAnsi="Times New Roman" w:cs="Times New Roman"/>
                <w:color w:val="000000"/>
                <w:lang w:val="en-GB"/>
              </w:rPr>
            </w:rPrChange>
          </w:rPr>
          <w:t xml:space="preserve"> et al., 2000). Em uma célula com uma membrana intacta, a eritrosina B não é absorvida, mantendo sua aparência original. Por outro lado, células com integridade comprometida, a eritrosina-B penetra e se acumula no citoplasma, produzindo uma cor rosa facilmente distinguível sob microscopia de luz (</w:t>
        </w:r>
        <w:proofErr w:type="spellStart"/>
        <w:r w:rsidRPr="00D41BDA">
          <w:rPr>
            <w:rFonts w:ascii="Times New Roman" w:hAnsi="Times New Roman" w:cs="Times New Roman"/>
            <w:color w:val="000000"/>
            <w:lang w:val="pt-BR"/>
            <w:rPrChange w:id="636" w:author="Samylla Oliveira" w:date="2020-08-03T10:20:00Z">
              <w:rPr>
                <w:rFonts w:ascii="Times New Roman" w:hAnsi="Times New Roman" w:cs="Times New Roman"/>
                <w:color w:val="000000"/>
                <w:lang w:val="en-GB"/>
              </w:rPr>
            </w:rPrChange>
          </w:rPr>
          <w:t>Markelova</w:t>
        </w:r>
        <w:proofErr w:type="spellEnd"/>
        <w:r w:rsidRPr="00D41BDA">
          <w:rPr>
            <w:rFonts w:ascii="Times New Roman" w:hAnsi="Times New Roman" w:cs="Times New Roman"/>
            <w:color w:val="000000"/>
            <w:lang w:val="pt-BR"/>
            <w:rPrChange w:id="637" w:author="Samylla Oliveira" w:date="2020-08-03T10:20:00Z">
              <w:rPr>
                <w:rFonts w:ascii="Times New Roman" w:hAnsi="Times New Roman" w:cs="Times New Roman"/>
                <w:color w:val="000000"/>
                <w:lang w:val="en-GB"/>
              </w:rPr>
            </w:rPrChange>
          </w:rPr>
          <w:t xml:space="preserve"> et al., 2000).</w:t>
        </w:r>
      </w:ins>
    </w:p>
    <w:p w14:paraId="4BA5EB3E" w14:textId="1B82BB1D" w:rsidR="007479A0" w:rsidRPr="00D41BDA" w:rsidDel="00D41BDA" w:rsidRDefault="00D41BDA">
      <w:pPr>
        <w:rPr>
          <w:del w:id="638" w:author="Samylla Oliveira" w:date="2020-08-03T10:20:00Z"/>
          <w:rFonts w:ascii="Times New Roman" w:hAnsi="Times New Roman" w:cs="Times New Roman"/>
          <w:color w:val="000000"/>
          <w:lang w:val="pt-BR"/>
          <w:rPrChange w:id="639" w:author="Samylla Oliveira" w:date="2020-08-03T10:20:00Z">
            <w:rPr>
              <w:del w:id="640" w:author="Samylla Oliveira" w:date="2020-08-03T10:20:00Z"/>
              <w:rFonts w:ascii="Times New Roman" w:hAnsi="Times New Roman" w:cs="Times New Roman"/>
              <w:color w:val="000000"/>
              <w:lang w:val="en-GB"/>
            </w:rPr>
          </w:rPrChange>
        </w:rPr>
      </w:pPr>
      <w:ins w:id="641" w:author="Samylla Oliveira" w:date="2020-08-03T10:22:00Z">
        <w:r>
          <w:rPr>
            <w:rFonts w:ascii="Times New Roman" w:hAnsi="Times New Roman" w:cs="Times New Roman"/>
            <w:color w:val="000000"/>
            <w:lang w:val="pt-BR"/>
          </w:rPr>
          <w:t>Neste</w:t>
        </w:r>
      </w:ins>
      <w:ins w:id="642" w:author="Samylla Oliveira" w:date="2020-08-03T10:21:00Z">
        <w:r>
          <w:rPr>
            <w:rFonts w:ascii="Times New Roman" w:hAnsi="Times New Roman" w:cs="Times New Roman"/>
            <w:color w:val="000000"/>
            <w:lang w:val="pt-BR"/>
          </w:rPr>
          <w:t xml:space="preserve"> experimento </w:t>
        </w:r>
        <w:r w:rsidRPr="001B7E95">
          <w:rPr>
            <w:rFonts w:ascii="Times New Roman" w:hAnsi="Times New Roman" w:cs="Times New Roman"/>
            <w:color w:val="000000"/>
            <w:lang w:val="pt-BR"/>
          </w:rPr>
          <w:t>30 células</w:t>
        </w:r>
        <w:r>
          <w:rPr>
            <w:rFonts w:ascii="Times New Roman" w:hAnsi="Times New Roman" w:cs="Times New Roman"/>
            <w:color w:val="000000"/>
            <w:lang w:val="pt-BR"/>
          </w:rPr>
          <w:t xml:space="preserve"> das espécies listadas anteriormente</w:t>
        </w:r>
        <w:r w:rsidRPr="001B7E95">
          <w:rPr>
            <w:rFonts w:ascii="Times New Roman" w:hAnsi="Times New Roman" w:cs="Times New Roman"/>
            <w:color w:val="000000"/>
            <w:lang w:val="pt-BR"/>
          </w:rPr>
          <w:t xml:space="preserve"> foram selecionadas aleatoriamente para melhorar a representatividade de cada amostra.</w:t>
        </w:r>
      </w:ins>
      <w:del w:id="643" w:author="Samylla Oliveira" w:date="2020-08-03T10:20:00Z">
        <w:r w:rsidR="007479A0" w:rsidRPr="00D41BDA" w:rsidDel="00D41BDA">
          <w:rPr>
            <w:rFonts w:ascii="Times New Roman" w:hAnsi="Times New Roman" w:cs="Times New Roman"/>
            <w:color w:val="000000"/>
            <w:lang w:val="pt-BR"/>
            <w:rPrChange w:id="644" w:author="Samylla Oliveira" w:date="2020-08-03T10:20:00Z">
              <w:rPr>
                <w:rFonts w:ascii="Times New Roman" w:hAnsi="Times New Roman" w:cs="Times New Roman"/>
                <w:color w:val="000000"/>
                <w:lang w:val="en-GB"/>
              </w:rPr>
            </w:rPrChange>
          </w:rPr>
          <w:delText>In our experiment, however, 30 cells were randomly selected in order to improve the representativeness of each sample.</w:delText>
        </w:r>
        <w:commentRangeEnd w:id="605"/>
        <w:r w:rsidR="000B1CE8" w:rsidDel="00D41BDA">
          <w:rPr>
            <w:rStyle w:val="Refdecomentrio"/>
            <w:rFonts w:eastAsiaTheme="minorHAnsi" w:cstheme="minorBidi"/>
            <w:lang w:val="pt-BR"/>
          </w:rPr>
          <w:commentReference w:id="605"/>
        </w:r>
      </w:del>
    </w:p>
    <w:p w14:paraId="75D2E0BE" w14:textId="0A2CFEAC" w:rsidR="007479A0" w:rsidRPr="00DA6FEE" w:rsidRDefault="000C5972">
      <w:pPr>
        <w:rPr>
          <w:rFonts w:ascii="Times New Roman" w:hAnsi="Times New Roman" w:cs="Times New Roman"/>
          <w:color w:val="000000"/>
          <w:lang w:val="pt-BR"/>
        </w:rPr>
      </w:pPr>
      <w:del w:id="645" w:author="Samylla Oliveira" w:date="2020-08-03T10:20:00Z">
        <w:r w:rsidRPr="00D41BDA" w:rsidDel="00D41BDA">
          <w:rPr>
            <w:rFonts w:ascii="Times New Roman" w:hAnsi="Times New Roman" w:cs="Times New Roman"/>
            <w:color w:val="000000"/>
            <w:lang w:val="pt-BR"/>
            <w:rPrChange w:id="646" w:author="Samylla Oliveira" w:date="2020-08-03T10:20:00Z">
              <w:rPr>
                <w:rFonts w:ascii="Times New Roman" w:hAnsi="Times New Roman" w:cs="Times New Roman"/>
                <w:color w:val="000000"/>
                <w:lang w:val="en-GB"/>
              </w:rPr>
            </w:rPrChange>
          </w:rPr>
          <w:delText>Cell integrity was evaluated by a staining method using erythrosine-B (Dynamics, Brazil). Erythrosine-B (C</w:delText>
        </w:r>
        <w:r w:rsidRPr="00D41BDA" w:rsidDel="00D41BDA">
          <w:rPr>
            <w:rFonts w:ascii="Times New Roman" w:hAnsi="Times New Roman" w:cs="Times New Roman"/>
            <w:color w:val="000000"/>
            <w:vertAlign w:val="subscript"/>
            <w:lang w:val="pt-BR"/>
            <w:rPrChange w:id="647" w:author="Samylla Oliveira" w:date="2020-08-03T10:20:00Z">
              <w:rPr>
                <w:rFonts w:ascii="Times New Roman" w:hAnsi="Times New Roman" w:cs="Times New Roman"/>
                <w:color w:val="000000"/>
                <w:vertAlign w:val="subscript"/>
                <w:lang w:val="en-GB"/>
              </w:rPr>
            </w:rPrChange>
          </w:rPr>
          <w:delText>20</w:delText>
        </w:r>
        <w:r w:rsidRPr="00D41BDA" w:rsidDel="00D41BDA">
          <w:rPr>
            <w:rFonts w:ascii="Times New Roman" w:hAnsi="Times New Roman" w:cs="Times New Roman"/>
            <w:color w:val="000000"/>
            <w:lang w:val="pt-BR"/>
            <w:rPrChange w:id="648" w:author="Samylla Oliveira" w:date="2020-08-03T10:20:00Z">
              <w:rPr>
                <w:rFonts w:ascii="Times New Roman" w:hAnsi="Times New Roman" w:cs="Times New Roman"/>
                <w:color w:val="000000"/>
                <w:lang w:val="en-GB"/>
              </w:rPr>
            </w:rPrChange>
          </w:rPr>
          <w:delText>H</w:delText>
        </w:r>
        <w:r w:rsidRPr="00D41BDA" w:rsidDel="00D41BDA">
          <w:rPr>
            <w:rFonts w:ascii="Times New Roman" w:hAnsi="Times New Roman" w:cs="Times New Roman"/>
            <w:color w:val="000000"/>
            <w:vertAlign w:val="subscript"/>
            <w:lang w:val="pt-BR"/>
            <w:rPrChange w:id="649" w:author="Samylla Oliveira" w:date="2020-08-03T10:20:00Z">
              <w:rPr>
                <w:rFonts w:ascii="Times New Roman" w:hAnsi="Times New Roman" w:cs="Times New Roman"/>
                <w:color w:val="000000"/>
                <w:vertAlign w:val="subscript"/>
                <w:lang w:val="en-GB"/>
              </w:rPr>
            </w:rPrChange>
          </w:rPr>
          <w:delText>6</w:delText>
        </w:r>
        <w:r w:rsidRPr="00D41BDA" w:rsidDel="00D41BDA">
          <w:rPr>
            <w:rFonts w:ascii="Times New Roman" w:hAnsi="Times New Roman" w:cs="Times New Roman"/>
            <w:color w:val="000000"/>
            <w:lang w:val="pt-BR"/>
            <w:rPrChange w:id="650" w:author="Samylla Oliveira" w:date="2020-08-03T10:20:00Z">
              <w:rPr>
                <w:rFonts w:ascii="Times New Roman" w:hAnsi="Times New Roman" w:cs="Times New Roman"/>
                <w:color w:val="000000"/>
                <w:lang w:val="en-GB"/>
              </w:rPr>
            </w:rPrChange>
          </w:rPr>
          <w:delText>I</w:delText>
        </w:r>
        <w:r w:rsidRPr="00D41BDA" w:rsidDel="00D41BDA">
          <w:rPr>
            <w:rFonts w:ascii="Times New Roman" w:hAnsi="Times New Roman" w:cs="Times New Roman"/>
            <w:color w:val="000000"/>
            <w:vertAlign w:val="subscript"/>
            <w:lang w:val="pt-BR"/>
            <w:rPrChange w:id="651" w:author="Samylla Oliveira" w:date="2020-08-03T10:20:00Z">
              <w:rPr>
                <w:rFonts w:ascii="Times New Roman" w:hAnsi="Times New Roman" w:cs="Times New Roman"/>
                <w:color w:val="000000"/>
                <w:vertAlign w:val="subscript"/>
                <w:lang w:val="en-GB"/>
              </w:rPr>
            </w:rPrChange>
          </w:rPr>
          <w:delText>4</w:delText>
        </w:r>
        <w:r w:rsidRPr="00D41BDA" w:rsidDel="00D41BDA">
          <w:rPr>
            <w:rFonts w:ascii="Times New Roman" w:hAnsi="Times New Roman" w:cs="Times New Roman"/>
            <w:color w:val="000000"/>
            <w:lang w:val="pt-BR"/>
            <w:rPrChange w:id="652" w:author="Samylla Oliveira" w:date="2020-08-03T10:20:00Z">
              <w:rPr>
                <w:rFonts w:ascii="Times New Roman" w:hAnsi="Times New Roman" w:cs="Times New Roman"/>
                <w:color w:val="000000"/>
                <w:lang w:val="en-GB"/>
              </w:rPr>
            </w:rPrChange>
          </w:rPr>
          <w:delText>Na</w:delText>
        </w:r>
        <w:r w:rsidRPr="00D41BDA" w:rsidDel="00D41BDA">
          <w:rPr>
            <w:rFonts w:ascii="Times New Roman" w:hAnsi="Times New Roman" w:cs="Times New Roman"/>
            <w:color w:val="000000"/>
            <w:vertAlign w:val="subscript"/>
            <w:lang w:val="pt-BR"/>
            <w:rPrChange w:id="653" w:author="Samylla Oliveira" w:date="2020-08-03T10:20:00Z">
              <w:rPr>
                <w:rFonts w:ascii="Times New Roman" w:hAnsi="Times New Roman" w:cs="Times New Roman"/>
                <w:color w:val="000000"/>
                <w:vertAlign w:val="subscript"/>
                <w:lang w:val="en-GB"/>
              </w:rPr>
            </w:rPrChange>
          </w:rPr>
          <w:delText>2</w:delText>
        </w:r>
        <w:r w:rsidRPr="00D41BDA" w:rsidDel="00D41BDA">
          <w:rPr>
            <w:rFonts w:ascii="Times New Roman" w:hAnsi="Times New Roman" w:cs="Times New Roman"/>
            <w:color w:val="000000"/>
            <w:lang w:val="pt-BR"/>
            <w:rPrChange w:id="654" w:author="Samylla Oliveira" w:date="2020-08-03T10:20:00Z">
              <w:rPr>
                <w:rFonts w:ascii="Times New Roman" w:hAnsi="Times New Roman" w:cs="Times New Roman"/>
                <w:color w:val="000000"/>
                <w:lang w:val="en-GB"/>
              </w:rPr>
            </w:rPrChange>
          </w:rPr>
          <w:delText>O</w:delText>
        </w:r>
        <w:r w:rsidRPr="00D41BDA" w:rsidDel="00D41BDA">
          <w:rPr>
            <w:rFonts w:ascii="Times New Roman" w:hAnsi="Times New Roman" w:cs="Times New Roman"/>
            <w:color w:val="000000"/>
            <w:vertAlign w:val="subscript"/>
            <w:lang w:val="pt-BR"/>
            <w:rPrChange w:id="655" w:author="Samylla Oliveira" w:date="2020-08-03T10:20:00Z">
              <w:rPr>
                <w:rFonts w:ascii="Times New Roman" w:hAnsi="Times New Roman" w:cs="Times New Roman"/>
                <w:color w:val="000000"/>
                <w:vertAlign w:val="subscript"/>
                <w:lang w:val="en-GB"/>
              </w:rPr>
            </w:rPrChange>
          </w:rPr>
          <w:delText>5</w:delText>
        </w:r>
        <w:r w:rsidRPr="00D41BDA" w:rsidDel="00D41BDA">
          <w:rPr>
            <w:rFonts w:ascii="Times New Roman" w:hAnsi="Times New Roman" w:cs="Times New Roman"/>
            <w:color w:val="000000"/>
            <w:lang w:val="pt-BR"/>
            <w:rPrChange w:id="656" w:author="Samylla Oliveira" w:date="2020-08-03T10:20:00Z">
              <w:rPr>
                <w:rFonts w:ascii="Times New Roman" w:hAnsi="Times New Roman" w:cs="Times New Roman"/>
                <w:color w:val="000000"/>
                <w:lang w:val="en-GB"/>
              </w:rPr>
            </w:rPrChange>
          </w:rPr>
          <w:delText xml:space="preserve">) is a non-toxic, environmental-friendly, biological dye that can be used to identify damaged living cells </w:delText>
        </w:r>
        <w:r w:rsidRPr="00DA6FEE" w:rsidDel="00D41BDA">
          <w:rPr>
            <w:rFonts w:ascii="Times New Roman" w:hAnsi="Times New Roman" w:cs="Times New Roman"/>
            <w:color w:val="000000"/>
            <w:lang w:val="en-GB"/>
          </w:rPr>
          <w:fldChar w:fldCharType="begin" w:fldLock="1"/>
        </w:r>
        <w:r w:rsidRPr="00D41BDA" w:rsidDel="00D41BDA">
          <w:rPr>
            <w:rFonts w:ascii="Times New Roman" w:hAnsi="Times New Roman" w:cs="Times New Roman"/>
            <w:color w:val="000000"/>
            <w:lang w:val="pt-BR"/>
            <w:rPrChange w:id="657" w:author="Samylla Oliveira" w:date="2020-08-03T10:20:00Z">
              <w:rPr>
                <w:rFonts w:ascii="Times New Roman" w:hAnsi="Times New Roman" w:cs="Times New Roman"/>
                <w:color w:val="000000"/>
                <w:lang w:val="en-GB"/>
              </w:rPr>
            </w:rPrChange>
          </w:rPr>
          <w:delInstrText>ADDIN CSL_CITATION {"citationItems":[{"id":"ITEM-1","itemData":{"DOI":"10.1023/A:1026619514661","ISSN":"10214437","abstract":"The determination of cell viability and the assess- ment of the physiological state of microalgal cultures are essential for the development of technologies for germplasm preservation and for other tasks of practical biotechnology. For example, rapid and reliable assess- ment of cell viability is required for testing various ways of cell-culture maintenance in collections. To pro- vide for culture productivity during large-scale (indus- trial) alga culturing, it is important to promptly notice the loss of cell viability and to understand what pro- cesses are responsible for this loss. Numerous methods currently used to evaluate cell viability employ (1) the rate of cell doubling in a liquid medium, (2) colony growth on an agar-solidified medium, (3) cell photo- synthetic activity, (4) the activities of particular enzymes, (5) the coefficient of cell polarization (a quantification of dispersion and conductivity of the sus- pension), etc. [1–4]. We will compare several rapid and feasible methods for detecting living and dead cells by using various dyes and also chlorophyll fluorescence in vivo. The set of existing techniques for cell staining is based on the fact that living cells are impermeable to dye, whereas the cytoplasm of dead cells accumulates it [1, 2]. Some authors emphasize the fact that fluores- cent dyes are the most sensitive reagents for the study of the state of cells and their organelles [3, 4]. Cytochemical methods can also be applied to the inves- tigation of morphological changes in cell structures, which reflect the pathways and activities of metabolic processes. However, such investigations have been per- formed with a limited set of organisms and using a lim- ited set of methods. When applying routine cytochemi-cal methods to numerous microalgal strains, the results obtained do not frequently coincide with those described in the literature, the latter being usually char- acteristic of the particular organism used for develop- ing the particular technique. Therefore we systemically considered our evidence and the data of other authors concerning the cytochemical staining of microalgal cells belonging to diverse groups. In this way we hoped to select reliable, simple, and quick techniques for the assessment of cell viability and the state of the suspen- sion, instead of such lengthy and laborious procedures as long-term cell growth followed by an electron microscope analysis.","author":[{"dropping-particle":"","family":"Markelova","given":"A. G.","non-dropping-particle":"","parse-names":false,"suffix":""},{"dropping-particle":"","family":"Vladimirova","given":"M. G.","non-dropping-particle":"","parse-names":false,"suffix":""},{"dropping-particle":"","family":"Kuptsova","given":"E. S.","non-dropping-particle":"","parse-names":false,"suffix":""}],"container-title":"Russian Journal of Plant Physiology","id":"ITEM-1","issue":"6","issued":{"date-parts":[["2000"]]},"page":"815-819","title":"A comparison of cytochemical methods for the rapid evaluation of microalgal viability","type":"article-journal","volume":"47"},"uris":["http://www.mendeley.com/documents/?uuid=f358f206-1a88-43c6-9022-4237f3f34b15"]},{"id":"ITEM-2","itemData":{"DOI":"10.1187/cbe.03-06-0027","abstract":"Over the past decade, apoptosis has emerged as an important field of study central to ongoing research in many diverse fields, from developmental biology to cancer research. Apoptosis proceeds by a highly coordinated series of events that includes enzyme activation, DNA fragmentation, and alterations in plasma membrane permeability. The detection of each of these phenotypic changes is accessible to advanced undergraduate cell and molecular biology students. We describe a 4-week laboratory sequence that integrates cell culture, fluorescence microscopy, DNA isolation and analysis, and western blotting (immunoblotting) to follow apoptosis in cultured human cells. Students working in teams chemically induce apoptosis, and harvest, process, and analyze cells, using their data to determine the order of events during apoptosis. We, as instructors, expose the students to an environment closely simulating what they would encounter in an active cell or molecular biology research laboratory by having students coordinate and perform multiple tasks simultaneously and by having them experience experimental design using current literature, data interpretation, and analysis to answer a single question. Students are assessed by examination of laboratory notebooks for completeness of experimental protocols and analysis of results and for completion of an assignment that includes questions pertaining to data interpretation and apoptosis.","author":[{"dropping-particle":"","family":"DiBartolomeis","given":"S. M.","non-dropping-particle":"","parse-names":false,"suffix":""},{"dropping-particle":"","family":"Mone","given":"J. P.","non-dropping-particle":"","parse-names":false,"suffix":""}],"container-title":"Cell Biology Education","id":"ITEM-2","issue":"4","issued":{"date-parts":[["2004"]]},"page":"275-295","title":"Apoptosis: A Four-Week Laboratory Investigation for Advanced Molecular and Cellular Biology Students","type":"article-journal","volume":"2"},"uris":["http://www.mendeley.com/documents/?uuid=b8f214cd-0b47-4176-b9c3-e61b1116a073"]},{"id":"ITEM-3","itemData":{"DOI":"10.1016/j.ecoenv.2014.09.033","ISSN":"10902414","abstract":"Standard algal toxicity tests are used to discern responses of algae to a variety of exposures including pesticides, personal care products and complex mixtures such as runoff and effluents. There are concerns regarding the accuracy, precision and utility of algal viability measures used as endpoints in algal toxicity test protocols. To definitively evaluate six algal viability measures, algae were heat-treated to produce known live:dead cell ratios. Cultures of two prokaryotic algae (Microcystis aeruginosa and Planktothrix agardhii) and a eukaryotic alga (Pseudokirchneriella subcapitata) were boiled for five minutes and mixed after cooling with untreated cultures to produce suspensions of 0%, 25%, 50%, 75% and 100% live algal cells. Optical microscopy was used to assess the viability of algae on a cell-by-cell basis by measuring cell density, uptake of a vital stain (neutral red) and exclusion of a mortal stain (erythrosin b). Aggregate measures of algal cell viability included chlorophyll a concentrations, pheophytin a concentrations and respiration (measured as 2-(p-iodophenyl)-3-(p-nitrophenyl)-5-phenyl tetrazolium formazan absorbance (INT)). Cell densities, erythrosin b stained cells and chlorophyll a concentrations correlated with viable M. aeruginosa, P. agardhii and P. subcapitata cells (R2=0.97-0.78, 0.98-0.85 and 0.99-0.97 respectively). Pheophytin a concentrations and neutral red stained cells did not correlate with viable algae (R2=0.41-0.01 and 0.15-0.03 respectively). For INT formazan absorbance, 50%, 75% and 100% viable algae had greater variances and did not strongly correlate (R2=0.75-0.54). This result was likely confounded by respiration associated with resident bacteria. Three of the six methods provided accurate and precise information regarding the viability of both prokaryotic and eukaryotic algae. These methods also have a relatively low initial expense and can be used widely.","author":[{"dropping-particle":"","family":"Calomeni","given":"Alyssa J.","non-dropping-particle":"","parse-names":false,"suffix":""},{"dropping-particle":"","family":"Rodgers","given":"John H.","non-dropping-particle":"","parse-names":false,"suffix":""}],"container-title":"Ecotoxicology and Environmental Safety","id":"ITEM-3","issued":{"date-parts":[["2015"]]},"page":"192-198","publisher":"Elsevier","title":"Evaluation of the utility of six measures for algal (Microcystis aeruginosa, Planktothrix agardhii and Pseudokirchneriella subcapitata) viability","type":"article-journal","volume":"111"},"uris":["http://www.mendeley.com/documents/?uuid=9315860a-26c1-487b-be15-28ecb64effc9"]}],"mendeley":{"formattedCitation":"(Calomeni and Rodgers, 2015; DiBartolomeis and Mone, 2004; Markelova et al., 2000)","plainTextFormattedCitation":"(Calomeni and Rodgers, 2015; DiBartolomeis and Mone, 2004; Markelova et al., 2000)","previouslyFormattedCitation":"(Calomeni and Rodgers, 2015; DiBartolomeis and Mone, 2004; Markelova et al., 2000)"},"properties":{"noteIndex":0},"schema":"https://github.com/citation-style-language/schema/raw/master/csl-citation.json"}</w:delInstrText>
        </w:r>
        <w:r w:rsidRPr="00DA6FEE" w:rsidDel="00D41BDA">
          <w:rPr>
            <w:rFonts w:ascii="Times New Roman" w:hAnsi="Times New Roman" w:cs="Times New Roman"/>
            <w:color w:val="000000"/>
            <w:lang w:val="en-GB"/>
          </w:rPr>
          <w:fldChar w:fldCharType="separate"/>
        </w:r>
        <w:r w:rsidRPr="00D41BDA" w:rsidDel="00D41BDA">
          <w:rPr>
            <w:rFonts w:ascii="Times New Roman" w:hAnsi="Times New Roman" w:cs="Times New Roman"/>
            <w:noProof/>
            <w:color w:val="000000"/>
            <w:lang w:val="pt-BR"/>
            <w:rPrChange w:id="658" w:author="Samylla Oliveira" w:date="2020-08-03T10:20:00Z">
              <w:rPr>
                <w:rFonts w:ascii="Times New Roman" w:hAnsi="Times New Roman" w:cs="Times New Roman"/>
                <w:noProof/>
                <w:color w:val="000000"/>
                <w:lang w:val="en-GB"/>
              </w:rPr>
            </w:rPrChange>
          </w:rPr>
          <w:delText>(Calomeni and Rodgers, 2015; DiBartolomeis and Mone, 2004; Markelova et al., 2000)</w:delText>
        </w:r>
        <w:r w:rsidRPr="00DA6FEE" w:rsidDel="00D41BDA">
          <w:rPr>
            <w:rFonts w:ascii="Times New Roman" w:hAnsi="Times New Roman" w:cs="Times New Roman"/>
            <w:color w:val="000000"/>
            <w:lang w:val="en-GB"/>
          </w:rPr>
          <w:fldChar w:fldCharType="end"/>
        </w:r>
        <w:r w:rsidRPr="00D41BDA" w:rsidDel="00D41BDA">
          <w:rPr>
            <w:rFonts w:ascii="Times New Roman" w:hAnsi="Times New Roman" w:cs="Times New Roman"/>
            <w:color w:val="000000"/>
            <w:lang w:val="pt-BR"/>
            <w:rPrChange w:id="659" w:author="Samylla Oliveira" w:date="2020-08-03T10:20:00Z">
              <w:rPr>
                <w:rFonts w:ascii="Times New Roman" w:hAnsi="Times New Roman" w:cs="Times New Roman"/>
                <w:color w:val="000000"/>
                <w:lang w:val="en-GB"/>
              </w:rPr>
            </w:rPrChange>
          </w:rPr>
          <w:delText xml:space="preserve">. In a cell with an intact membrane, erythrosine B is not absorbed, maintaining its original appearance. On the other hand, cells with compromised integrity, erythrosine-B penetrates and accumulates in the cytoplasm, producing a pink color easily distinguished under light microscopy </w:delText>
        </w:r>
        <w:r w:rsidRPr="00DA6FEE" w:rsidDel="00D41BDA">
          <w:rPr>
            <w:rFonts w:ascii="Times New Roman" w:hAnsi="Times New Roman" w:cs="Times New Roman"/>
            <w:color w:val="000000"/>
            <w:lang w:val="en-GB"/>
          </w:rPr>
          <w:fldChar w:fldCharType="begin" w:fldLock="1"/>
        </w:r>
        <w:r w:rsidRPr="00D41BDA" w:rsidDel="00D41BDA">
          <w:rPr>
            <w:rFonts w:ascii="Times New Roman" w:hAnsi="Times New Roman" w:cs="Times New Roman"/>
            <w:color w:val="000000"/>
            <w:lang w:val="pt-BR"/>
            <w:rPrChange w:id="660" w:author="Samylla Oliveira" w:date="2020-08-03T10:20:00Z">
              <w:rPr>
                <w:rFonts w:ascii="Times New Roman" w:hAnsi="Times New Roman" w:cs="Times New Roman"/>
                <w:color w:val="000000"/>
                <w:lang w:val="en-GB"/>
              </w:rPr>
            </w:rPrChange>
          </w:rPr>
          <w:delInstrText>ADDIN CSL_CITATION {"citationItems":[{"id":"ITEM-1","itemData":{"DOI":"10.1023/A:1026619514661","ISSN":"10214437","abstract":"The determination of cell viability and the assess- ment of the physiological state of microalgal cultures are essential for the development of technologies for germplasm preservation and for other tasks of practical biotechnology. For example, rapid and reliable assess- ment of cell viability is required for testing various ways of cell-culture maintenance in collections. To pro- vide for culture productivity during large-scale (indus- trial) alga culturing, it is important to promptly notice the loss of cell viability and to understand what pro- cesses are responsible for this loss. Numerous methods currently used to evaluate cell viability employ (1) the rate of cell doubling in a liquid medium, (2) colony growth on an agar-solidified medium, (3) cell photo- synthetic activity, (4) the activities of particular enzymes, (5) the coefficient of cell polarization (a quantification of dispersion and conductivity of the sus- pension), etc. [1–4]. We will compare several rapid and feasible methods for detecting living and dead cells by using various dyes and also chlorophyll fluorescence in vivo. The set of existing techniques for cell staining is based on the fact that living cells are impermeable to dye, whereas the cytoplasm of dead cells accumulates it [1, 2]. Some authors emphasize the fact that fluores- cent dyes are the most sensitive reagents for the study of the state of cells and their organelles [3, 4]. Cytochemical methods can also be applied to the inves- tigation of morphological changes in cell structures, which reflect the pathways and activities of metabolic processes. However, such investigations have been per- formed with a limited set of organisms and using a lim- ited set of methods. When applying routine cytochemi-cal methods to numerous microalgal strains, the results obtained do not frequently coincide with those described in the literature, the latter being usually char- acteristic of the particular organism used</w:delInstrText>
        </w:r>
        <w:r w:rsidRPr="00DA6FEE" w:rsidDel="00D41BDA">
          <w:rPr>
            <w:rFonts w:ascii="Times New Roman" w:hAnsi="Times New Roman" w:cs="Times New Roman"/>
            <w:color w:val="000000"/>
            <w:lang w:val="pt-BR"/>
          </w:rPr>
          <w:delInstrText xml:space="preserve"> for develop- ing the particular technique. Therefore we systemically considered our evidence and the data of other authors concerning the cytochemical staining of microalgal cells belonging to diverse groups. In this way we hoped to select reliable, simple, and quick techniques for the assessment of cell viability and the state of the suspen- sion, instead of such lengthy and laborious procedures as long-term cell growth followed by an electron microscope analysis.","author":[{"dropping-particle":"","family":"Markelova","given":"A. G.","non-dropping-particle":"","parse-names":false,"suffix":""},{"dropping-particle":"","family":"Vladimirova","given":"M. G.","non-dropping-particle":"","parse-names":false,"suffix":""},{"dropping-particle":"","family":"Kuptsova","given":"E. S.","non-dropping-particle":"","parse-names":false,"suffix":""}],"container-title":"Russian Journal of Plant Physiology","id":"ITEM-1","issue":"6","issued":{"date-parts":[["2000"]]},"page":"815-819","title":"A comparison of cytochemical methods for the rapid evaluation of microalgal viability","type":"article-journal","volume":"47"},"uris":["http://www.mendeley.com/documents/?uuid=f358f206-1a88-43c6-9022-4237f3f34b15"]}],"mendeley":{"formattedCitation":"(Markelova et al., 2000)","plainTextFormattedCitation":"(Markelova et al., 2000)","previouslyFormattedCitation":"(Markelova et al., 2000)"},"properties":{"noteIndex":0},"schema":"https://github.com/citation-style-language/schema/raw/master/csl-citation.json"}</w:delInstrText>
        </w:r>
        <w:r w:rsidRPr="00DA6FEE" w:rsidDel="00D41BDA">
          <w:rPr>
            <w:rFonts w:ascii="Times New Roman" w:hAnsi="Times New Roman" w:cs="Times New Roman"/>
            <w:color w:val="000000"/>
            <w:lang w:val="en-GB"/>
          </w:rPr>
          <w:fldChar w:fldCharType="separate"/>
        </w:r>
        <w:r w:rsidRPr="00DA6FEE" w:rsidDel="00D41BDA">
          <w:rPr>
            <w:rFonts w:ascii="Times New Roman" w:hAnsi="Times New Roman" w:cs="Times New Roman"/>
            <w:noProof/>
            <w:color w:val="000000"/>
            <w:lang w:val="pt-BR"/>
          </w:rPr>
          <w:delText>(Markelova et al., 2000)</w:delText>
        </w:r>
        <w:r w:rsidRPr="00DA6FEE" w:rsidDel="00D41BDA">
          <w:rPr>
            <w:rFonts w:ascii="Times New Roman" w:hAnsi="Times New Roman" w:cs="Times New Roman"/>
            <w:color w:val="000000"/>
            <w:lang w:val="en-GB"/>
          </w:rPr>
          <w:fldChar w:fldCharType="end"/>
        </w:r>
        <w:r w:rsidR="004A49F3" w:rsidDel="00D41BDA">
          <w:rPr>
            <w:rFonts w:ascii="Times New Roman" w:hAnsi="Times New Roman" w:cs="Times New Roman"/>
            <w:color w:val="000000"/>
            <w:lang w:val="pt-BR"/>
          </w:rPr>
          <w:delText>.</w:delText>
        </w:r>
      </w:del>
    </w:p>
    <w:p w14:paraId="39661D97" w14:textId="4087DA3C" w:rsidR="00DB7A12" w:rsidRDefault="009135CB" w:rsidP="00657E81">
      <w:pPr>
        <w:rPr>
          <w:ins w:id="661" w:author="Samylla Oliveira" w:date="2020-08-03T10:07:00Z"/>
          <w:rFonts w:ascii="Times New Roman" w:hAnsi="Times New Roman" w:cs="Times New Roman"/>
          <w:b/>
          <w:color w:val="000000"/>
          <w:lang w:val="pt-BR"/>
        </w:rPr>
      </w:pPr>
      <w:r w:rsidRPr="00DA6FEE">
        <w:rPr>
          <w:rFonts w:ascii="Times New Roman" w:hAnsi="Times New Roman" w:cs="Times New Roman"/>
          <w:b/>
          <w:color w:val="000000"/>
          <w:lang w:val="pt-BR"/>
        </w:rPr>
        <w:t>2.</w:t>
      </w:r>
      <w:ins w:id="662" w:author="Samylla Oliveira" w:date="2020-06-01T16:31:00Z">
        <w:r w:rsidR="00082073">
          <w:rPr>
            <w:rFonts w:ascii="Times New Roman" w:hAnsi="Times New Roman" w:cs="Times New Roman"/>
            <w:b/>
            <w:color w:val="000000"/>
            <w:lang w:val="pt-BR"/>
          </w:rPr>
          <w:t>4</w:t>
        </w:r>
      </w:ins>
      <w:del w:id="663" w:author="Samylla Oliveira" w:date="2020-06-01T16:31:00Z">
        <w:r w:rsidRPr="00DA6FEE" w:rsidDel="00082073">
          <w:rPr>
            <w:rFonts w:ascii="Times New Roman" w:hAnsi="Times New Roman" w:cs="Times New Roman"/>
            <w:b/>
            <w:color w:val="000000"/>
            <w:lang w:val="pt-BR"/>
          </w:rPr>
          <w:delText>3</w:delText>
        </w:r>
      </w:del>
      <w:r w:rsidRPr="00DA6FEE">
        <w:rPr>
          <w:rFonts w:ascii="Times New Roman" w:hAnsi="Times New Roman" w:cs="Times New Roman"/>
          <w:b/>
          <w:color w:val="000000"/>
          <w:lang w:val="pt-BR"/>
        </w:rPr>
        <w:t xml:space="preserve"> </w:t>
      </w:r>
      <w:ins w:id="664" w:author="Samylla Oliveira" w:date="2020-08-03T09:43:00Z">
        <w:r w:rsidR="00DB7A12">
          <w:rPr>
            <w:rFonts w:ascii="Times New Roman" w:hAnsi="Times New Roman" w:cs="Times New Roman"/>
            <w:b/>
            <w:color w:val="000000"/>
            <w:lang w:val="pt-BR"/>
          </w:rPr>
          <w:t>Avaliação</w:t>
        </w:r>
      </w:ins>
      <w:ins w:id="665" w:author="Samylla Oliveira" w:date="2020-08-03T10:22:00Z">
        <w:r w:rsidR="00D41BDA">
          <w:rPr>
            <w:rFonts w:ascii="Times New Roman" w:hAnsi="Times New Roman" w:cs="Times New Roman"/>
            <w:b/>
            <w:color w:val="000000"/>
            <w:lang w:val="pt-BR"/>
          </w:rPr>
          <w:t xml:space="preserve"> do número de c</w:t>
        </w:r>
      </w:ins>
      <w:ins w:id="666" w:author="Samylla Oliveira" w:date="2020-08-03T10:23:00Z">
        <w:r w:rsidR="00D41BDA">
          <w:rPr>
            <w:rFonts w:ascii="Times New Roman" w:hAnsi="Times New Roman" w:cs="Times New Roman"/>
            <w:b/>
            <w:color w:val="000000"/>
            <w:lang w:val="pt-BR"/>
          </w:rPr>
          <w:t>élulas por tricoma.</w:t>
        </w:r>
      </w:ins>
      <w:ins w:id="667" w:author="Samylla Oliveira" w:date="2020-08-03T09:43:00Z">
        <w:r w:rsidR="00DB7A12">
          <w:rPr>
            <w:rFonts w:ascii="Times New Roman" w:hAnsi="Times New Roman" w:cs="Times New Roman"/>
            <w:b/>
            <w:color w:val="000000"/>
            <w:lang w:val="pt-BR"/>
          </w:rPr>
          <w:t xml:space="preserve"> </w:t>
        </w:r>
      </w:ins>
    </w:p>
    <w:p w14:paraId="4BFFD54A" w14:textId="31FCD4F0" w:rsidR="00804BE6" w:rsidRDefault="00804BE6" w:rsidP="00657E81">
      <w:pPr>
        <w:rPr>
          <w:ins w:id="668" w:author="Samylla Oliveira" w:date="2020-08-03T10:12:00Z"/>
          <w:rFonts w:ascii="Times New Roman" w:eastAsiaTheme="minorHAnsi" w:hAnsi="Times New Roman" w:cs="Times New Roman"/>
          <w:lang w:val="pt-BR"/>
        </w:rPr>
      </w:pPr>
      <w:ins w:id="669" w:author="Samylla Oliveira" w:date="2020-08-03T10:07:00Z">
        <w:r>
          <w:rPr>
            <w:rFonts w:ascii="Times New Roman" w:eastAsiaTheme="minorHAnsi" w:hAnsi="Times New Roman" w:cs="Times New Roman"/>
            <w:lang w:val="pt-BR"/>
          </w:rPr>
          <w:t>Para a contagem do número de células dos tricomas de</w:t>
        </w:r>
        <w:r w:rsidRPr="00BA6BEF">
          <w:rPr>
            <w:rFonts w:ascii="Times New Roman" w:eastAsiaTheme="minorHAnsi" w:hAnsi="Times New Roman" w:cs="Times New Roman"/>
            <w:lang w:val="pt-BR"/>
          </w:rPr>
          <w:t xml:space="preserve"> organismos filamentosos foram </w:t>
        </w:r>
      </w:ins>
      <w:ins w:id="670" w:author="Samylla Oliveira" w:date="2020-08-03T10:08:00Z">
        <w:r>
          <w:rPr>
            <w:rFonts w:ascii="Times New Roman" w:eastAsiaTheme="minorHAnsi" w:hAnsi="Times New Roman" w:cs="Times New Roman"/>
            <w:lang w:val="pt-BR"/>
          </w:rPr>
          <w:t>quantificados</w:t>
        </w:r>
      </w:ins>
      <w:ins w:id="671" w:author="Samylla Oliveira" w:date="2020-08-03T10:10:00Z">
        <w:r>
          <w:rPr>
            <w:rFonts w:ascii="Times New Roman" w:eastAsiaTheme="minorHAnsi" w:hAnsi="Times New Roman" w:cs="Times New Roman"/>
            <w:lang w:val="pt-BR"/>
          </w:rPr>
          <w:t xml:space="preserve"> com auxílio de um microscópio óptico (</w:t>
        </w:r>
        <w:r w:rsidRPr="00804BE6">
          <w:rPr>
            <w:rFonts w:ascii="Times New Roman" w:eastAsiaTheme="minorHAnsi" w:hAnsi="Times New Roman" w:cs="Times New Roman"/>
            <w:lang w:val="pt-BR"/>
          </w:rPr>
          <w:t xml:space="preserve">Olympus </w:t>
        </w:r>
        <w:proofErr w:type="spellStart"/>
        <w:r w:rsidRPr="00804BE6">
          <w:rPr>
            <w:rFonts w:ascii="Times New Roman" w:eastAsiaTheme="minorHAnsi" w:hAnsi="Times New Roman" w:cs="Times New Roman"/>
            <w:lang w:val="pt-BR"/>
          </w:rPr>
          <w:t>Optical</w:t>
        </w:r>
        <w:proofErr w:type="spellEnd"/>
        <w:r w:rsidRPr="00804BE6">
          <w:rPr>
            <w:rFonts w:ascii="Times New Roman" w:eastAsiaTheme="minorHAnsi" w:hAnsi="Times New Roman" w:cs="Times New Roman"/>
            <w:lang w:val="pt-BR"/>
          </w:rPr>
          <w:t>, Model: Cx-31, USA)</w:t>
        </w:r>
      </w:ins>
      <w:ins w:id="672" w:author="Samylla Oliveira" w:date="2020-08-03T10:07:00Z">
        <w:r w:rsidRPr="00BA6BEF">
          <w:rPr>
            <w:rFonts w:ascii="Times New Roman" w:eastAsiaTheme="minorHAnsi" w:hAnsi="Times New Roman" w:cs="Times New Roman"/>
            <w:lang w:val="pt-BR"/>
          </w:rPr>
          <w:t xml:space="preserve"> trinta filamentos</w:t>
        </w:r>
      </w:ins>
      <w:ins w:id="673" w:author="Samylla Oliveira" w:date="2020-08-03T10:09:00Z">
        <w:r>
          <w:rPr>
            <w:rFonts w:ascii="Times New Roman" w:eastAsiaTheme="minorHAnsi" w:hAnsi="Times New Roman" w:cs="Times New Roman"/>
            <w:lang w:val="pt-BR"/>
          </w:rPr>
          <w:t xml:space="preserve"> selecionadas</w:t>
        </w:r>
      </w:ins>
      <w:ins w:id="674" w:author="Samylla Oliveira" w:date="2020-08-03T10:08:00Z">
        <w:r>
          <w:rPr>
            <w:rFonts w:ascii="Times New Roman" w:eastAsiaTheme="minorHAnsi" w:hAnsi="Times New Roman" w:cs="Times New Roman"/>
            <w:lang w:val="pt-BR"/>
          </w:rPr>
          <w:t xml:space="preserve"> aleatoriamente</w:t>
        </w:r>
      </w:ins>
      <w:ins w:id="675" w:author="Samylla Oliveira" w:date="2020-08-03T10:07:00Z">
        <w:r>
          <w:rPr>
            <w:rFonts w:ascii="Times New Roman" w:eastAsiaTheme="minorHAnsi" w:hAnsi="Times New Roman" w:cs="Times New Roman"/>
            <w:lang w:val="pt-BR"/>
          </w:rPr>
          <w:t xml:space="preserve"> </w:t>
        </w:r>
        <w:r w:rsidRPr="00BA6BEF">
          <w:rPr>
            <w:rFonts w:ascii="Times New Roman" w:eastAsiaTheme="minorHAnsi" w:hAnsi="Times New Roman" w:cs="Times New Roman"/>
            <w:lang w:val="pt-BR"/>
          </w:rPr>
          <w:t>para cada espécie</w:t>
        </w:r>
      </w:ins>
      <w:ins w:id="676" w:author="Samylla Oliveira" w:date="2020-08-03T10:10:00Z">
        <w:r>
          <w:rPr>
            <w:rFonts w:ascii="Times New Roman" w:eastAsiaTheme="minorHAnsi" w:hAnsi="Times New Roman" w:cs="Times New Roman"/>
            <w:lang w:val="pt-BR"/>
          </w:rPr>
          <w:t xml:space="preserve"> selecionada no estudo, conforme metodologia utilizada por </w:t>
        </w:r>
      </w:ins>
      <w:ins w:id="677" w:author="Samylla Oliveira" w:date="2020-08-03T10:12:00Z">
        <w:r>
          <w:rPr>
            <w:rFonts w:ascii="Times New Roman" w:eastAsiaTheme="minorHAnsi" w:hAnsi="Times New Roman" w:cs="Times New Roman"/>
            <w:lang w:val="pt-BR"/>
          </w:rPr>
          <w:t>Clemente et al., 2020</w:t>
        </w:r>
      </w:ins>
      <w:ins w:id="678" w:author="Samylla Oliveira" w:date="2020-08-03T10:10:00Z">
        <w:r>
          <w:rPr>
            <w:rFonts w:ascii="Times New Roman" w:eastAsiaTheme="minorHAnsi" w:hAnsi="Times New Roman" w:cs="Times New Roman"/>
            <w:lang w:val="pt-BR"/>
          </w:rPr>
          <w:t>.</w:t>
        </w:r>
      </w:ins>
    </w:p>
    <w:p w14:paraId="293C7EDF" w14:textId="2F3AA2EC" w:rsidR="00804BE6" w:rsidRPr="00D41BDA" w:rsidRDefault="00D41BDA" w:rsidP="00657E81">
      <w:pPr>
        <w:rPr>
          <w:ins w:id="679" w:author="Samylla Oliveira" w:date="2020-08-03T09:42:00Z"/>
          <w:rFonts w:ascii="Times New Roman" w:eastAsiaTheme="minorHAnsi" w:hAnsi="Times New Roman" w:cs="Times New Roman"/>
          <w:lang w:val="pt-BR"/>
          <w:rPrChange w:id="680" w:author="Samylla Oliveira" w:date="2020-08-03T10:19:00Z">
            <w:rPr>
              <w:ins w:id="681" w:author="Samylla Oliveira" w:date="2020-08-03T09:42:00Z"/>
              <w:rFonts w:ascii="Times New Roman" w:hAnsi="Times New Roman" w:cs="Times New Roman"/>
              <w:b/>
              <w:color w:val="000000"/>
              <w:lang w:val="pt-BR"/>
            </w:rPr>
          </w:rPrChange>
        </w:rPr>
      </w:pPr>
      <w:ins w:id="682" w:author="Samylla Oliveira" w:date="2020-08-03T10:16:00Z">
        <w:r>
          <w:rPr>
            <w:rFonts w:ascii="Times New Roman" w:eastAsiaTheme="minorHAnsi" w:hAnsi="Times New Roman" w:cs="Times New Roman"/>
            <w:lang w:val="pt-BR"/>
          </w:rPr>
          <w:t>Esse procedimento f</w:t>
        </w:r>
      </w:ins>
      <w:ins w:id="683" w:author="Samylla Oliveira" w:date="2020-08-03T10:17:00Z">
        <w:r>
          <w:rPr>
            <w:rFonts w:ascii="Times New Roman" w:eastAsiaTheme="minorHAnsi" w:hAnsi="Times New Roman" w:cs="Times New Roman"/>
            <w:lang w:val="pt-BR"/>
          </w:rPr>
          <w:t xml:space="preserve">oi realizado nas amostras de água bruta, </w:t>
        </w:r>
        <w:proofErr w:type="spellStart"/>
        <w:r>
          <w:rPr>
            <w:rFonts w:ascii="Times New Roman" w:eastAsiaTheme="minorHAnsi" w:hAnsi="Times New Roman" w:cs="Times New Roman"/>
            <w:lang w:val="pt-BR"/>
          </w:rPr>
          <w:t>mesocosmos</w:t>
        </w:r>
        <w:proofErr w:type="spellEnd"/>
        <w:r>
          <w:rPr>
            <w:rFonts w:ascii="Times New Roman" w:eastAsiaTheme="minorHAnsi" w:hAnsi="Times New Roman" w:cs="Times New Roman"/>
            <w:lang w:val="pt-BR"/>
          </w:rPr>
          <w:t xml:space="preserve"> controle e tratamento nas espécies filamentosas</w:t>
        </w:r>
      </w:ins>
      <w:ins w:id="684" w:author="Samylla Oliveira" w:date="2020-08-03T10:18:00Z">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Cylindrospermopsis raciborskii</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Dolichospermum sp.</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Pseudanabaena sp</w:t>
        </w:r>
        <w:r>
          <w:rPr>
            <w:rFonts w:ascii="Times New Roman" w:hAnsi="Times New Roman" w:cs="Times New Roman"/>
            <w:color w:val="000000"/>
            <w:lang w:val="pt-BR"/>
          </w:rPr>
          <w:t>. e</w:t>
        </w:r>
        <w:r w:rsidRPr="00DA6FEE">
          <w:rPr>
            <w:rFonts w:ascii="Times New Roman" w:hAnsi="Times New Roman" w:cs="Times New Roman"/>
            <w:color w:val="000000"/>
            <w:lang w:val="pt-BR"/>
          </w:rPr>
          <w:t xml:space="preserve"> </w:t>
        </w:r>
        <w:r w:rsidRPr="00C35857">
          <w:rPr>
            <w:rFonts w:ascii="Times New Roman" w:hAnsi="Times New Roman" w:cs="Times New Roman"/>
            <w:i/>
            <w:color w:val="000000"/>
            <w:lang w:val="pt-BR"/>
          </w:rPr>
          <w:t>Planktothrix agardhii</w:t>
        </w:r>
        <w:r>
          <w:rPr>
            <w:rFonts w:ascii="Times New Roman" w:hAnsi="Times New Roman" w:cs="Times New Roman"/>
            <w:i/>
            <w:color w:val="000000"/>
            <w:lang w:val="pt-BR"/>
          </w:rPr>
          <w:t xml:space="preserve">, </w:t>
        </w:r>
        <w:r w:rsidRPr="00D41BDA">
          <w:rPr>
            <w:rFonts w:ascii="Times New Roman" w:hAnsi="Times New Roman" w:cs="Times New Roman"/>
            <w:color w:val="000000"/>
            <w:lang w:val="pt-BR"/>
            <w:rPrChange w:id="685" w:author="Samylla Oliveira" w:date="2020-08-03T10:19:00Z">
              <w:rPr>
                <w:rFonts w:ascii="Times New Roman" w:hAnsi="Times New Roman" w:cs="Times New Roman"/>
                <w:i/>
                <w:color w:val="000000"/>
                <w:lang w:val="pt-BR"/>
              </w:rPr>
            </w:rPrChange>
          </w:rPr>
          <w:t>totalizando em torno de 5000 contagens realizadas.</w:t>
        </w:r>
      </w:ins>
    </w:p>
    <w:p w14:paraId="3536AFBA" w14:textId="77777777" w:rsidR="00634AB5" w:rsidRDefault="00DB7A12" w:rsidP="00657E81">
      <w:pPr>
        <w:rPr>
          <w:ins w:id="686" w:author="Samylla Oliveira" w:date="2020-08-03T10:23:00Z"/>
          <w:rFonts w:ascii="Times New Roman" w:hAnsi="Times New Roman" w:cs="Times New Roman"/>
          <w:b/>
          <w:color w:val="000000"/>
          <w:lang w:val="pt-BR"/>
        </w:rPr>
      </w:pPr>
      <w:ins w:id="687" w:author="Samylla Oliveira" w:date="2020-08-03T09:42:00Z">
        <w:r>
          <w:rPr>
            <w:rFonts w:ascii="Times New Roman" w:hAnsi="Times New Roman" w:cs="Times New Roman"/>
            <w:b/>
            <w:color w:val="000000"/>
            <w:lang w:val="pt-BR"/>
          </w:rPr>
          <w:t xml:space="preserve">2.5 </w:t>
        </w:r>
      </w:ins>
      <w:ins w:id="688" w:author="Jose Capelo Neto" w:date="2020-05-09T16:31:00Z">
        <w:r w:rsidR="006547C8">
          <w:rPr>
            <w:rFonts w:ascii="Times New Roman" w:hAnsi="Times New Roman" w:cs="Times New Roman"/>
            <w:b/>
            <w:color w:val="000000"/>
            <w:lang w:val="pt-BR"/>
          </w:rPr>
          <w:t>Análise estat</w:t>
        </w:r>
      </w:ins>
      <w:ins w:id="689" w:author="Jose Capelo Neto" w:date="2020-05-09T16:32:00Z">
        <w:r w:rsidR="006547C8">
          <w:rPr>
            <w:rFonts w:ascii="Times New Roman" w:hAnsi="Times New Roman" w:cs="Times New Roman"/>
            <w:b/>
            <w:color w:val="000000"/>
            <w:lang w:val="pt-BR"/>
          </w:rPr>
          <w:t>ística</w:t>
        </w:r>
      </w:ins>
    </w:p>
    <w:p w14:paraId="7BFBC8AD" w14:textId="3D681B3C" w:rsidR="00657E81" w:rsidRPr="00DA6FEE" w:rsidRDefault="00634AB5" w:rsidP="00657E81">
      <w:pPr>
        <w:rPr>
          <w:rFonts w:ascii="Times New Roman" w:hAnsi="Times New Roman" w:cs="Times New Roman"/>
          <w:b/>
          <w:color w:val="000000"/>
          <w:lang w:val="pt-BR"/>
        </w:rPr>
      </w:pPr>
      <w:ins w:id="690" w:author="Samylla Oliveira" w:date="2020-08-03T10:23:00Z">
        <w:r>
          <w:rPr>
            <w:rFonts w:ascii="Times New Roman" w:hAnsi="Times New Roman" w:cs="Times New Roman"/>
            <w:b/>
            <w:color w:val="000000"/>
            <w:lang w:val="pt-BR"/>
          </w:rPr>
          <w:t>2.5.1 Análise estatística</w:t>
        </w:r>
        <w:r w:rsidRPr="00DA6FEE" w:rsidDel="006547C8">
          <w:rPr>
            <w:rFonts w:ascii="Times New Roman" w:hAnsi="Times New Roman" w:cs="Times New Roman"/>
            <w:b/>
            <w:color w:val="000000"/>
            <w:lang w:val="pt-BR"/>
          </w:rPr>
          <w:t xml:space="preserve"> </w:t>
        </w:r>
        <w:r>
          <w:rPr>
            <w:rFonts w:ascii="Times New Roman" w:hAnsi="Times New Roman" w:cs="Times New Roman"/>
            <w:b/>
            <w:color w:val="000000"/>
            <w:lang w:val="pt-BR"/>
          </w:rPr>
          <w:t>das an</w:t>
        </w:r>
      </w:ins>
      <w:ins w:id="691" w:author="Samylla Oliveira" w:date="2020-08-03T10:24:00Z">
        <w:r>
          <w:rPr>
            <w:rFonts w:ascii="Times New Roman" w:hAnsi="Times New Roman" w:cs="Times New Roman"/>
            <w:b/>
            <w:color w:val="000000"/>
            <w:lang w:val="pt-BR"/>
          </w:rPr>
          <w:t>álises de integridade celular de algas e cianobactérias</w:t>
        </w:r>
      </w:ins>
      <w:del w:id="692" w:author="Jose Capelo Neto" w:date="2020-05-09T16:32:00Z">
        <w:r w:rsidR="009135CB" w:rsidRPr="00DA6FEE" w:rsidDel="006547C8">
          <w:rPr>
            <w:rFonts w:ascii="Times New Roman" w:hAnsi="Times New Roman" w:cs="Times New Roman"/>
            <w:b/>
            <w:color w:val="000000"/>
            <w:lang w:val="pt-BR"/>
          </w:rPr>
          <w:delText>Statistical analyses</w:delText>
        </w:r>
      </w:del>
    </w:p>
    <w:p w14:paraId="054E9E6B" w14:textId="0620D6B5" w:rsidR="00657E81" w:rsidRPr="00DA6FEE" w:rsidDel="00634AB5" w:rsidRDefault="00F47556">
      <w:pPr>
        <w:rPr>
          <w:del w:id="693" w:author="Samylla Oliveira" w:date="2020-08-03T10:24:00Z"/>
          <w:rFonts w:ascii="Times New Roman" w:hAnsi="Times New Roman" w:cs="Times New Roman"/>
          <w:lang w:val="pt-BR"/>
        </w:rPr>
        <w:pPrChange w:id="694" w:author="Jose Capelo Neto" w:date="2020-05-09T15:27:00Z">
          <w:pPr>
            <w:ind w:firstLine="1134"/>
          </w:pPr>
        </w:pPrChange>
      </w:pPr>
      <w:r w:rsidRPr="00DA6FEE">
        <w:rPr>
          <w:rFonts w:ascii="Times New Roman" w:hAnsi="Times New Roman" w:cs="Times New Roman"/>
          <w:lang w:val="pt-BR"/>
        </w:rPr>
        <w:t>A</w:t>
      </w:r>
      <w:r w:rsidR="00657E81" w:rsidRPr="00DA6FEE">
        <w:rPr>
          <w:rFonts w:ascii="Times New Roman" w:hAnsi="Times New Roman" w:cs="Times New Roman"/>
          <w:lang w:val="pt-BR"/>
        </w:rPr>
        <w:t xml:space="preserve">s </w:t>
      </w:r>
      <w:r w:rsidR="006C267C" w:rsidRPr="00DA6FEE">
        <w:rPr>
          <w:rFonts w:ascii="Times New Roman" w:hAnsi="Times New Roman" w:cs="Times New Roman"/>
          <w:lang w:val="pt-BR"/>
        </w:rPr>
        <w:t xml:space="preserve">análises </w:t>
      </w:r>
      <w:ins w:id="695" w:author="Jose Capelo Neto" w:date="2020-05-09T15:27:00Z">
        <w:r w:rsidR="000B1CE8">
          <w:rPr>
            <w:rFonts w:ascii="Times New Roman" w:hAnsi="Times New Roman" w:cs="Times New Roman"/>
            <w:lang w:val="pt-BR"/>
          </w:rPr>
          <w:t xml:space="preserve">estatísticas </w:t>
        </w:r>
      </w:ins>
      <w:r w:rsidR="006C267C" w:rsidRPr="00DA6FEE">
        <w:rPr>
          <w:rFonts w:ascii="Times New Roman" w:hAnsi="Times New Roman" w:cs="Times New Roman"/>
          <w:lang w:val="pt-BR"/>
        </w:rPr>
        <w:t>dos dados</w:t>
      </w:r>
      <w:r w:rsidRPr="00DA6FEE">
        <w:rPr>
          <w:rFonts w:ascii="Times New Roman" w:hAnsi="Times New Roman" w:cs="Times New Roman"/>
          <w:lang w:val="pt-BR"/>
        </w:rPr>
        <w:t xml:space="preserve"> realizadas buscaram elucidar algumas questões</w:t>
      </w:r>
      <w:r w:rsidR="004A49F3">
        <w:rPr>
          <w:rFonts w:ascii="Times New Roman" w:hAnsi="Times New Roman" w:cs="Times New Roman"/>
          <w:lang w:val="pt-BR"/>
        </w:rPr>
        <w:t>, conforme apresentadas a seguir</w:t>
      </w:r>
      <w:r w:rsidR="006C267C" w:rsidRPr="00DA6FEE">
        <w:rPr>
          <w:rFonts w:ascii="Times New Roman" w:hAnsi="Times New Roman" w:cs="Times New Roman"/>
          <w:lang w:val="pt-BR"/>
        </w:rPr>
        <w:t>:</w:t>
      </w:r>
    </w:p>
    <w:p w14:paraId="52A6E16A" w14:textId="786622E0" w:rsidR="00657E81" w:rsidRPr="00634AB5" w:rsidDel="00634AB5" w:rsidRDefault="00657E81">
      <w:pPr>
        <w:spacing w:after="0"/>
        <w:rPr>
          <w:moveFrom w:id="696" w:author="Samylla Oliveira" w:date="2020-08-03T10:24:00Z"/>
          <w:rFonts w:ascii="Times New Roman" w:hAnsi="Times New Roman" w:cs="Times New Roman"/>
          <w:lang w:val="pt-BR"/>
          <w:rPrChange w:id="697" w:author="Samylla Oliveira" w:date="2020-08-03T10:24:00Z">
            <w:rPr>
              <w:moveFrom w:id="698" w:author="Samylla Oliveira" w:date="2020-08-03T10:24:00Z"/>
              <w:rFonts w:ascii="Times New Roman" w:hAnsi="Times New Roman" w:cs="Times New Roman"/>
              <w:color w:val="FF0000"/>
              <w:lang w:val="pt-BR"/>
            </w:rPr>
          </w:rPrChange>
        </w:rPr>
        <w:pPrChange w:id="699" w:author="Samylla Oliveira" w:date="2020-08-03T10:24:00Z">
          <w:pPr>
            <w:pStyle w:val="PargrafodaLista"/>
            <w:numPr>
              <w:numId w:val="5"/>
            </w:numPr>
            <w:spacing w:after="0"/>
            <w:ind w:left="1418" w:hanging="141"/>
          </w:pPr>
        </w:pPrChange>
      </w:pPr>
      <w:moveFromRangeStart w:id="700" w:author="Samylla Oliveira" w:date="2020-08-03T10:24:00Z" w:name="move47342700"/>
      <w:moveFrom w:id="701" w:author="Samylla Oliveira" w:date="2020-08-03T10:24:00Z">
        <w:r w:rsidRPr="00634AB5" w:rsidDel="00634AB5">
          <w:rPr>
            <w:rFonts w:ascii="Times New Roman" w:hAnsi="Times New Roman" w:cs="Times New Roman"/>
            <w:lang w:val="pt-BR"/>
            <w:rPrChange w:id="702" w:author="Samylla Oliveira" w:date="2020-08-03T10:24:00Z">
              <w:rPr>
                <w:lang w:val="pt-BR"/>
              </w:rPr>
            </w:rPrChange>
          </w:rPr>
          <w:t>Houve um maior impacto na integridade celular das cianobactérias que das algas ao longo do tempo de tratamento?</w:t>
        </w:r>
      </w:moveFrom>
    </w:p>
    <w:moveFromRangeEnd w:id="700"/>
    <w:p w14:paraId="31F6B750" w14:textId="77777777" w:rsidR="00DE36E1" w:rsidRPr="006547C8" w:rsidRDefault="00DE36E1">
      <w:pPr>
        <w:rPr>
          <w:lang w:val="pt-BR"/>
        </w:rPr>
        <w:pPrChange w:id="703" w:author="Samylla Oliveira" w:date="2020-08-03T10:24:00Z">
          <w:pPr>
            <w:pStyle w:val="PargrafodaLista"/>
            <w:spacing w:after="0"/>
            <w:ind w:left="1418"/>
          </w:pPr>
        </w:pPrChange>
      </w:pPr>
    </w:p>
    <w:p w14:paraId="67227633" w14:textId="77777777" w:rsidR="00657E81" w:rsidRPr="00DA6FEE" w:rsidDel="006547C8" w:rsidRDefault="00657E81" w:rsidP="00657E81">
      <w:pPr>
        <w:pStyle w:val="PargrafodaLista"/>
        <w:numPr>
          <w:ilvl w:val="0"/>
          <w:numId w:val="5"/>
        </w:numPr>
        <w:spacing w:after="0"/>
        <w:ind w:left="1418" w:hanging="141"/>
        <w:rPr>
          <w:del w:id="704" w:author="Jose Capelo Neto" w:date="2020-05-09T16:30:00Z"/>
          <w:rFonts w:ascii="Times New Roman" w:hAnsi="Times New Roman" w:cs="Times New Roman"/>
          <w:lang w:val="pt-BR"/>
        </w:rPr>
      </w:pPr>
      <w:r w:rsidRPr="00DA6FEE">
        <w:rPr>
          <w:rFonts w:ascii="Times New Roman" w:hAnsi="Times New Roman" w:cs="Times New Roman"/>
          <w:lang w:val="pt-BR"/>
        </w:rPr>
        <w:t>O isolamento por si só diminui a chance de células íntegras de em relação a água bruta?</w:t>
      </w:r>
    </w:p>
    <w:p w14:paraId="301D6270" w14:textId="77777777" w:rsidR="00657E81" w:rsidRPr="006547C8" w:rsidRDefault="00657E81">
      <w:pPr>
        <w:pStyle w:val="PargrafodaLista"/>
        <w:numPr>
          <w:ilvl w:val="0"/>
          <w:numId w:val="5"/>
        </w:numPr>
        <w:spacing w:after="0"/>
        <w:ind w:left="1418" w:hanging="141"/>
        <w:rPr>
          <w:rFonts w:ascii="Times New Roman" w:hAnsi="Times New Roman" w:cs="Times New Roman"/>
          <w:lang w:val="pt-BR"/>
          <w:rPrChange w:id="705" w:author="Jose Capelo Neto" w:date="2020-05-09T16:30:00Z">
            <w:rPr>
              <w:lang w:val="pt-BR"/>
            </w:rPr>
          </w:rPrChange>
        </w:rPr>
        <w:pPrChange w:id="706" w:author="Jose Capelo Neto" w:date="2020-05-09T16:30:00Z">
          <w:pPr>
            <w:pStyle w:val="PargrafodaLista"/>
            <w:ind w:left="1418"/>
          </w:pPr>
        </w:pPrChange>
      </w:pPr>
    </w:p>
    <w:p w14:paraId="4B88DA02" w14:textId="0154D720" w:rsidR="00657E81" w:rsidDel="00634AB5" w:rsidRDefault="00657E81">
      <w:pPr>
        <w:pStyle w:val="PargrafodaLista"/>
        <w:numPr>
          <w:ilvl w:val="0"/>
          <w:numId w:val="5"/>
        </w:numPr>
        <w:spacing w:after="0"/>
        <w:ind w:left="1418" w:hanging="141"/>
        <w:rPr>
          <w:del w:id="707" w:author="Jose Capelo Neto" w:date="2020-05-09T16:30:00Z"/>
          <w:rFonts w:ascii="Times New Roman" w:hAnsi="Times New Roman" w:cs="Times New Roman"/>
          <w:lang w:val="pt-BR"/>
        </w:rPr>
        <w:pPrChange w:id="708" w:author="Jose Capelo Neto" w:date="2020-05-09T16:30:00Z">
          <w:pPr>
            <w:ind w:firstLine="1134"/>
          </w:pPr>
        </w:pPrChange>
      </w:pPr>
      <w:r w:rsidRPr="00DA6FEE">
        <w:rPr>
          <w:rFonts w:ascii="Times New Roman" w:hAnsi="Times New Roman" w:cs="Times New Roman"/>
          <w:lang w:val="pt-BR"/>
        </w:rPr>
        <w:t xml:space="preserve">O fotocatálise diminui as chances de células íntegras em relação ao controle? </w:t>
      </w:r>
    </w:p>
    <w:p w14:paraId="2ECDA1E5" w14:textId="77777777" w:rsidR="00634AB5" w:rsidRPr="00DA6FEE" w:rsidRDefault="00634AB5" w:rsidP="00F47556">
      <w:pPr>
        <w:pStyle w:val="PargrafodaLista"/>
        <w:numPr>
          <w:ilvl w:val="0"/>
          <w:numId w:val="5"/>
        </w:numPr>
        <w:spacing w:after="0"/>
        <w:ind w:left="1418" w:hanging="141"/>
        <w:rPr>
          <w:ins w:id="709" w:author="Samylla Oliveira" w:date="2020-08-03T10:24:00Z"/>
          <w:rFonts w:ascii="Times New Roman" w:hAnsi="Times New Roman" w:cs="Times New Roman"/>
          <w:lang w:val="pt-BR"/>
        </w:rPr>
      </w:pPr>
    </w:p>
    <w:p w14:paraId="086003E9" w14:textId="0C81B7CC" w:rsidR="00DE36E1" w:rsidRPr="006547C8" w:rsidRDefault="00634AB5">
      <w:pPr>
        <w:pStyle w:val="PargrafodaLista"/>
        <w:numPr>
          <w:ilvl w:val="0"/>
          <w:numId w:val="5"/>
        </w:numPr>
        <w:spacing w:after="0"/>
        <w:ind w:left="1418" w:hanging="141"/>
        <w:rPr>
          <w:rFonts w:ascii="Times New Roman" w:hAnsi="Times New Roman" w:cs="Times New Roman"/>
          <w:lang w:val="pt-BR"/>
          <w:rPrChange w:id="710" w:author="Jose Capelo Neto" w:date="2020-05-09T16:30:00Z">
            <w:rPr>
              <w:lang w:val="pt-BR"/>
            </w:rPr>
          </w:rPrChange>
        </w:rPr>
        <w:pPrChange w:id="711" w:author="Jose Capelo Neto" w:date="2020-05-09T16:30:00Z">
          <w:pPr>
            <w:ind w:firstLine="1134"/>
          </w:pPr>
        </w:pPrChange>
      </w:pPr>
      <w:moveToRangeStart w:id="712" w:author="Samylla Oliveira" w:date="2020-08-03T10:24:00Z" w:name="move47342700"/>
      <w:moveTo w:id="713" w:author="Samylla Oliveira" w:date="2020-08-03T10:24:00Z">
        <w:r w:rsidRPr="00DA6FEE">
          <w:rPr>
            <w:rFonts w:ascii="Times New Roman" w:hAnsi="Times New Roman" w:cs="Times New Roman"/>
            <w:lang w:val="pt-BR"/>
          </w:rPr>
          <w:t>Houve um maior impacto na integridade celular das cianobactérias que das algas ao longo do tempo de tratamento?</w:t>
        </w:r>
      </w:moveTo>
      <w:moveToRangeEnd w:id="712"/>
    </w:p>
    <w:p w14:paraId="5C206E25" w14:textId="6ECF1B02" w:rsidR="00657E81" w:rsidRPr="00DA6FEE" w:rsidRDefault="00C9219C">
      <w:pPr>
        <w:rPr>
          <w:rFonts w:ascii="Times New Roman" w:hAnsi="Times New Roman" w:cs="Times New Roman"/>
          <w:lang w:val="pt-BR"/>
        </w:rPr>
        <w:pPrChange w:id="714" w:author="Jose Capelo Neto" w:date="2020-05-09T15:49:00Z">
          <w:pPr>
            <w:ind w:firstLine="1134"/>
          </w:pPr>
        </w:pPrChange>
      </w:pPr>
      <w:ins w:id="715" w:author="Jose Capelo Neto" w:date="2020-05-09T15:49:00Z">
        <w:r>
          <w:rPr>
            <w:rFonts w:ascii="Times New Roman" w:hAnsi="Times New Roman" w:cs="Times New Roman"/>
            <w:lang w:val="pt-BR"/>
          </w:rPr>
          <w:lastRenderedPageBreak/>
          <w:t>P</w:t>
        </w:r>
      </w:ins>
      <w:del w:id="716" w:author="Jose Capelo Neto" w:date="2020-05-09T15:49:00Z">
        <w:r w:rsidR="00657E81" w:rsidRPr="00DA6FEE" w:rsidDel="00C9219C">
          <w:rPr>
            <w:rFonts w:ascii="Times New Roman" w:hAnsi="Times New Roman" w:cs="Times New Roman"/>
            <w:lang w:val="pt-BR"/>
          </w:rPr>
          <w:delText>Sendo assim, p</w:delText>
        </w:r>
      </w:del>
      <w:r w:rsidR="00657E81" w:rsidRPr="00DA6FEE">
        <w:rPr>
          <w:rFonts w:ascii="Times New Roman" w:hAnsi="Times New Roman" w:cs="Times New Roman"/>
          <w:lang w:val="pt-BR"/>
        </w:rPr>
        <w:t xml:space="preserve">ara responder </w:t>
      </w:r>
      <w:ins w:id="717" w:author="Jose Capelo Neto" w:date="2020-05-09T15:49:00Z">
        <w:r>
          <w:rPr>
            <w:rFonts w:ascii="Times New Roman" w:hAnsi="Times New Roman" w:cs="Times New Roman"/>
            <w:lang w:val="pt-BR"/>
          </w:rPr>
          <w:t xml:space="preserve">a </w:t>
        </w:r>
      </w:ins>
      <w:r w:rsidR="00657E81" w:rsidRPr="00DA6FEE">
        <w:rPr>
          <w:rFonts w:ascii="Times New Roman" w:hAnsi="Times New Roman" w:cs="Times New Roman"/>
          <w:lang w:val="pt-BR"/>
        </w:rPr>
        <w:t xml:space="preserve">esses questionamentos </w:t>
      </w:r>
      <w:r w:rsidR="00736832">
        <w:rPr>
          <w:rFonts w:ascii="Times New Roman" w:hAnsi="Times New Roman" w:cs="Times New Roman"/>
          <w:lang w:val="pt-BR"/>
        </w:rPr>
        <w:t>o</w:t>
      </w:r>
      <w:r w:rsidR="00657E81" w:rsidRPr="00DA6FEE">
        <w:rPr>
          <w:rFonts w:ascii="Times New Roman" w:hAnsi="Times New Roman" w:cs="Times New Roman"/>
          <w:lang w:val="pt-BR"/>
        </w:rPr>
        <w:t xml:space="preserve"> procedimento</w:t>
      </w:r>
      <w:del w:id="718" w:author="Jose Capelo Neto" w:date="2020-05-11T15:08:00Z">
        <w:r w:rsidR="00657E81" w:rsidRPr="00DA6FEE" w:rsidDel="00736832">
          <w:rPr>
            <w:rFonts w:ascii="Times New Roman" w:hAnsi="Times New Roman" w:cs="Times New Roman"/>
            <w:lang w:val="pt-BR"/>
          </w:rPr>
          <w:delText>s</w:delText>
        </w:r>
      </w:del>
      <w:r w:rsidR="00657E81" w:rsidRPr="00DA6FEE">
        <w:rPr>
          <w:rFonts w:ascii="Times New Roman" w:hAnsi="Times New Roman" w:cs="Times New Roman"/>
          <w:lang w:val="pt-BR"/>
        </w:rPr>
        <w:t xml:space="preserve"> </w:t>
      </w:r>
      <w:del w:id="719" w:author="Jose Capelo Neto" w:date="2020-05-11T15:08:00Z">
        <w:r w:rsidR="00657E81" w:rsidRPr="00DA6FEE" w:rsidDel="00736832">
          <w:rPr>
            <w:rFonts w:ascii="Times New Roman" w:hAnsi="Times New Roman" w:cs="Times New Roman"/>
            <w:lang w:val="pt-BR"/>
          </w:rPr>
          <w:delText xml:space="preserve">da </w:delText>
        </w:r>
      </w:del>
      <w:ins w:id="720" w:author="Jose Capelo Neto" w:date="2020-05-11T15:08:00Z">
        <w:r w:rsidR="00736832">
          <w:rPr>
            <w:rFonts w:ascii="Times New Roman" w:hAnsi="Times New Roman" w:cs="Times New Roman"/>
            <w:lang w:val="pt-BR"/>
          </w:rPr>
          <w:t>apresentado na</w:t>
        </w:r>
        <w:r w:rsidR="00736832" w:rsidRPr="00DA6FEE">
          <w:rPr>
            <w:rFonts w:ascii="Times New Roman" w:hAnsi="Times New Roman" w:cs="Times New Roman"/>
            <w:lang w:val="pt-BR"/>
          </w:rPr>
          <w:t xml:space="preserve"> </w:t>
        </w:r>
      </w:ins>
      <w:r w:rsidR="00657E81" w:rsidRPr="00DA6FEE">
        <w:rPr>
          <w:rFonts w:ascii="Times New Roman" w:hAnsi="Times New Roman" w:cs="Times New Roman"/>
          <w:lang w:val="pt-BR"/>
        </w:rPr>
        <w:t xml:space="preserve">figura </w:t>
      </w:r>
      <w:ins w:id="721" w:author="Jose Capelo Neto" w:date="2020-05-11T16:06:00Z">
        <w:r w:rsidR="00770149">
          <w:rPr>
            <w:rFonts w:ascii="Times New Roman" w:hAnsi="Times New Roman" w:cs="Times New Roman"/>
            <w:lang w:val="pt-BR"/>
          </w:rPr>
          <w:t>4</w:t>
        </w:r>
      </w:ins>
      <w:ins w:id="722" w:author="Jose Capelo Neto" w:date="2020-05-11T15:08:00Z">
        <w:r w:rsidR="00736832">
          <w:rPr>
            <w:rFonts w:ascii="Times New Roman" w:hAnsi="Times New Roman" w:cs="Times New Roman"/>
            <w:lang w:val="pt-BR"/>
          </w:rPr>
          <w:t xml:space="preserve"> </w:t>
        </w:r>
      </w:ins>
      <w:del w:id="723" w:author="Jose Capelo Neto" w:date="2020-05-11T15:08:00Z">
        <w:r w:rsidR="00DE36E1" w:rsidDel="00736832">
          <w:rPr>
            <w:rFonts w:ascii="Times New Roman" w:hAnsi="Times New Roman" w:cs="Times New Roman"/>
            <w:lang w:val="pt-BR"/>
          </w:rPr>
          <w:delText>4</w:delText>
        </w:r>
      </w:del>
      <w:del w:id="724" w:author="Jose Capelo Neto" w:date="2020-05-11T15:57:00Z">
        <w:r w:rsidR="00657E81" w:rsidRPr="00DA6FEE" w:rsidDel="00770149">
          <w:rPr>
            <w:rFonts w:ascii="Times New Roman" w:hAnsi="Times New Roman" w:cs="Times New Roman"/>
            <w:lang w:val="pt-BR"/>
          </w:rPr>
          <w:delText xml:space="preserve"> </w:delText>
        </w:r>
      </w:del>
      <w:r w:rsidR="00657E81" w:rsidRPr="00DA6FEE">
        <w:rPr>
          <w:rFonts w:ascii="Times New Roman" w:hAnsi="Times New Roman" w:cs="Times New Roman"/>
          <w:lang w:val="pt-BR"/>
        </w:rPr>
        <w:t>foi realizada utilizando o</w:t>
      </w:r>
      <w:ins w:id="725" w:author="Jose Capelo Neto" w:date="2020-05-11T15:08:00Z">
        <w:r w:rsidR="00736832">
          <w:rPr>
            <w:rFonts w:ascii="Times New Roman" w:hAnsi="Times New Roman" w:cs="Times New Roman"/>
            <w:lang w:val="pt-BR"/>
          </w:rPr>
          <w:t xml:space="preserve"> software</w:t>
        </w:r>
      </w:ins>
      <w:r w:rsidR="00657E81" w:rsidRPr="00DA6FEE">
        <w:rPr>
          <w:rFonts w:ascii="Times New Roman" w:hAnsi="Times New Roman" w:cs="Times New Roman"/>
          <w:lang w:val="pt-BR"/>
        </w:rPr>
        <w:t xml:space="preserve"> RStudio</w:t>
      </w:r>
      <w:ins w:id="726" w:author="Jose Capelo Neto" w:date="2020-05-11T15:08:00Z">
        <w:r w:rsidR="00736832">
          <w:rPr>
            <w:rFonts w:ascii="Times New Roman" w:hAnsi="Times New Roman" w:cs="Times New Roman"/>
            <w:lang w:val="pt-BR"/>
          </w:rPr>
          <w:t>,</w:t>
        </w:r>
      </w:ins>
      <w:del w:id="727" w:author="Jose Capelo Neto" w:date="2020-05-11T15:08:00Z">
        <w:r w:rsidR="00657E81" w:rsidRPr="00DA6FEE" w:rsidDel="00736832">
          <w:rPr>
            <w:rFonts w:ascii="Times New Roman" w:hAnsi="Times New Roman" w:cs="Times New Roman"/>
            <w:lang w:val="pt-BR"/>
          </w:rPr>
          <w:delText xml:space="preserve"> e</w:delText>
        </w:r>
      </w:del>
      <w:r w:rsidR="00657E81" w:rsidRPr="00DA6FEE">
        <w:rPr>
          <w:rFonts w:ascii="Times New Roman" w:hAnsi="Times New Roman" w:cs="Times New Roman"/>
          <w:lang w:val="pt-BR"/>
        </w:rPr>
        <w:t xml:space="preserve"> assumido um nível de significância de 5%</w:t>
      </w:r>
      <w:ins w:id="728" w:author="Jose Capelo Neto" w:date="2020-05-11T15:57:00Z">
        <w:r w:rsidR="00770149">
          <w:rPr>
            <w:rFonts w:ascii="Times New Roman" w:hAnsi="Times New Roman" w:cs="Times New Roman"/>
            <w:lang w:val="pt-BR"/>
          </w:rPr>
          <w:t>.</w:t>
        </w:r>
      </w:ins>
      <w:ins w:id="729" w:author="Jose Capelo Neto" w:date="2020-05-11T16:07:00Z">
        <w:r w:rsidR="00C13515">
          <w:rPr>
            <w:rFonts w:ascii="Times New Roman" w:hAnsi="Times New Roman" w:cs="Times New Roman"/>
            <w:lang w:val="pt-BR"/>
          </w:rPr>
          <w:t xml:space="preserve"> </w:t>
        </w:r>
        <w:r w:rsidR="00C13515" w:rsidRPr="00DA6FEE">
          <w:rPr>
            <w:rFonts w:ascii="Times New Roman" w:hAnsi="Times New Roman" w:cs="Times New Roman"/>
            <w:lang w:val="pt-BR"/>
          </w:rPr>
          <w:t xml:space="preserve">Considerou-se como variável resposta categórica e dicotômica </w:t>
        </w:r>
        <w:r w:rsidR="00C13515" w:rsidRPr="00DA6FEE">
          <w:rPr>
            <w:rFonts w:ascii="Times New Roman" w:hAnsi="Times New Roman" w:cs="Times New Roman"/>
            <w:b/>
            <w:i/>
            <w:lang w:val="pt-BR"/>
          </w:rPr>
          <w:t>Integridade Celular</w:t>
        </w:r>
        <w:r w:rsidR="00C13515" w:rsidRPr="00DA6FEE">
          <w:rPr>
            <w:rFonts w:ascii="Times New Roman" w:hAnsi="Times New Roman" w:cs="Times New Roman"/>
            <w:lang w:val="pt-BR"/>
          </w:rPr>
          <w:t xml:space="preserve"> (“célula íntegra” ou “célula não íntegra”) e como variáveis independentes categóricas </w:t>
        </w:r>
        <w:r w:rsidR="00C13515">
          <w:rPr>
            <w:rFonts w:ascii="Times New Roman" w:hAnsi="Times New Roman" w:cs="Times New Roman"/>
            <w:b/>
            <w:i/>
            <w:lang w:val="pt-BR"/>
          </w:rPr>
          <w:t>Filo</w:t>
        </w:r>
        <w:r w:rsidR="00C13515" w:rsidRPr="00DA6FEE">
          <w:rPr>
            <w:rFonts w:ascii="Times New Roman" w:hAnsi="Times New Roman" w:cs="Times New Roman"/>
            <w:lang w:val="pt-BR"/>
          </w:rPr>
          <w:t xml:space="preserve"> (Algas ou cianobactérias) e </w:t>
        </w:r>
        <w:r w:rsidR="00C13515">
          <w:rPr>
            <w:rFonts w:ascii="Times New Roman" w:hAnsi="Times New Roman" w:cs="Times New Roman"/>
            <w:b/>
            <w:i/>
            <w:lang w:val="pt-BR"/>
          </w:rPr>
          <w:t>Amostra</w:t>
        </w:r>
        <w:r w:rsidR="00C13515" w:rsidRPr="00DA6FEE">
          <w:rPr>
            <w:rFonts w:ascii="Times New Roman" w:hAnsi="Times New Roman" w:cs="Times New Roman"/>
            <w:lang w:val="pt-BR"/>
          </w:rPr>
          <w:t xml:space="preserve"> (Água bruta, Controle ou Fotocatálise). Em todos os tempos analisados</w:t>
        </w:r>
        <w:r w:rsidR="00C13515">
          <w:rPr>
            <w:rFonts w:ascii="Times New Roman" w:hAnsi="Times New Roman" w:cs="Times New Roman"/>
            <w:lang w:val="pt-BR"/>
          </w:rPr>
          <w:t>,</w:t>
        </w:r>
        <w:r w:rsidR="00C13515" w:rsidRPr="00DA6FEE">
          <w:rPr>
            <w:rFonts w:ascii="Times New Roman" w:hAnsi="Times New Roman" w:cs="Times New Roman"/>
            <w:lang w:val="pt-BR"/>
          </w:rPr>
          <w:t xml:space="preserve"> a Equação (1) foi o modelo de regressão logística utilizado para estimar as chances de células íntegras nos </w:t>
        </w:r>
        <w:r w:rsidR="00C13515">
          <w:rPr>
            <w:rFonts w:ascii="Times New Roman" w:hAnsi="Times New Roman" w:cs="Times New Roman"/>
            <w:lang w:val="pt-BR"/>
          </w:rPr>
          <w:t xml:space="preserve">vários </w:t>
        </w:r>
        <w:r w:rsidR="00C13515" w:rsidRPr="00DA6FEE">
          <w:rPr>
            <w:rFonts w:ascii="Times New Roman" w:hAnsi="Times New Roman" w:cs="Times New Roman"/>
            <w:lang w:val="pt-BR"/>
          </w:rPr>
          <w:t xml:space="preserve">cenários </w:t>
        </w:r>
        <w:r w:rsidR="00C13515">
          <w:rPr>
            <w:rFonts w:ascii="Times New Roman" w:hAnsi="Times New Roman" w:cs="Times New Roman"/>
            <w:lang w:val="pt-BR"/>
          </w:rPr>
          <w:t>(</w:t>
        </w:r>
        <w:r w:rsidR="00C13515" w:rsidRPr="00DA6FEE">
          <w:rPr>
            <w:rFonts w:ascii="Times New Roman" w:hAnsi="Times New Roman" w:cs="Times New Roman"/>
            <w:lang w:val="pt-BR"/>
          </w:rPr>
          <w:t>S</w:t>
        </w:r>
        <w:r w:rsidR="00C13515" w:rsidRPr="00DA6FEE">
          <w:rPr>
            <w:rFonts w:ascii="Times New Roman" w:hAnsi="Times New Roman" w:cs="Times New Roman"/>
            <w:vertAlign w:val="subscript"/>
            <w:lang w:val="pt-BR"/>
          </w:rPr>
          <w:t>i</w:t>
        </w:r>
        <w:r w:rsidR="00C13515">
          <w:rPr>
            <w:rFonts w:ascii="Times New Roman" w:hAnsi="Times New Roman" w:cs="Times New Roman"/>
            <w:lang w:val="pt-BR"/>
          </w:rPr>
          <w:t>) apresentados n</w:t>
        </w:r>
        <w:r w:rsidR="00C13515" w:rsidRPr="00DA6FEE">
          <w:rPr>
            <w:rFonts w:ascii="Times New Roman" w:hAnsi="Times New Roman" w:cs="Times New Roman"/>
            <w:lang w:val="pt-BR"/>
          </w:rPr>
          <w:t>a Tabela 1</w:t>
        </w:r>
        <w:r w:rsidR="00C13515">
          <w:rPr>
            <w:rFonts w:ascii="Times New Roman" w:hAnsi="Times New Roman" w:cs="Times New Roman"/>
            <w:lang w:val="pt-BR"/>
          </w:rPr>
          <w:t>.</w:t>
        </w:r>
      </w:ins>
      <w:del w:id="730" w:author="Jose Capelo Neto" w:date="2020-05-11T15:57:00Z">
        <w:r w:rsidR="00657E81" w:rsidRPr="00DA6FEE" w:rsidDel="00770149">
          <w:rPr>
            <w:rFonts w:ascii="Times New Roman" w:hAnsi="Times New Roman" w:cs="Times New Roman"/>
            <w:lang w:val="pt-BR"/>
          </w:rPr>
          <w:delText>:</w:delText>
        </w:r>
      </w:del>
    </w:p>
    <w:p w14:paraId="632E5F1A" w14:textId="4BEA2B27" w:rsidR="00657E81" w:rsidRPr="00DA6FEE" w:rsidRDefault="00657E81">
      <w:pPr>
        <w:pStyle w:val="Legenda"/>
        <w:keepNext/>
        <w:ind w:left="851"/>
        <w:jc w:val="left"/>
        <w:rPr>
          <w:rFonts w:ascii="Times New Roman" w:hAnsi="Times New Roman" w:cs="Times New Roman"/>
        </w:rPr>
        <w:pPrChange w:id="731" w:author="Jose Capelo Neto" w:date="2020-05-09T16:30:00Z">
          <w:pPr>
            <w:pStyle w:val="Legenda"/>
            <w:keepNext/>
            <w:jc w:val="center"/>
          </w:pPr>
        </w:pPrChange>
      </w:pPr>
      <w:commentRangeStart w:id="732"/>
      <w:r w:rsidRPr="00DA6FEE">
        <w:rPr>
          <w:rFonts w:ascii="Times New Roman" w:hAnsi="Times New Roman" w:cs="Times New Roman"/>
        </w:rPr>
        <w:t>Figur</w:t>
      </w:r>
      <w:r w:rsidR="00F47556" w:rsidRPr="00DA6FEE">
        <w:rPr>
          <w:rFonts w:ascii="Times New Roman" w:hAnsi="Times New Roman" w:cs="Times New Roman"/>
        </w:rPr>
        <w:t>e</w:t>
      </w:r>
      <w:r w:rsidRPr="00DA6FEE">
        <w:rPr>
          <w:rFonts w:ascii="Times New Roman" w:hAnsi="Times New Roman" w:cs="Times New Roman"/>
        </w:rPr>
        <w:t xml:space="preserve"> </w:t>
      </w:r>
      <w:r w:rsidR="00F47556" w:rsidRPr="00DA6FEE">
        <w:rPr>
          <w:rFonts w:ascii="Times New Roman" w:hAnsi="Times New Roman" w:cs="Times New Roman"/>
        </w:rPr>
        <w:t>4</w:t>
      </w:r>
      <w:r w:rsidRPr="00DA6FEE">
        <w:rPr>
          <w:rFonts w:ascii="Times New Roman" w:hAnsi="Times New Roman" w:cs="Times New Roman"/>
        </w:rPr>
        <w:t xml:space="preserve"> </w:t>
      </w:r>
      <w:r w:rsidR="00F47556" w:rsidRPr="00DA6FEE">
        <w:rPr>
          <w:rFonts w:ascii="Times New Roman" w:hAnsi="Times New Roman" w:cs="Times New Roman"/>
        </w:rPr>
        <w:t>:</w:t>
      </w:r>
      <w:r w:rsidRPr="00DA6FEE">
        <w:rPr>
          <w:rFonts w:ascii="Times New Roman" w:hAnsi="Times New Roman" w:cs="Times New Roman"/>
        </w:rPr>
        <w:t xml:space="preserve"> Data </w:t>
      </w:r>
      <w:proofErr w:type="spellStart"/>
      <w:r w:rsidRPr="00DA6FEE">
        <w:rPr>
          <w:rFonts w:ascii="Times New Roman" w:hAnsi="Times New Roman" w:cs="Times New Roman"/>
        </w:rPr>
        <w:t>Analysis</w:t>
      </w:r>
      <w:proofErr w:type="spellEnd"/>
    </w:p>
    <w:p w14:paraId="41F13E59" w14:textId="0E96FFD9" w:rsidR="00657E81" w:rsidRPr="00DA6FEE" w:rsidRDefault="006547C8" w:rsidP="002F5A47">
      <w:pPr>
        <w:jc w:val="center"/>
        <w:rPr>
          <w:rFonts w:ascii="Times New Roman" w:hAnsi="Times New Roman" w:cs="Times New Roman"/>
        </w:rPr>
      </w:pPr>
      <w:r w:rsidRPr="00DA6FEE">
        <w:rPr>
          <w:rFonts w:ascii="Times New Roman" w:hAnsi="Times New Roman" w:cs="Times New Roman"/>
        </w:rPr>
        <w:object w:dxaOrig="9516" w:dyaOrig="9480" w14:anchorId="715E58F9">
          <v:shape id="_x0000_i1025" type="#_x0000_t75" style="width:297.75pt;height:298.5pt" o:ole="">
            <v:imagedata r:id="rId21" o:title=""/>
          </v:shape>
          <o:OLEObject Type="Embed" ProgID="Visio.Drawing.15" ShapeID="_x0000_i1025" DrawAspect="Content" ObjectID="_1663365932" r:id="rId22"/>
        </w:object>
      </w:r>
      <w:commentRangeEnd w:id="732"/>
      <w:r w:rsidR="00736832">
        <w:rPr>
          <w:rStyle w:val="Refdecomentrio"/>
          <w:rFonts w:eastAsiaTheme="minorHAnsi" w:cstheme="minorBidi"/>
          <w:lang w:val="pt-BR"/>
        </w:rPr>
        <w:commentReference w:id="732"/>
      </w:r>
    </w:p>
    <w:p w14:paraId="1B08277E" w14:textId="75567DB6" w:rsidR="00C13515" w:rsidRPr="00DA6FEE" w:rsidRDefault="00657E81">
      <w:pPr>
        <w:rPr>
          <w:rFonts w:ascii="Times New Roman" w:hAnsi="Times New Roman" w:cs="Times New Roman"/>
          <w:lang w:val="pt-BR"/>
        </w:rPr>
        <w:pPrChange w:id="733" w:author="Jose Capelo Neto" w:date="2020-05-09T16:29:00Z">
          <w:pPr>
            <w:ind w:firstLine="1134"/>
          </w:pPr>
        </w:pPrChange>
      </w:pPr>
      <w:del w:id="734" w:author="Jose Capelo Neto" w:date="2020-05-11T16:07:00Z">
        <w:r w:rsidRPr="00DA6FEE" w:rsidDel="00C13515">
          <w:rPr>
            <w:rFonts w:ascii="Times New Roman" w:hAnsi="Times New Roman" w:cs="Times New Roman"/>
            <w:lang w:val="pt-BR"/>
          </w:rPr>
          <w:delText xml:space="preserve">Considerou-se como variável resposta categórica e dicotômica </w:delText>
        </w:r>
        <w:r w:rsidRPr="00DA6FEE" w:rsidDel="00C13515">
          <w:rPr>
            <w:rFonts w:ascii="Times New Roman" w:hAnsi="Times New Roman" w:cs="Times New Roman"/>
            <w:b/>
            <w:i/>
            <w:lang w:val="pt-BR"/>
          </w:rPr>
          <w:delText>Integridade Celular</w:delText>
        </w:r>
        <w:r w:rsidRPr="00DA6FEE" w:rsidDel="00C13515">
          <w:rPr>
            <w:rFonts w:ascii="Times New Roman" w:hAnsi="Times New Roman" w:cs="Times New Roman"/>
            <w:lang w:val="pt-BR"/>
          </w:rPr>
          <w:delText xml:space="preserve"> (“célula íntegra” ou “célula não íntegra”) e como variáveis independentes categóricas </w:delText>
        </w:r>
      </w:del>
      <w:del w:id="735" w:author="Jose Capelo Neto" w:date="2020-05-11T16:05:00Z">
        <w:r w:rsidRPr="00DA6FEE" w:rsidDel="00770149">
          <w:rPr>
            <w:rFonts w:ascii="Times New Roman" w:hAnsi="Times New Roman" w:cs="Times New Roman"/>
            <w:b/>
            <w:i/>
            <w:lang w:val="pt-BR"/>
          </w:rPr>
          <w:delText>Phylum</w:delText>
        </w:r>
      </w:del>
      <w:del w:id="736" w:author="Jose Capelo Neto" w:date="2020-05-11T16:07:00Z">
        <w:r w:rsidRPr="00DA6FEE" w:rsidDel="00C13515">
          <w:rPr>
            <w:rFonts w:ascii="Times New Roman" w:hAnsi="Times New Roman" w:cs="Times New Roman"/>
            <w:lang w:val="pt-BR"/>
          </w:rPr>
          <w:delText xml:space="preserve"> (Algas ou cianobactérias) e </w:delText>
        </w:r>
      </w:del>
      <w:del w:id="737" w:author="Jose Capelo Neto" w:date="2020-05-11T16:06:00Z">
        <w:r w:rsidRPr="00DA6FEE" w:rsidDel="00770149">
          <w:rPr>
            <w:rFonts w:ascii="Times New Roman" w:hAnsi="Times New Roman" w:cs="Times New Roman"/>
            <w:b/>
            <w:i/>
            <w:lang w:val="pt-BR"/>
          </w:rPr>
          <w:delText>Sample</w:delText>
        </w:r>
        <w:r w:rsidRPr="00DA6FEE" w:rsidDel="00770149">
          <w:rPr>
            <w:rFonts w:ascii="Times New Roman" w:hAnsi="Times New Roman" w:cs="Times New Roman"/>
            <w:lang w:val="pt-BR"/>
          </w:rPr>
          <w:delText xml:space="preserve"> </w:delText>
        </w:r>
      </w:del>
      <w:del w:id="738" w:author="Jose Capelo Neto" w:date="2020-05-11T16:07:00Z">
        <w:r w:rsidRPr="00DA6FEE" w:rsidDel="00C13515">
          <w:rPr>
            <w:rFonts w:ascii="Times New Roman" w:hAnsi="Times New Roman" w:cs="Times New Roman"/>
            <w:lang w:val="pt-BR"/>
          </w:rPr>
          <w:delText>(Água bruta, Controle ou Fotocatálise). Em todos os tempos analisados a Equação (1) foi o modelo de regressão logística utilizado para estimar as chances de células íntegras nos cenários S</w:delText>
        </w:r>
        <w:r w:rsidRPr="00DA6FEE" w:rsidDel="00C13515">
          <w:rPr>
            <w:rFonts w:ascii="Times New Roman" w:hAnsi="Times New Roman" w:cs="Times New Roman"/>
            <w:vertAlign w:val="subscript"/>
            <w:lang w:val="pt-BR"/>
          </w:rPr>
          <w:delText>i</w:delText>
        </w:r>
      </w:del>
      <w:del w:id="739" w:author="Jose Capelo Neto" w:date="2020-05-09T16:33:00Z">
        <w:r w:rsidRPr="00DA6FEE" w:rsidDel="006547C8">
          <w:rPr>
            <w:rFonts w:ascii="Times New Roman" w:hAnsi="Times New Roman" w:cs="Times New Roman"/>
            <w:lang w:val="pt-BR"/>
          </w:rPr>
          <w:delText xml:space="preserve"> d</w:delText>
        </w:r>
      </w:del>
      <w:del w:id="740" w:author="Jose Capelo Neto" w:date="2020-05-11T16:07:00Z">
        <w:r w:rsidRPr="00DA6FEE" w:rsidDel="00C13515">
          <w:rPr>
            <w:rFonts w:ascii="Times New Roman" w:hAnsi="Times New Roman" w:cs="Times New Roman"/>
            <w:lang w:val="pt-BR"/>
          </w:rPr>
          <w:delText xml:space="preserve">a </w:delText>
        </w:r>
        <w:commentRangeStart w:id="741"/>
        <w:r w:rsidRPr="00DA6FEE" w:rsidDel="00C13515">
          <w:rPr>
            <w:rFonts w:ascii="Times New Roman" w:hAnsi="Times New Roman" w:cs="Times New Roman"/>
            <w:lang w:val="pt-BR"/>
          </w:rPr>
          <w:delText>Tabela 1:</w:delText>
        </w:r>
        <w:commentRangeEnd w:id="741"/>
        <w:r w:rsidR="006547C8" w:rsidDel="00C13515">
          <w:rPr>
            <w:rStyle w:val="Refdecomentrio"/>
            <w:rFonts w:eastAsiaTheme="minorHAnsi" w:cstheme="minorBidi"/>
            <w:lang w:val="pt-BR"/>
          </w:rPr>
          <w:commentReference w:id="741"/>
        </w:r>
      </w:del>
      <w:r w:rsidR="00E21651">
        <w:rPr>
          <w:rFonts w:ascii="Times New Roman" w:hAnsi="Times New Roman" w:cs="Times New Roman"/>
          <w:noProof/>
        </w:rPr>
        <w:object w:dxaOrig="1440" w:dyaOrig="1440" w14:anchorId="4B884DD5">
          <v:shape id="_x0000_s1026" type="#_x0000_t75" style="position:absolute;left:0;text-align:left;margin-left:-.45pt;margin-top:21.95pt;width:394.9pt;height:25.2pt;z-index:251665408;mso-position-horizontal-relative:text;mso-position-vertical-relative:text" wrapcoords="1168 3086 584 13371 1168 16457 3795 16457 11968 16457 20432 14400 19557 3086 4086 3086 1168 3086">
            <v:imagedata r:id="rId23" o:title=""/>
            <w10:wrap type="tight" side="right"/>
          </v:shape>
          <o:OLEObject Type="Embed" ProgID="Equation.3" ShapeID="_x0000_s1026" DrawAspect="Content" ObjectID="_1663365934" r:id="rId24"/>
        </w:object>
      </w:r>
    </w:p>
    <w:p w14:paraId="799EAAE3" w14:textId="1EB9F108" w:rsidR="00657E81" w:rsidRPr="00DA6FEE" w:rsidRDefault="005E658B" w:rsidP="00657E81">
      <w:pPr>
        <w:pStyle w:val="LegEQ"/>
        <w:rPr>
          <w:rFonts w:ascii="Times New Roman" w:hAnsi="Times New Roman" w:cs="Times New Roman"/>
        </w:rPr>
      </w:pPr>
      <w:ins w:id="742" w:author="Jose Capelo Neto" w:date="2020-05-09T16:18:00Z">
        <w:r>
          <w:rPr>
            <w:rFonts w:ascii="Times New Roman" w:hAnsi="Times New Roman" w:cs="Times New Roman"/>
          </w:rPr>
          <w:t>(1)</w:t>
        </w:r>
      </w:ins>
    </w:p>
    <w:p w14:paraId="42BED5BB" w14:textId="77777777" w:rsidR="00DE36E1" w:rsidDel="008F45BC" w:rsidRDefault="00DE36E1">
      <w:pPr>
        <w:pStyle w:val="LegEQ"/>
        <w:jc w:val="left"/>
        <w:rPr>
          <w:del w:id="743" w:author="Jose Capelo Neto" w:date="2020-05-09T10:10:00Z"/>
          <w:rFonts w:ascii="Times New Roman" w:hAnsi="Times New Roman" w:cs="Times New Roman"/>
        </w:rPr>
        <w:pPrChange w:id="744" w:author="Jose Capelo Neto" w:date="2020-05-09T10:11:00Z">
          <w:pPr>
            <w:pStyle w:val="LegEQ"/>
          </w:pPr>
        </w:pPrChange>
      </w:pPr>
    </w:p>
    <w:p w14:paraId="6B085563" w14:textId="7B25C074" w:rsidR="00657E81" w:rsidRPr="00DA6FEE" w:rsidRDefault="00657E81">
      <w:pPr>
        <w:pStyle w:val="LegEQ"/>
        <w:jc w:val="left"/>
        <w:rPr>
          <w:rFonts w:ascii="Times New Roman" w:hAnsi="Times New Roman" w:cs="Times New Roman"/>
        </w:rPr>
        <w:pPrChange w:id="745" w:author="Jose Capelo Neto" w:date="2020-05-09T10:11:00Z">
          <w:pPr>
            <w:pStyle w:val="LegEQ"/>
          </w:pPr>
        </w:pPrChange>
      </w:pPr>
      <w:del w:id="746" w:author="Jose Capelo Neto" w:date="2020-05-09T16:17:00Z">
        <w:r w:rsidRPr="00DA6FEE" w:rsidDel="005E658B">
          <w:rPr>
            <w:rFonts w:ascii="Times New Roman" w:hAnsi="Times New Roman" w:cs="Times New Roman"/>
          </w:rPr>
          <w:delText>(</w:delText>
        </w:r>
        <w:r w:rsidRPr="00DA6FEE" w:rsidDel="005E658B">
          <w:rPr>
            <w:rFonts w:ascii="Times New Roman" w:hAnsi="Times New Roman" w:cs="Times New Roman"/>
          </w:rPr>
          <w:fldChar w:fldCharType="begin"/>
        </w:r>
        <w:r w:rsidRPr="00DA6FEE" w:rsidDel="005E658B">
          <w:rPr>
            <w:rFonts w:ascii="Times New Roman" w:hAnsi="Times New Roman" w:cs="Times New Roman"/>
          </w:rPr>
          <w:delInstrText xml:space="preserve"> SEQ Equação \* ARABIC </w:delInstrText>
        </w:r>
        <w:r w:rsidRPr="00DA6FEE" w:rsidDel="005E658B">
          <w:rPr>
            <w:rFonts w:ascii="Times New Roman" w:hAnsi="Times New Roman" w:cs="Times New Roman"/>
          </w:rPr>
          <w:fldChar w:fldCharType="separate"/>
        </w:r>
        <w:r w:rsidRPr="00DA6FEE" w:rsidDel="005E658B">
          <w:rPr>
            <w:rFonts w:ascii="Times New Roman" w:hAnsi="Times New Roman" w:cs="Times New Roman"/>
            <w:noProof/>
          </w:rPr>
          <w:delText>1</w:delText>
        </w:r>
        <w:r w:rsidRPr="00DA6FEE" w:rsidDel="005E658B">
          <w:rPr>
            <w:rFonts w:ascii="Times New Roman" w:hAnsi="Times New Roman" w:cs="Times New Roman"/>
            <w:noProof/>
          </w:rPr>
          <w:fldChar w:fldCharType="end"/>
        </w:r>
        <w:r w:rsidR="00DE36E1" w:rsidDel="005E658B">
          <w:rPr>
            <w:rFonts w:ascii="Times New Roman" w:hAnsi="Times New Roman" w:cs="Times New Roman"/>
          </w:rPr>
          <w:delText>)</w:delText>
        </w:r>
      </w:del>
    </w:p>
    <w:p w14:paraId="39C0B465" w14:textId="410D4B0D" w:rsidR="00657E81" w:rsidRPr="00DA6FEE" w:rsidRDefault="00657E81" w:rsidP="00657E81">
      <w:pPr>
        <w:rPr>
          <w:rFonts w:ascii="Times New Roman" w:hAnsi="Times New Roman" w:cs="Times New Roman"/>
          <w:lang w:val="pt-BR"/>
        </w:rPr>
      </w:pPr>
      <w:del w:id="747" w:author="Jose Capelo Neto" w:date="2020-05-09T16:33:00Z">
        <w:r w:rsidRPr="00DA6FEE" w:rsidDel="006547C8">
          <w:rPr>
            <w:rFonts w:ascii="Times New Roman" w:hAnsi="Times New Roman" w:cs="Times New Roman"/>
            <w:lang w:val="pt-BR"/>
          </w:rPr>
          <w:delText>Em que</w:delText>
        </w:r>
      </w:del>
      <w:ins w:id="748" w:author="Jose Capelo Neto" w:date="2020-05-09T16:33:00Z">
        <w:r w:rsidR="006547C8">
          <w:rPr>
            <w:rFonts w:ascii="Times New Roman" w:hAnsi="Times New Roman" w:cs="Times New Roman"/>
            <w:lang w:val="pt-BR"/>
          </w:rPr>
          <w:t>Onde</w:t>
        </w:r>
      </w:ins>
      <w:r w:rsidRPr="00DA6FEE">
        <w:rPr>
          <w:rFonts w:ascii="Times New Roman" w:hAnsi="Times New Roman" w:cs="Times New Roman"/>
          <w:lang w:val="pt-BR"/>
        </w:rPr>
        <w:t>:</w:t>
      </w:r>
      <w:del w:id="749" w:author="Jose Capelo Neto" w:date="2020-05-09T16:33:00Z">
        <w:r w:rsidRPr="00DA6FEE" w:rsidDel="006547C8">
          <w:rPr>
            <w:rFonts w:ascii="Times New Roman" w:hAnsi="Times New Roman" w:cs="Times New Roman"/>
            <w:lang w:val="pt-BR"/>
          </w:rPr>
          <w:delText xml:space="preserve"> </w:delText>
        </w:r>
      </w:del>
    </w:p>
    <w:p w14:paraId="30D5633B" w14:textId="77777777" w:rsidR="00657E81" w:rsidRPr="00DA6FEE" w:rsidRDefault="00E21651" w:rsidP="00657E81">
      <w:pPr>
        <w:rPr>
          <w:rFonts w:ascii="Times New Roman" w:hAnsi="Times New Roman" w:cs="Times New Roman"/>
          <w:lang w:val="pt-BR"/>
        </w:rPr>
      </w:pPr>
      <w:r>
        <w:rPr>
          <w:rFonts w:ascii="Times New Roman" w:hAnsi="Times New Roman" w:cs="Times New Roman"/>
          <w:noProof/>
          <w:lang w:eastAsia="pt-BR"/>
        </w:rPr>
        <w:object w:dxaOrig="1440" w:dyaOrig="1440" w14:anchorId="471EAFAF">
          <v:shape id="_x0000_s1027" type="#_x0000_t75" style="position:absolute;left:0;text-align:left;margin-left:-.45pt;margin-top:.85pt;width:45.95pt;height:14.95pt;z-index:251666432" wrapcoords="1168 3086 584 13371 1168 16457 3795 16457 11968 16457 20432 14400 19557 3086 4086 3086 1168 3086">
            <v:imagedata r:id="rId25" o:title=""/>
            <w10:wrap type="tight" side="right"/>
          </v:shape>
          <o:OLEObject Type="Embed" ProgID="Equation.3" ShapeID="_x0000_s1027" DrawAspect="Content" ObjectID="_1663365935" r:id="rId26"/>
        </w:object>
      </w:r>
      <w:r w:rsidR="00657E81" w:rsidRPr="00DA6FEE">
        <w:rPr>
          <w:rFonts w:ascii="Times New Roman" w:hAnsi="Times New Roman" w:cs="Times New Roman"/>
          <w:lang w:val="pt-BR"/>
        </w:rPr>
        <w:t>logaritmo natural da chance estimada num dado cenário S</w:t>
      </w:r>
      <w:r w:rsidR="00657E81" w:rsidRPr="00DA6FEE">
        <w:rPr>
          <w:rFonts w:ascii="Times New Roman" w:hAnsi="Times New Roman" w:cs="Times New Roman"/>
          <w:vertAlign w:val="subscript"/>
          <w:lang w:val="pt-BR"/>
        </w:rPr>
        <w:t>i</w:t>
      </w:r>
      <w:r w:rsidR="00657E81" w:rsidRPr="00DA6FEE">
        <w:rPr>
          <w:rFonts w:ascii="Times New Roman" w:hAnsi="Times New Roman" w:cs="Times New Roman"/>
          <w:lang w:val="pt-BR"/>
        </w:rPr>
        <w:t>, em que:</w:t>
      </w:r>
    </w:p>
    <w:p w14:paraId="054C8E6D" w14:textId="77777777" w:rsidR="00657E81" w:rsidRPr="00DA6FEE" w:rsidRDefault="00657E81" w:rsidP="00657E81">
      <w:pPr>
        <w:rPr>
          <w:rFonts w:ascii="Times New Roman" w:hAnsi="Times New Roman" w:cs="Times New Roman"/>
          <w:lang w:val="pt-BR"/>
        </w:rPr>
      </w:pPr>
      <w:r w:rsidRPr="00DA6FEE">
        <w:rPr>
          <w:rFonts w:ascii="Times New Roman" w:hAnsi="Times New Roman" w:cs="Times New Roman"/>
          <w:noProof/>
          <w:lang w:val="pt-BR" w:eastAsia="pt-BR"/>
        </w:rPr>
        <mc:AlternateContent>
          <mc:Choice Requires="wps">
            <w:drawing>
              <wp:anchor distT="0" distB="0" distL="114300" distR="114300" simplePos="0" relativeHeight="251668480" behindDoc="0" locked="0" layoutInCell="1" allowOverlap="1" wp14:anchorId="3AADD064" wp14:editId="39205875">
                <wp:simplePos x="0" y="0"/>
                <wp:positionH relativeFrom="column">
                  <wp:posOffset>-66675</wp:posOffset>
                </wp:positionH>
                <wp:positionV relativeFrom="paragraph">
                  <wp:posOffset>126365</wp:posOffset>
                </wp:positionV>
                <wp:extent cx="5463540" cy="518160"/>
                <wp:effectExtent l="0" t="0" r="0" b="0"/>
                <wp:wrapNone/>
                <wp:docPr id="304" name="Caixa de Texto 304"/>
                <wp:cNvGraphicFramePr/>
                <a:graphic xmlns:a="http://schemas.openxmlformats.org/drawingml/2006/main">
                  <a:graphicData uri="http://schemas.microsoft.com/office/word/2010/wordprocessingShape">
                    <wps:wsp>
                      <wps:cNvSpPr txBox="1"/>
                      <wps:spPr>
                        <a:xfrm>
                          <a:off x="0" y="0"/>
                          <a:ext cx="5463540" cy="518160"/>
                        </a:xfrm>
                        <a:prstGeom prst="rect">
                          <a:avLst/>
                        </a:prstGeom>
                        <a:noFill/>
                        <a:ln w="6350">
                          <a:noFill/>
                        </a:ln>
                      </wps:spPr>
                      <wps:txbx>
                        <w:txbxContent>
                          <w:p w14:paraId="4ADAE8FF" w14:textId="77777777" w:rsidR="00E21651" w:rsidRPr="00C43565" w:rsidRDefault="00E21651" w:rsidP="00657E81">
                            <w:pPr>
                              <w:rPr>
                                <w:sz w:val="20"/>
                              </w:rPr>
                            </w:pPr>
                            <m:oMathPara>
                              <m:oMath>
                                <m:r>
                                  <w:rPr>
                                    <w:rFonts w:ascii="Cambria Math" w:hAnsi="Cambria Math"/>
                                    <w:sz w:val="20"/>
                                  </w:rPr>
                                  <m:t xml:space="preserve">Odds= </m:t>
                                </m:r>
                                <m:f>
                                  <m:fPr>
                                    <m:ctrlPr>
                                      <w:rPr>
                                        <w:rFonts w:ascii="Cambria Math" w:hAnsi="Cambria Math"/>
                                        <w:i/>
                                        <w:sz w:val="20"/>
                                      </w:rPr>
                                    </m:ctrlPr>
                                  </m:fPr>
                                  <m:num>
                                    <m:r>
                                      <w:rPr>
                                        <w:rFonts w:ascii="Cambria Math" w:hAnsi="Cambria Math"/>
                                        <w:sz w:val="20"/>
                                      </w:rPr>
                                      <m:t xml:space="preserve">Probabilidade estimada de células íntegras em </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 xml:space="preserve">Probabilidade estimadade células não íntegras em </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r>
                                  <w:rPr>
                                    <w:rFonts w:ascii="Cambria Math" w:hAnsi="Cambria Math"/>
                                    <w:sz w:val="20"/>
                                  </w:rPr>
                                  <m:t xml:space="preserve">= </m:t>
                                </m:r>
                                <m:f>
                                  <m:fPr>
                                    <m:ctrlPr>
                                      <w:rPr>
                                        <w:rFonts w:ascii="Cambria Math" w:hAnsi="Cambria Math"/>
                                        <w:i/>
                                        <w:sz w:val="20"/>
                                      </w:rPr>
                                    </m:ctrlPr>
                                  </m:fPr>
                                  <m:num>
                                    <m:acc>
                                      <m:accPr>
                                        <m:ctrlPr>
                                          <w:rPr>
                                            <w:rFonts w:ascii="Cambria Math" w:hAnsi="Cambria Math"/>
                                            <w:i/>
                                            <w:sz w:val="20"/>
                                          </w:rPr>
                                        </m:ctrlPr>
                                      </m:accPr>
                                      <m:e>
                                        <m:r>
                                          <w:rPr>
                                            <w:rFonts w:ascii="Cambria Math" w:hAnsi="Cambria Math"/>
                                            <w:sz w:val="20"/>
                                          </w:rPr>
                                          <m:t>p</m:t>
                                        </m:r>
                                      </m:e>
                                    </m:acc>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num>
                                  <m:den>
                                    <m:r>
                                      <w:rPr>
                                        <w:rFonts w:ascii="Cambria Math" w:hAnsi="Cambria Math"/>
                                        <w:sz w:val="20"/>
                                      </w:rPr>
                                      <m:t xml:space="preserve">1- </m:t>
                                    </m:r>
                                    <m:acc>
                                      <m:accPr>
                                        <m:ctrlPr>
                                          <w:rPr>
                                            <w:rFonts w:ascii="Cambria Math" w:hAnsi="Cambria Math"/>
                                            <w:i/>
                                            <w:sz w:val="20"/>
                                          </w:rPr>
                                        </m:ctrlPr>
                                      </m:accPr>
                                      <m:e>
                                        <m:r>
                                          <w:rPr>
                                            <w:rFonts w:ascii="Cambria Math" w:hAnsi="Cambria Math"/>
                                            <w:sz w:val="20"/>
                                          </w:rPr>
                                          <m:t>p</m:t>
                                        </m:r>
                                      </m:e>
                                    </m:acc>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DD064" id="Caixa de Texto 304" o:spid="_x0000_s1162" type="#_x0000_t202" style="position:absolute;left:0;text-align:left;margin-left:-5.25pt;margin-top:9.95pt;width:430.2pt;height:4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" filled="f" stroked="f" strokeweight=".5pt">
                <v:textbox>
                  <w:txbxContent>
                    <w:p w14:paraId="4ADAE8FF" w14:textId="77777777" w:rsidR="00E21651" w:rsidRPr="00C43565" w:rsidRDefault="00E21651" w:rsidP="00657E81">
                      <w:pPr>
                        <w:rPr>
                          <w:sz w:val="20"/>
                        </w:rPr>
                      </w:pPr>
                      <m:oMathPara>
                        <m:oMath>
                          <m:r>
                            <w:rPr>
                              <w:rFonts w:ascii="Cambria Math" w:hAnsi="Cambria Math"/>
                              <w:sz w:val="20"/>
                            </w:rPr>
                            <m:t xml:space="preserve">Odds= </m:t>
                          </m:r>
                          <m:f>
                            <m:fPr>
                              <m:ctrlPr>
                                <w:rPr>
                                  <w:rFonts w:ascii="Cambria Math" w:hAnsi="Cambria Math"/>
                                  <w:i/>
                                  <w:sz w:val="20"/>
                                </w:rPr>
                              </m:ctrlPr>
                            </m:fPr>
                            <m:num>
                              <m:r>
                                <w:rPr>
                                  <w:rFonts w:ascii="Cambria Math" w:hAnsi="Cambria Math"/>
                                  <w:sz w:val="20"/>
                                </w:rPr>
                                <m:t xml:space="preserve">Probabilidade estimada de células íntegras em </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 xml:space="preserve">Probabilidade estimadade células não íntegras em </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r>
                            <w:rPr>
                              <w:rFonts w:ascii="Cambria Math" w:hAnsi="Cambria Math"/>
                              <w:sz w:val="20"/>
                            </w:rPr>
                            <m:t xml:space="preserve">= </m:t>
                          </m:r>
                          <m:f>
                            <m:fPr>
                              <m:ctrlPr>
                                <w:rPr>
                                  <w:rFonts w:ascii="Cambria Math" w:hAnsi="Cambria Math"/>
                                  <w:i/>
                                  <w:sz w:val="20"/>
                                </w:rPr>
                              </m:ctrlPr>
                            </m:fPr>
                            <m:num>
                              <m:acc>
                                <m:accPr>
                                  <m:ctrlPr>
                                    <w:rPr>
                                      <w:rFonts w:ascii="Cambria Math" w:hAnsi="Cambria Math"/>
                                      <w:i/>
                                      <w:sz w:val="20"/>
                                    </w:rPr>
                                  </m:ctrlPr>
                                </m:accPr>
                                <m:e>
                                  <m:r>
                                    <w:rPr>
                                      <w:rFonts w:ascii="Cambria Math" w:hAnsi="Cambria Math"/>
                                      <w:sz w:val="20"/>
                                    </w:rPr>
                                    <m:t>p</m:t>
                                  </m:r>
                                </m:e>
                              </m:acc>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num>
                            <m:den>
                              <m:r>
                                <w:rPr>
                                  <w:rFonts w:ascii="Cambria Math" w:hAnsi="Cambria Math"/>
                                  <w:sz w:val="20"/>
                                </w:rPr>
                                <m:t xml:space="preserve">1- </m:t>
                              </m:r>
                              <m:acc>
                                <m:accPr>
                                  <m:ctrlPr>
                                    <w:rPr>
                                      <w:rFonts w:ascii="Cambria Math" w:hAnsi="Cambria Math"/>
                                      <w:i/>
                                      <w:sz w:val="20"/>
                                    </w:rPr>
                                  </m:ctrlPr>
                                </m:accPr>
                                <m:e>
                                  <m:r>
                                    <w:rPr>
                                      <w:rFonts w:ascii="Cambria Math" w:hAnsi="Cambria Math"/>
                                      <w:sz w:val="20"/>
                                    </w:rPr>
                                    <m:t>p</m:t>
                                  </m:r>
                                </m:e>
                              </m:acc>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den>
                          </m:f>
                        </m:oMath>
                      </m:oMathPara>
                    </w:p>
                  </w:txbxContent>
                </v:textbox>
              </v:shape>
            </w:pict>
          </mc:Fallback>
        </mc:AlternateContent>
      </w:r>
    </w:p>
    <w:p w14:paraId="5BFD1F03" w14:textId="705E783E" w:rsidR="00657E81" w:rsidRPr="00DA6FEE" w:rsidDel="006547C8" w:rsidRDefault="00657E81" w:rsidP="007479A0">
      <w:pPr>
        <w:pStyle w:val="LegEQ"/>
        <w:rPr>
          <w:del w:id="750" w:author="Jose Capelo Neto" w:date="2020-05-09T16:35:00Z"/>
          <w:rFonts w:ascii="Times New Roman" w:hAnsi="Times New Roman" w:cs="Times New Roman"/>
        </w:rPr>
      </w:pPr>
      <w:r w:rsidRPr="00DA6FEE">
        <w:rPr>
          <w:rFonts w:ascii="Times New Roman" w:hAnsi="Times New Roman" w:cs="Times New Roman"/>
        </w:rPr>
        <w:lastRenderedPageBreak/>
        <w:t xml:space="preserve"> (</w:t>
      </w:r>
      <w:r w:rsidRPr="00DA6FEE">
        <w:rPr>
          <w:rFonts w:ascii="Times New Roman" w:hAnsi="Times New Roman" w:cs="Times New Roman"/>
        </w:rPr>
        <w:fldChar w:fldCharType="begin"/>
      </w:r>
      <w:r w:rsidRPr="00DA6FEE">
        <w:rPr>
          <w:rFonts w:ascii="Times New Roman" w:hAnsi="Times New Roman" w:cs="Times New Roman"/>
        </w:rPr>
        <w:instrText xml:space="preserve"> SEQ Equação \* ARABIC </w:instrText>
      </w:r>
      <w:r w:rsidRPr="00DA6FEE">
        <w:rPr>
          <w:rFonts w:ascii="Times New Roman" w:hAnsi="Times New Roman" w:cs="Times New Roman"/>
        </w:rPr>
        <w:fldChar w:fldCharType="separate"/>
      </w:r>
      <w:r w:rsidRPr="00DA6FEE">
        <w:rPr>
          <w:rFonts w:ascii="Times New Roman" w:hAnsi="Times New Roman" w:cs="Times New Roman"/>
          <w:noProof/>
        </w:rPr>
        <w:t>2</w:t>
      </w:r>
      <w:r w:rsidRPr="00DA6FEE">
        <w:rPr>
          <w:rFonts w:ascii="Times New Roman" w:hAnsi="Times New Roman" w:cs="Times New Roman"/>
          <w:noProof/>
        </w:rPr>
        <w:fldChar w:fldCharType="end"/>
      </w:r>
      <w:r w:rsidR="007479A0" w:rsidRPr="00DA6FEE">
        <w:rPr>
          <w:rFonts w:ascii="Times New Roman" w:hAnsi="Times New Roman" w:cs="Times New Roman"/>
        </w:rPr>
        <w:t>)</w:t>
      </w:r>
    </w:p>
    <w:p w14:paraId="7337C846" w14:textId="14FF5DA9" w:rsidR="007479A0" w:rsidRPr="00DA6FEE" w:rsidRDefault="007479A0">
      <w:pPr>
        <w:pStyle w:val="LegEQ"/>
        <w:pPrChange w:id="751" w:author="Jose Capelo Neto" w:date="2020-05-09T16:35:00Z">
          <w:pPr/>
        </w:pPrChange>
      </w:pPr>
    </w:p>
    <w:p w14:paraId="189B9B8C" w14:textId="3E3710E3" w:rsidR="00657E81" w:rsidRPr="00DA6FEE" w:rsidRDefault="00657E81" w:rsidP="00657E81">
      <w:pPr>
        <w:rPr>
          <w:rFonts w:ascii="Times New Roman" w:hAnsi="Times New Roman" w:cs="Times New Roman"/>
          <w:lang w:val="pt-BR"/>
        </w:rPr>
      </w:pPr>
      <w:r w:rsidRPr="00DA6FEE">
        <w:rPr>
          <w:rFonts w:ascii="Times New Roman" w:hAnsi="Times New Roman" w:cs="Times New Roman"/>
          <w:lang w:val="pt-BR"/>
        </w:rPr>
        <w:t>X</w:t>
      </w:r>
      <w:r w:rsidRPr="00DA6FEE">
        <w:rPr>
          <w:rFonts w:ascii="Times New Roman" w:hAnsi="Times New Roman" w:cs="Times New Roman"/>
          <w:vertAlign w:val="subscript"/>
          <w:lang w:val="pt-BR"/>
        </w:rPr>
        <w:t>i</w:t>
      </w:r>
      <w:r w:rsidRPr="00DA6FEE">
        <w:rPr>
          <w:rFonts w:ascii="Times New Roman" w:hAnsi="Times New Roman" w:cs="Times New Roman"/>
          <w:lang w:val="pt-BR"/>
        </w:rPr>
        <w:t xml:space="preserve">: variável independente (i: Phylum, Control </w:t>
      </w:r>
      <w:del w:id="752" w:author="Jose Capelo Neto" w:date="2020-05-09T16:34:00Z">
        <w:r w:rsidRPr="00DA6FEE" w:rsidDel="006547C8">
          <w:rPr>
            <w:rFonts w:ascii="Times New Roman" w:hAnsi="Times New Roman" w:cs="Times New Roman"/>
            <w:lang w:val="pt-BR"/>
          </w:rPr>
          <w:delText xml:space="preserve">or </w:delText>
        </w:r>
      </w:del>
      <w:ins w:id="753" w:author="Jose Capelo Neto" w:date="2020-05-09T16:34:00Z">
        <w:r w:rsidR="006547C8" w:rsidRPr="00DA6FEE">
          <w:rPr>
            <w:rFonts w:ascii="Times New Roman" w:hAnsi="Times New Roman" w:cs="Times New Roman"/>
            <w:lang w:val="pt-BR"/>
          </w:rPr>
          <w:t>o</w:t>
        </w:r>
        <w:r w:rsidR="006547C8">
          <w:rPr>
            <w:rFonts w:ascii="Times New Roman" w:hAnsi="Times New Roman" w:cs="Times New Roman"/>
            <w:lang w:val="pt-BR"/>
          </w:rPr>
          <w:t>u</w:t>
        </w:r>
        <w:r w:rsidR="006547C8" w:rsidRPr="00DA6FEE">
          <w:rPr>
            <w:rFonts w:ascii="Times New Roman" w:hAnsi="Times New Roman" w:cs="Times New Roman"/>
            <w:lang w:val="pt-BR"/>
          </w:rPr>
          <w:t xml:space="preserve"> </w:t>
        </w:r>
      </w:ins>
      <w:r w:rsidRPr="00DA6FEE">
        <w:rPr>
          <w:rFonts w:ascii="Times New Roman" w:hAnsi="Times New Roman" w:cs="Times New Roman"/>
          <w:lang w:val="pt-BR"/>
        </w:rPr>
        <w:t>Photocatalysis);</w:t>
      </w:r>
    </w:p>
    <w:p w14:paraId="4ACC9F53" w14:textId="770C2A6F" w:rsidR="007479A0" w:rsidRPr="00DE36E1" w:rsidRDefault="00E21651" w:rsidP="00657E81">
      <w:pPr>
        <w:rPr>
          <w:rFonts w:ascii="Times New Roman" w:eastAsiaTheme="minorEastAsia" w:hAnsi="Times New Roman" w:cs="Times New Roman"/>
          <w:vertAlign w:val="subscript"/>
          <w:lang w:val="pt-BR"/>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β</m:t>
                </m:r>
              </m:e>
            </m:acc>
          </m:e>
          <m:sub>
            <m:r>
              <w:rPr>
                <w:rFonts w:ascii="Cambria Math" w:hAnsi="Cambria Math" w:cs="Times New Roman"/>
              </w:rPr>
              <m:t>i</m:t>
            </m:r>
          </m:sub>
        </m:sSub>
      </m:oMath>
      <w:r w:rsidR="00657E81" w:rsidRPr="00DA6FEE">
        <w:rPr>
          <w:rFonts w:ascii="Times New Roman" w:eastAsiaTheme="minorEastAsia" w:hAnsi="Times New Roman" w:cs="Times New Roman"/>
          <w:lang w:val="pt-BR"/>
        </w:rPr>
        <w:t xml:space="preserve">: Coeficientes estimados </w:t>
      </w:r>
      <w:del w:id="754" w:author="Allan Clemente de Souza" w:date="2020-10-04T11:23:00Z">
        <w:r w:rsidR="00657E81" w:rsidRPr="00DA6FEE" w:rsidDel="00E21651">
          <w:rPr>
            <w:rFonts w:ascii="Times New Roman" w:eastAsiaTheme="minorEastAsia" w:hAnsi="Times New Roman" w:cs="Times New Roman"/>
            <w:lang w:val="pt-BR"/>
          </w:rPr>
          <w:delText>de X</w:delText>
        </w:r>
        <w:r w:rsidR="007479A0" w:rsidRPr="00DA6FEE" w:rsidDel="00E21651">
          <w:rPr>
            <w:rFonts w:ascii="Times New Roman" w:eastAsiaTheme="minorEastAsia" w:hAnsi="Times New Roman" w:cs="Times New Roman"/>
            <w:vertAlign w:val="subscript"/>
            <w:lang w:val="pt-BR"/>
          </w:rPr>
          <w:delText>i</w:delText>
        </w:r>
      </w:del>
      <w:ins w:id="755" w:author="Allan Clemente de Souza" w:date="2020-10-04T11:23:00Z">
        <w:r w:rsidRPr="00DA6FEE">
          <w:rPr>
            <w:rFonts w:ascii="Times New Roman" w:eastAsiaTheme="minorEastAsia" w:hAnsi="Times New Roman" w:cs="Times New Roman"/>
            <w:lang w:val="pt-BR"/>
          </w:rPr>
          <w:t>de xi</w:t>
        </w:r>
      </w:ins>
    </w:p>
    <w:p w14:paraId="1468AA51" w14:textId="230B551C" w:rsidR="00C13515" w:rsidRDefault="00657E81" w:rsidP="00657E81">
      <w:pPr>
        <w:rPr>
          <w:ins w:id="756" w:author="Jose Capelo Neto" w:date="2020-05-11T16:08:00Z"/>
          <w:rFonts w:ascii="Times New Roman" w:hAnsi="Times New Roman" w:cs="Times New Roman"/>
          <w:lang w:val="pt-BR"/>
        </w:rPr>
      </w:pPr>
      <w:r w:rsidRPr="00DA6FEE">
        <w:rPr>
          <w:rFonts w:ascii="Times New Roman" w:hAnsi="Times New Roman" w:cs="Times New Roman"/>
          <w:lang w:val="pt-BR"/>
        </w:rPr>
        <w:t xml:space="preserve">A partir da Eq (1) foram avaliados os </w:t>
      </w:r>
      <w:ins w:id="757" w:author="Jose Capelo Neto" w:date="2020-05-09T16:35:00Z">
        <w:r w:rsidR="006547C8">
          <w:rPr>
            <w:rFonts w:ascii="Times New Roman" w:hAnsi="Times New Roman" w:cs="Times New Roman"/>
            <w:lang w:val="pt-BR"/>
          </w:rPr>
          <w:t>c</w:t>
        </w:r>
      </w:ins>
      <w:del w:id="758" w:author="Jose Capelo Neto" w:date="2020-05-09T16:35:00Z">
        <w:r w:rsidRPr="00DA6FEE" w:rsidDel="006547C8">
          <w:rPr>
            <w:rFonts w:ascii="Times New Roman" w:hAnsi="Times New Roman" w:cs="Times New Roman"/>
            <w:lang w:val="pt-BR"/>
          </w:rPr>
          <w:delText>C</w:delText>
        </w:r>
      </w:del>
      <w:r w:rsidRPr="00DA6FEE">
        <w:rPr>
          <w:rFonts w:ascii="Times New Roman" w:hAnsi="Times New Roman" w:cs="Times New Roman"/>
          <w:lang w:val="pt-BR"/>
        </w:rPr>
        <w:t>enários (S</w:t>
      </w:r>
      <w:r w:rsidRPr="00DA6FEE">
        <w:rPr>
          <w:rFonts w:ascii="Times New Roman" w:hAnsi="Times New Roman" w:cs="Times New Roman"/>
          <w:vertAlign w:val="subscript"/>
          <w:lang w:val="pt-BR"/>
        </w:rPr>
        <w:t>i</w:t>
      </w:r>
      <w:r w:rsidRPr="00DA6FEE">
        <w:rPr>
          <w:rFonts w:ascii="Times New Roman" w:hAnsi="Times New Roman" w:cs="Times New Roman"/>
          <w:lang w:val="pt-BR"/>
        </w:rPr>
        <w:t>)</w:t>
      </w:r>
      <w:r w:rsidR="00DE36E1">
        <w:rPr>
          <w:rFonts w:ascii="Times New Roman" w:hAnsi="Times New Roman" w:cs="Times New Roman"/>
          <w:lang w:val="pt-BR"/>
        </w:rPr>
        <w:t xml:space="preserve"> apresentados na Tabela 3</w:t>
      </w:r>
      <w:ins w:id="759" w:author="Jose Capelo Neto" w:date="2020-05-11T16:08:00Z">
        <w:r w:rsidR="00A35234">
          <w:rPr>
            <w:rFonts w:ascii="Times New Roman" w:hAnsi="Times New Roman" w:cs="Times New Roman"/>
            <w:lang w:val="pt-BR"/>
          </w:rPr>
          <w:t>.</w:t>
        </w:r>
      </w:ins>
    </w:p>
    <w:p w14:paraId="22078AAE" w14:textId="17F2B71B" w:rsidR="00657E81" w:rsidRPr="00DA6FEE" w:rsidRDefault="00657E81" w:rsidP="00657E81">
      <w:pPr>
        <w:rPr>
          <w:rFonts w:ascii="Times New Roman" w:hAnsi="Times New Roman" w:cs="Times New Roman"/>
          <w:lang w:val="pt-BR"/>
        </w:rPr>
      </w:pPr>
      <w:del w:id="760" w:author="Jose Capelo Neto" w:date="2020-05-11T16:08:00Z">
        <w:r w:rsidRPr="00DA6FEE" w:rsidDel="00C13515">
          <w:rPr>
            <w:rFonts w:ascii="Times New Roman" w:hAnsi="Times New Roman" w:cs="Times New Roman"/>
            <w:lang w:val="pt-BR"/>
          </w:rPr>
          <w:delText>:</w:delText>
        </w:r>
      </w:del>
      <w:del w:id="761" w:author="Jose Capelo Neto" w:date="2020-05-09T16:18:00Z">
        <w:r w:rsidRPr="00DA6FEE" w:rsidDel="005E658B">
          <w:rPr>
            <w:rFonts w:ascii="Times New Roman" w:hAnsi="Times New Roman" w:cs="Times New Roman"/>
            <w:lang w:val="pt-BR"/>
          </w:rPr>
          <w:delText xml:space="preserve">  </w:delText>
        </w:r>
      </w:del>
    </w:p>
    <w:p w14:paraId="0B48E038" w14:textId="792C7160" w:rsidR="005E658B" w:rsidRPr="005E658B" w:rsidRDefault="00657E81" w:rsidP="005E658B">
      <w:pPr>
        <w:pStyle w:val="Legenda"/>
        <w:keepNext/>
        <w:rPr>
          <w:rFonts w:ascii="Times New Roman" w:hAnsi="Times New Roman" w:cs="Times New Roman"/>
          <w:szCs w:val="20"/>
        </w:rPr>
      </w:pPr>
      <w:commentRangeStart w:id="762"/>
      <w:r w:rsidRPr="005E658B">
        <w:rPr>
          <w:rFonts w:ascii="Times New Roman" w:hAnsi="Times New Roman" w:cs="Times New Roman"/>
          <w:szCs w:val="20"/>
        </w:rPr>
        <w:t xml:space="preserve">Tabela </w:t>
      </w:r>
      <w:r w:rsidR="00DE36E1" w:rsidRPr="005E658B">
        <w:rPr>
          <w:rFonts w:ascii="Times New Roman" w:hAnsi="Times New Roman" w:cs="Times New Roman"/>
          <w:szCs w:val="20"/>
        </w:rPr>
        <w:t>3</w:t>
      </w:r>
      <w:del w:id="763" w:author="Jose Capelo Neto" w:date="2020-05-09T16:37:00Z">
        <w:r w:rsidR="00DE36E1" w:rsidRPr="005E658B" w:rsidDel="006547C8">
          <w:rPr>
            <w:rFonts w:ascii="Times New Roman" w:hAnsi="Times New Roman" w:cs="Times New Roman"/>
            <w:szCs w:val="20"/>
          </w:rPr>
          <w:delText xml:space="preserve"> </w:delText>
        </w:r>
      </w:del>
      <w:r w:rsidR="00DE36E1" w:rsidRPr="005E658B">
        <w:rPr>
          <w:rFonts w:ascii="Times New Roman" w:hAnsi="Times New Roman" w:cs="Times New Roman"/>
          <w:szCs w:val="20"/>
        </w:rPr>
        <w:t xml:space="preserve">: </w:t>
      </w:r>
      <w:del w:id="764" w:author="Jose Capelo Neto" w:date="2020-05-09T16:19:00Z">
        <w:r w:rsidRPr="005E658B" w:rsidDel="005E658B">
          <w:rPr>
            <w:rFonts w:ascii="Times New Roman" w:hAnsi="Times New Roman" w:cs="Times New Roman"/>
            <w:szCs w:val="20"/>
          </w:rPr>
          <w:delText xml:space="preserve"> </w:delText>
        </w:r>
      </w:del>
      <w:r w:rsidRPr="005E658B">
        <w:rPr>
          <w:rFonts w:ascii="Times New Roman" w:hAnsi="Times New Roman" w:cs="Times New Roman"/>
          <w:szCs w:val="20"/>
        </w:rPr>
        <w:t>Cenários, seus objetivos e metodologia do cálculo da estimativa da chance de células integras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65" w:author="Jose Capelo Neto" w:date="2020-05-09T16:22:00Z">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85"/>
        <w:gridCol w:w="1167"/>
        <w:gridCol w:w="714"/>
        <w:gridCol w:w="638"/>
        <w:gridCol w:w="910"/>
        <w:gridCol w:w="993"/>
        <w:gridCol w:w="1479"/>
        <w:gridCol w:w="1808"/>
        <w:tblGridChange w:id="766">
          <w:tblGrid>
            <w:gridCol w:w="2"/>
            <w:gridCol w:w="783"/>
            <w:gridCol w:w="2"/>
            <w:gridCol w:w="1167"/>
            <w:gridCol w:w="44"/>
            <w:gridCol w:w="1"/>
            <w:gridCol w:w="669"/>
            <w:gridCol w:w="45"/>
            <w:gridCol w:w="638"/>
            <w:gridCol w:w="865"/>
            <w:gridCol w:w="44"/>
            <w:gridCol w:w="1"/>
            <w:gridCol w:w="948"/>
            <w:gridCol w:w="141"/>
            <w:gridCol w:w="1"/>
            <w:gridCol w:w="1337"/>
            <w:gridCol w:w="223"/>
            <w:gridCol w:w="1"/>
            <w:gridCol w:w="1584"/>
            <w:gridCol w:w="224"/>
          </w:tblGrid>
        </w:tblGridChange>
      </w:tblGrid>
      <w:tr w:rsidR="00657E81" w:rsidRPr="00D546BC" w14:paraId="454E3BD8" w14:textId="77777777" w:rsidTr="006547C8">
        <w:trPr>
          <w:trHeight w:val="177"/>
          <w:trPrChange w:id="767" w:author="Jose Capelo Neto" w:date="2020-05-09T16:22:00Z">
            <w:trPr>
              <w:trHeight w:val="177"/>
            </w:trPr>
          </w:trPrChange>
        </w:trPr>
        <w:tc>
          <w:tcPr>
            <w:tcW w:w="450" w:type="pct"/>
            <w:vMerge w:val="restart"/>
            <w:tcBorders>
              <w:top w:val="single" w:sz="4" w:space="0" w:color="auto"/>
              <w:left w:val="single" w:sz="4" w:space="0" w:color="auto"/>
              <w:bottom w:val="single" w:sz="4" w:space="0" w:color="auto"/>
              <w:right w:val="single" w:sz="4" w:space="0" w:color="auto"/>
            </w:tcBorders>
            <w:vAlign w:val="center"/>
            <w:tcPrChange w:id="768" w:author="Jose Capelo Neto" w:date="2020-05-09T16:22:00Z">
              <w:tcPr>
                <w:tcW w:w="410" w:type="pct"/>
                <w:gridSpan w:val="2"/>
                <w:vMerge w:val="restart"/>
                <w:tcBorders>
                  <w:top w:val="single" w:sz="18" w:space="0" w:color="auto"/>
                  <w:left w:val="single" w:sz="2" w:space="0" w:color="auto"/>
                  <w:right w:val="single" w:sz="2" w:space="0" w:color="auto"/>
                </w:tcBorders>
                <w:vAlign w:val="center"/>
              </w:tcPr>
            </w:tcPrChange>
          </w:tcPr>
          <w:p w14:paraId="7AC17ED6" w14:textId="77777777" w:rsidR="00657E81" w:rsidRPr="00DA6FEE" w:rsidRDefault="00657E81"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Cenários</w:t>
            </w:r>
            <w:proofErr w:type="spellEnd"/>
          </w:p>
        </w:tc>
        <w:tc>
          <w:tcPr>
            <w:tcW w:w="696" w:type="pct"/>
            <w:vMerge w:val="restart"/>
            <w:tcBorders>
              <w:top w:val="single" w:sz="4" w:space="0" w:color="auto"/>
              <w:left w:val="single" w:sz="4" w:space="0" w:color="auto"/>
              <w:bottom w:val="single" w:sz="4" w:space="0" w:color="auto"/>
              <w:right w:val="single" w:sz="4" w:space="0" w:color="auto"/>
            </w:tcBorders>
            <w:vAlign w:val="center"/>
            <w:tcPrChange w:id="769" w:author="Jose Capelo Neto" w:date="2020-05-09T16:22:00Z">
              <w:tcPr>
                <w:tcW w:w="744" w:type="pct"/>
                <w:gridSpan w:val="4"/>
                <w:vMerge w:val="restart"/>
                <w:tcBorders>
                  <w:top w:val="single" w:sz="18" w:space="0" w:color="auto"/>
                  <w:left w:val="single" w:sz="2" w:space="0" w:color="auto"/>
                  <w:right w:val="single" w:sz="2" w:space="0" w:color="auto"/>
                </w:tcBorders>
                <w:vAlign w:val="center"/>
              </w:tcPr>
            </w:tcPrChange>
          </w:tcPr>
          <w:p w14:paraId="6C2BCE6D" w14:textId="21D41332" w:rsidR="00657E81" w:rsidRPr="00DA6FEE" w:rsidRDefault="00657E81"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Objetivo</w:t>
            </w:r>
            <w:ins w:id="770" w:author="Jose Capelo Neto" w:date="2020-05-11T08:01:00Z">
              <w:r w:rsidR="008906E5">
                <w:rPr>
                  <w:rFonts w:ascii="Times New Roman" w:hAnsi="Times New Roman" w:cs="Times New Roman"/>
                  <w:sz w:val="16"/>
                  <w:szCs w:val="16"/>
                </w:rPr>
                <w:t>s</w:t>
              </w:r>
            </w:ins>
            <w:proofErr w:type="spellEnd"/>
          </w:p>
        </w:tc>
        <w:tc>
          <w:tcPr>
            <w:tcW w:w="3854" w:type="pct"/>
            <w:gridSpan w:val="6"/>
            <w:tcBorders>
              <w:top w:val="single" w:sz="4" w:space="0" w:color="auto"/>
              <w:left w:val="single" w:sz="4" w:space="0" w:color="auto"/>
              <w:bottom w:val="single" w:sz="4" w:space="0" w:color="auto"/>
              <w:right w:val="single" w:sz="4" w:space="0" w:color="auto"/>
            </w:tcBorders>
            <w:vAlign w:val="center"/>
            <w:tcPrChange w:id="771" w:author="Jose Capelo Neto" w:date="2020-05-09T16:22:00Z">
              <w:tcPr>
                <w:tcW w:w="3846" w:type="pct"/>
                <w:gridSpan w:val="14"/>
                <w:tcBorders>
                  <w:top w:val="single" w:sz="18" w:space="0" w:color="auto"/>
                  <w:left w:val="single" w:sz="2" w:space="0" w:color="auto"/>
                  <w:bottom w:val="single" w:sz="8" w:space="0" w:color="auto"/>
                </w:tcBorders>
                <w:vAlign w:val="center"/>
              </w:tcPr>
            </w:tcPrChange>
          </w:tcPr>
          <w:p w14:paraId="679B2102" w14:textId="77777777" w:rsidR="00657E81" w:rsidRPr="00DA6FEE" w:rsidRDefault="00657E81" w:rsidP="00657E81">
            <w:pPr>
              <w:ind w:left="708"/>
              <w:jc w:val="center"/>
              <w:rPr>
                <w:rFonts w:ascii="Times New Roman" w:hAnsi="Times New Roman" w:cs="Times New Roman"/>
                <w:sz w:val="16"/>
                <w:szCs w:val="16"/>
                <w:lang w:val="pt-BR"/>
              </w:rPr>
            </w:pPr>
            <w:r w:rsidRPr="00DA6FEE">
              <w:rPr>
                <w:rFonts w:ascii="Times New Roman" w:hAnsi="Times New Roman" w:cs="Times New Roman"/>
                <w:sz w:val="16"/>
                <w:szCs w:val="16"/>
                <w:lang w:val="pt-BR"/>
              </w:rPr>
              <w:t>Procedimento do cálculo da chance</w:t>
            </w:r>
          </w:p>
        </w:tc>
      </w:tr>
      <w:tr w:rsidR="00657E81" w:rsidRPr="00DA6FEE" w14:paraId="27A9B263" w14:textId="77777777" w:rsidTr="006547C8">
        <w:trPr>
          <w:trHeight w:val="221"/>
          <w:trPrChange w:id="772" w:author="Jose Capelo Neto" w:date="2020-05-09T16:22:00Z">
            <w:trPr>
              <w:trHeight w:val="221"/>
            </w:trPr>
          </w:trPrChange>
        </w:trPr>
        <w:tc>
          <w:tcPr>
            <w:tcW w:w="450" w:type="pct"/>
            <w:vMerge/>
            <w:tcBorders>
              <w:top w:val="single" w:sz="4" w:space="0" w:color="auto"/>
              <w:left w:val="single" w:sz="4" w:space="0" w:color="auto"/>
              <w:bottom w:val="single" w:sz="4" w:space="0" w:color="auto"/>
              <w:right w:val="single" w:sz="4" w:space="0" w:color="auto"/>
            </w:tcBorders>
            <w:vAlign w:val="center"/>
            <w:tcPrChange w:id="773" w:author="Jose Capelo Neto" w:date="2020-05-09T16:22:00Z">
              <w:tcPr>
                <w:tcW w:w="410" w:type="pct"/>
                <w:gridSpan w:val="2"/>
                <w:vMerge/>
                <w:tcBorders>
                  <w:top w:val="single" w:sz="18" w:space="0" w:color="auto"/>
                  <w:left w:val="single" w:sz="2" w:space="0" w:color="auto"/>
                  <w:right w:val="single" w:sz="2" w:space="0" w:color="auto"/>
                </w:tcBorders>
                <w:vAlign w:val="center"/>
              </w:tcPr>
            </w:tcPrChange>
          </w:tcPr>
          <w:p w14:paraId="655A9972" w14:textId="77777777" w:rsidR="00657E81" w:rsidRPr="00DA6FEE" w:rsidRDefault="00657E81" w:rsidP="00657E81">
            <w:pPr>
              <w:jc w:val="center"/>
              <w:rPr>
                <w:rFonts w:ascii="Times New Roman" w:hAnsi="Times New Roman" w:cs="Times New Roman"/>
                <w:sz w:val="16"/>
                <w:szCs w:val="16"/>
                <w:lang w:val="pt-BR"/>
              </w:rPr>
            </w:pPr>
          </w:p>
        </w:tc>
        <w:tc>
          <w:tcPr>
            <w:tcW w:w="696" w:type="pct"/>
            <w:vMerge/>
            <w:tcBorders>
              <w:top w:val="single" w:sz="4" w:space="0" w:color="auto"/>
              <w:left w:val="single" w:sz="4" w:space="0" w:color="auto"/>
              <w:bottom w:val="single" w:sz="4" w:space="0" w:color="auto"/>
              <w:right w:val="single" w:sz="4" w:space="0" w:color="auto"/>
            </w:tcBorders>
            <w:vAlign w:val="center"/>
            <w:tcPrChange w:id="774" w:author="Jose Capelo Neto" w:date="2020-05-09T16:22:00Z">
              <w:tcPr>
                <w:tcW w:w="744" w:type="pct"/>
                <w:gridSpan w:val="4"/>
                <w:vMerge/>
                <w:tcBorders>
                  <w:top w:val="single" w:sz="18" w:space="0" w:color="auto"/>
                  <w:left w:val="single" w:sz="2" w:space="0" w:color="auto"/>
                  <w:right w:val="single" w:sz="2" w:space="0" w:color="auto"/>
                </w:tcBorders>
                <w:vAlign w:val="center"/>
              </w:tcPr>
            </w:tcPrChange>
          </w:tcPr>
          <w:p w14:paraId="5FBD8B4B" w14:textId="77777777" w:rsidR="00657E81" w:rsidRPr="00DA6FEE" w:rsidRDefault="00657E81" w:rsidP="00657E81">
            <w:pPr>
              <w:jc w:val="center"/>
              <w:rPr>
                <w:rFonts w:ascii="Times New Roman" w:hAnsi="Times New Roman" w:cs="Times New Roman"/>
                <w:sz w:val="16"/>
                <w:szCs w:val="16"/>
                <w:lang w:val="pt-BR"/>
              </w:rPr>
            </w:pPr>
          </w:p>
        </w:tc>
        <w:tc>
          <w:tcPr>
            <w:tcW w:w="1297" w:type="pct"/>
            <w:gridSpan w:val="3"/>
            <w:tcBorders>
              <w:top w:val="single" w:sz="4" w:space="0" w:color="auto"/>
              <w:left w:val="single" w:sz="4" w:space="0" w:color="auto"/>
              <w:bottom w:val="single" w:sz="4" w:space="0" w:color="auto"/>
              <w:right w:val="single" w:sz="4" w:space="0" w:color="auto"/>
            </w:tcBorders>
            <w:vAlign w:val="center"/>
            <w:tcPrChange w:id="775" w:author="Jose Capelo Neto" w:date="2020-05-09T16:22:00Z">
              <w:tcPr>
                <w:tcW w:w="1166" w:type="pct"/>
                <w:gridSpan w:val="6"/>
                <w:tcBorders>
                  <w:top w:val="single" w:sz="8" w:space="0" w:color="auto"/>
                  <w:left w:val="single" w:sz="2" w:space="0" w:color="auto"/>
                  <w:bottom w:val="single" w:sz="8" w:space="0" w:color="auto"/>
                  <w:right w:val="single" w:sz="2" w:space="0" w:color="auto"/>
                </w:tcBorders>
                <w:vAlign w:val="center"/>
              </w:tcPr>
            </w:tcPrChange>
          </w:tcPr>
          <w:p w14:paraId="0595B722" w14:textId="77777777" w:rsidR="00657E81" w:rsidRPr="00DA6FEE" w:rsidRDefault="00657E81" w:rsidP="00657E81">
            <w:pPr>
              <w:ind w:left="35"/>
              <w:jc w:val="center"/>
              <w:rPr>
                <w:rFonts w:ascii="Times New Roman" w:hAnsi="Times New Roman" w:cs="Times New Roman"/>
                <w:sz w:val="16"/>
                <w:szCs w:val="16"/>
              </w:rPr>
            </w:pPr>
            <w:r w:rsidRPr="00DA6FEE">
              <w:rPr>
                <w:rFonts w:ascii="Times New Roman" w:hAnsi="Times New Roman" w:cs="Times New Roman"/>
                <w:sz w:val="16"/>
                <w:szCs w:val="16"/>
              </w:rPr>
              <w:t>1ª</w:t>
            </w:r>
          </w:p>
        </w:tc>
        <w:tc>
          <w:tcPr>
            <w:tcW w:w="625" w:type="pct"/>
            <w:tcBorders>
              <w:top w:val="single" w:sz="4" w:space="0" w:color="auto"/>
              <w:left w:val="single" w:sz="4" w:space="0" w:color="auto"/>
              <w:bottom w:val="single" w:sz="4" w:space="0" w:color="auto"/>
              <w:right w:val="single" w:sz="4" w:space="0" w:color="auto"/>
            </w:tcBorders>
            <w:vAlign w:val="center"/>
            <w:tcPrChange w:id="776" w:author="Jose Capelo Neto" w:date="2020-05-09T16:22:00Z">
              <w:tcPr>
                <w:tcW w:w="673" w:type="pct"/>
                <w:gridSpan w:val="3"/>
                <w:tcBorders>
                  <w:top w:val="single" w:sz="8" w:space="0" w:color="auto"/>
                  <w:left w:val="single" w:sz="2" w:space="0" w:color="auto"/>
                  <w:bottom w:val="single" w:sz="8" w:space="0" w:color="auto"/>
                </w:tcBorders>
                <w:vAlign w:val="center"/>
              </w:tcPr>
            </w:tcPrChange>
          </w:tcPr>
          <w:p w14:paraId="5B9F42A1" w14:textId="77777777" w:rsidR="00657E81" w:rsidRPr="00DA6FEE" w:rsidRDefault="00657E81" w:rsidP="00657E81">
            <w:pPr>
              <w:ind w:left="35"/>
              <w:jc w:val="center"/>
              <w:rPr>
                <w:rFonts w:ascii="Times New Roman" w:hAnsi="Times New Roman" w:cs="Times New Roman"/>
                <w:sz w:val="16"/>
                <w:szCs w:val="16"/>
              </w:rPr>
            </w:pPr>
            <w:r w:rsidRPr="00DA6FEE">
              <w:rPr>
                <w:rFonts w:ascii="Times New Roman" w:hAnsi="Times New Roman" w:cs="Times New Roman"/>
                <w:sz w:val="16"/>
                <w:szCs w:val="16"/>
              </w:rPr>
              <w:t>2ª</w:t>
            </w:r>
          </w:p>
        </w:tc>
        <w:tc>
          <w:tcPr>
            <w:tcW w:w="895" w:type="pct"/>
            <w:tcBorders>
              <w:top w:val="single" w:sz="4" w:space="0" w:color="auto"/>
              <w:left w:val="single" w:sz="4" w:space="0" w:color="auto"/>
              <w:bottom w:val="single" w:sz="4" w:space="0" w:color="auto"/>
              <w:right w:val="single" w:sz="4" w:space="0" w:color="auto"/>
            </w:tcBorders>
            <w:vAlign w:val="center"/>
            <w:tcPrChange w:id="777" w:author="Jose Capelo Neto" w:date="2020-05-09T16:22:00Z">
              <w:tcPr>
                <w:tcW w:w="942" w:type="pct"/>
                <w:gridSpan w:val="3"/>
                <w:tcBorders>
                  <w:top w:val="single" w:sz="8" w:space="0" w:color="auto"/>
                  <w:left w:val="single" w:sz="2" w:space="0" w:color="auto"/>
                  <w:bottom w:val="single" w:sz="8" w:space="0" w:color="auto"/>
                </w:tcBorders>
                <w:vAlign w:val="center"/>
              </w:tcPr>
            </w:tcPrChange>
          </w:tcPr>
          <w:p w14:paraId="07CC0BEF" w14:textId="77777777" w:rsidR="00657E81" w:rsidRPr="00DA6FEE" w:rsidRDefault="00657E81" w:rsidP="00657E81">
            <w:pPr>
              <w:ind w:left="35"/>
              <w:jc w:val="center"/>
              <w:rPr>
                <w:rFonts w:ascii="Times New Roman" w:hAnsi="Times New Roman" w:cs="Times New Roman"/>
                <w:sz w:val="16"/>
                <w:szCs w:val="16"/>
              </w:rPr>
            </w:pPr>
            <w:r w:rsidRPr="00DA6FEE">
              <w:rPr>
                <w:rFonts w:ascii="Times New Roman" w:hAnsi="Times New Roman" w:cs="Times New Roman"/>
                <w:sz w:val="16"/>
                <w:szCs w:val="16"/>
              </w:rPr>
              <w:t>3ª</w:t>
            </w:r>
          </w:p>
        </w:tc>
        <w:tc>
          <w:tcPr>
            <w:tcW w:w="1037" w:type="pct"/>
            <w:tcBorders>
              <w:top w:val="single" w:sz="4" w:space="0" w:color="auto"/>
              <w:left w:val="single" w:sz="4" w:space="0" w:color="auto"/>
              <w:bottom w:val="single" w:sz="4" w:space="0" w:color="auto"/>
              <w:right w:val="single" w:sz="4" w:space="0" w:color="auto"/>
            </w:tcBorders>
            <w:tcPrChange w:id="778" w:author="Jose Capelo Neto" w:date="2020-05-09T16:22:00Z">
              <w:tcPr>
                <w:tcW w:w="1064" w:type="pct"/>
                <w:gridSpan w:val="2"/>
                <w:tcBorders>
                  <w:top w:val="single" w:sz="8" w:space="0" w:color="auto"/>
                  <w:left w:val="single" w:sz="2" w:space="0" w:color="auto"/>
                  <w:bottom w:val="single" w:sz="8" w:space="0" w:color="auto"/>
                </w:tcBorders>
              </w:tcPr>
            </w:tcPrChange>
          </w:tcPr>
          <w:p w14:paraId="39F28373" w14:textId="77777777" w:rsidR="00657E81" w:rsidRPr="00DA6FEE" w:rsidRDefault="00657E81" w:rsidP="00657E81">
            <w:pPr>
              <w:ind w:left="35"/>
              <w:jc w:val="center"/>
              <w:rPr>
                <w:rFonts w:ascii="Times New Roman" w:hAnsi="Times New Roman" w:cs="Times New Roman"/>
                <w:sz w:val="16"/>
                <w:szCs w:val="16"/>
              </w:rPr>
            </w:pPr>
            <w:r w:rsidRPr="00DA6FEE">
              <w:rPr>
                <w:rFonts w:ascii="Times New Roman" w:hAnsi="Times New Roman" w:cs="Times New Roman"/>
                <w:sz w:val="16"/>
                <w:szCs w:val="16"/>
              </w:rPr>
              <w:t>4ª</w:t>
            </w:r>
          </w:p>
        </w:tc>
      </w:tr>
      <w:tr w:rsidR="006547C8" w:rsidRPr="00D546BC" w14:paraId="708B2C1D" w14:textId="77777777" w:rsidTr="006547C8">
        <w:trPr>
          <w:trHeight w:val="514"/>
          <w:trPrChange w:id="779" w:author="Jose Capelo Neto" w:date="2020-05-09T16:37:00Z">
            <w:trPr>
              <w:trHeight w:val="189"/>
            </w:trPr>
          </w:trPrChange>
        </w:trPr>
        <w:tc>
          <w:tcPr>
            <w:tcW w:w="450" w:type="pct"/>
            <w:vMerge/>
            <w:tcBorders>
              <w:top w:val="single" w:sz="4" w:space="0" w:color="auto"/>
              <w:left w:val="single" w:sz="4" w:space="0" w:color="auto"/>
              <w:bottom w:val="single" w:sz="4" w:space="0" w:color="auto"/>
              <w:right w:val="single" w:sz="4" w:space="0" w:color="auto"/>
            </w:tcBorders>
            <w:vAlign w:val="center"/>
            <w:tcPrChange w:id="780" w:author="Jose Capelo Neto" w:date="2020-05-09T16:37:00Z">
              <w:tcPr>
                <w:tcW w:w="450" w:type="pct"/>
                <w:gridSpan w:val="2"/>
                <w:vMerge/>
                <w:tcBorders>
                  <w:top w:val="single" w:sz="4" w:space="0" w:color="auto"/>
                  <w:left w:val="single" w:sz="4" w:space="0" w:color="auto"/>
                  <w:bottom w:val="single" w:sz="4" w:space="0" w:color="auto"/>
                  <w:right w:val="single" w:sz="4" w:space="0" w:color="auto"/>
                </w:tcBorders>
                <w:vAlign w:val="center"/>
              </w:tcPr>
            </w:tcPrChange>
          </w:tcPr>
          <w:p w14:paraId="342D511D" w14:textId="77777777" w:rsidR="006547C8" w:rsidRPr="00DA6FEE" w:rsidRDefault="006547C8" w:rsidP="00657E81">
            <w:pPr>
              <w:jc w:val="center"/>
              <w:rPr>
                <w:rFonts w:ascii="Times New Roman" w:hAnsi="Times New Roman" w:cs="Times New Roman"/>
                <w:sz w:val="16"/>
                <w:szCs w:val="16"/>
              </w:rPr>
            </w:pPr>
          </w:p>
        </w:tc>
        <w:tc>
          <w:tcPr>
            <w:tcW w:w="696" w:type="pct"/>
            <w:vMerge/>
            <w:tcBorders>
              <w:top w:val="single" w:sz="4" w:space="0" w:color="auto"/>
              <w:left w:val="single" w:sz="4" w:space="0" w:color="auto"/>
              <w:bottom w:val="single" w:sz="4" w:space="0" w:color="auto"/>
              <w:right w:val="single" w:sz="4" w:space="0" w:color="auto"/>
            </w:tcBorders>
            <w:vAlign w:val="center"/>
            <w:tcPrChange w:id="781" w:author="Jose Capelo Neto" w:date="2020-05-09T16:37:00Z">
              <w:tcPr>
                <w:tcW w:w="696" w:type="pct"/>
                <w:gridSpan w:val="3"/>
                <w:vMerge/>
                <w:tcBorders>
                  <w:top w:val="single" w:sz="4" w:space="0" w:color="auto"/>
                  <w:left w:val="single" w:sz="4" w:space="0" w:color="auto"/>
                  <w:bottom w:val="single" w:sz="4" w:space="0" w:color="auto"/>
                  <w:right w:val="single" w:sz="4" w:space="0" w:color="auto"/>
                </w:tcBorders>
                <w:vAlign w:val="center"/>
              </w:tcPr>
            </w:tcPrChange>
          </w:tcPr>
          <w:p w14:paraId="498D9482" w14:textId="77777777" w:rsidR="006547C8" w:rsidRPr="00DA6FEE" w:rsidRDefault="006547C8" w:rsidP="00657E81">
            <w:pPr>
              <w:jc w:val="center"/>
              <w:rPr>
                <w:rFonts w:ascii="Times New Roman" w:hAnsi="Times New Roman" w:cs="Times New Roman"/>
                <w:sz w:val="16"/>
                <w:szCs w:val="16"/>
              </w:rPr>
            </w:pPr>
          </w:p>
        </w:tc>
        <w:tc>
          <w:tcPr>
            <w:tcW w:w="1297" w:type="pct"/>
            <w:gridSpan w:val="3"/>
            <w:tcBorders>
              <w:top w:val="single" w:sz="4" w:space="0" w:color="auto"/>
              <w:left w:val="single" w:sz="4" w:space="0" w:color="auto"/>
              <w:bottom w:val="single" w:sz="4" w:space="0" w:color="auto"/>
              <w:right w:val="single" w:sz="4" w:space="0" w:color="auto"/>
            </w:tcBorders>
            <w:vAlign w:val="center"/>
            <w:tcPrChange w:id="782" w:author="Jose Capelo Neto" w:date="2020-05-09T16:37:00Z">
              <w:tcPr>
                <w:tcW w:w="1297" w:type="pct"/>
                <w:gridSpan w:val="6"/>
                <w:tcBorders>
                  <w:top w:val="single" w:sz="4" w:space="0" w:color="auto"/>
                  <w:left w:val="single" w:sz="4" w:space="0" w:color="auto"/>
                  <w:bottom w:val="single" w:sz="4" w:space="0" w:color="auto"/>
                  <w:right w:val="single" w:sz="4" w:space="0" w:color="auto"/>
                </w:tcBorders>
                <w:vAlign w:val="center"/>
              </w:tcPr>
            </w:tcPrChange>
          </w:tcPr>
          <w:p w14:paraId="57872A4C" w14:textId="77777777" w:rsidR="006547C8" w:rsidRPr="00DA6FEE" w:rsidDel="005E658B" w:rsidRDefault="006547C8" w:rsidP="00657E81">
            <w:pPr>
              <w:jc w:val="center"/>
              <w:rPr>
                <w:del w:id="783" w:author="Jose Capelo Neto" w:date="2020-05-09T16:20:00Z"/>
                <w:rFonts w:ascii="Times New Roman" w:hAnsi="Times New Roman" w:cs="Times New Roman"/>
                <w:sz w:val="16"/>
                <w:szCs w:val="16"/>
                <w:lang w:val="pt-BR"/>
              </w:rPr>
            </w:pPr>
            <w:r w:rsidRPr="00DA6FEE">
              <w:rPr>
                <w:rFonts w:ascii="Times New Roman" w:hAnsi="Times New Roman" w:cs="Times New Roman"/>
                <w:sz w:val="16"/>
                <w:szCs w:val="16"/>
                <w:lang w:val="pt-BR"/>
              </w:rPr>
              <w:t xml:space="preserve">Definir os </w:t>
            </w:r>
            <w:commentRangeStart w:id="784"/>
            <w:r w:rsidRPr="00DA6FEE">
              <w:rPr>
                <w:rFonts w:ascii="Times New Roman" w:hAnsi="Times New Roman" w:cs="Times New Roman"/>
                <w:sz w:val="16"/>
                <w:szCs w:val="16"/>
                <w:lang w:val="pt-BR"/>
              </w:rPr>
              <w:t>valores</w:t>
            </w:r>
            <w:commentRangeEnd w:id="784"/>
            <w:r w:rsidR="00EB443E">
              <w:rPr>
                <w:rStyle w:val="Refdecomentrio"/>
                <w:rFonts w:eastAsiaTheme="minorHAnsi" w:cstheme="minorBidi"/>
                <w:lang w:val="pt-BR"/>
              </w:rPr>
              <w:commentReference w:id="784"/>
            </w:r>
            <w:r w:rsidRPr="00DA6FEE">
              <w:rPr>
                <w:rFonts w:ascii="Times New Roman" w:hAnsi="Times New Roman" w:cs="Times New Roman"/>
                <w:sz w:val="16"/>
                <w:szCs w:val="16"/>
                <w:lang w:val="pt-BR"/>
              </w:rPr>
              <w:t xml:space="preserve"> para cada variável independentes</w:t>
            </w:r>
          </w:p>
          <w:p w14:paraId="776E951A" w14:textId="77777777" w:rsidR="006547C8" w:rsidRPr="00DA6FEE" w:rsidRDefault="006547C8" w:rsidP="005E658B">
            <w:pPr>
              <w:jc w:val="center"/>
              <w:rPr>
                <w:rFonts w:ascii="Times New Roman" w:hAnsi="Times New Roman" w:cs="Times New Roman"/>
                <w:sz w:val="16"/>
                <w:szCs w:val="16"/>
                <w:lang w:val="pt-BR"/>
              </w:rPr>
            </w:pPr>
          </w:p>
        </w:tc>
        <w:tc>
          <w:tcPr>
            <w:tcW w:w="625" w:type="pct"/>
            <w:vMerge w:val="restart"/>
            <w:tcBorders>
              <w:top w:val="single" w:sz="4" w:space="0" w:color="auto"/>
              <w:left w:val="single" w:sz="4" w:space="0" w:color="auto"/>
              <w:bottom w:val="single" w:sz="4" w:space="0" w:color="auto"/>
              <w:right w:val="single" w:sz="4" w:space="0" w:color="auto"/>
            </w:tcBorders>
            <w:vAlign w:val="center"/>
            <w:tcPrChange w:id="785" w:author="Jose Capelo Neto" w:date="2020-05-09T16:37:00Z">
              <w:tcPr>
                <w:tcW w:w="625" w:type="pct"/>
                <w:gridSpan w:val="3"/>
                <w:vMerge w:val="restart"/>
                <w:tcBorders>
                  <w:top w:val="single" w:sz="4" w:space="0" w:color="auto"/>
                  <w:left w:val="single" w:sz="4" w:space="0" w:color="auto"/>
                  <w:bottom w:val="single" w:sz="4" w:space="0" w:color="auto"/>
                  <w:right w:val="single" w:sz="4" w:space="0" w:color="auto"/>
                </w:tcBorders>
                <w:vAlign w:val="center"/>
              </w:tcPr>
            </w:tcPrChange>
          </w:tcPr>
          <w:p w14:paraId="685AEB12" w14:textId="77777777" w:rsidR="006547C8" w:rsidRPr="00DA6FEE" w:rsidRDefault="006547C8"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Calcular</w:t>
            </w:r>
            <w:proofErr w:type="spellEnd"/>
            <w:r w:rsidRPr="00DA6FEE">
              <w:rPr>
                <w:rFonts w:ascii="Times New Roman" w:hAnsi="Times New Roman" w:cs="Times New Roman"/>
                <w:sz w:val="16"/>
                <w:szCs w:val="16"/>
              </w:rPr>
              <w:t xml:space="preserve"> a Eq (1)</w:t>
            </w:r>
          </w:p>
        </w:tc>
        <w:tc>
          <w:tcPr>
            <w:tcW w:w="895" w:type="pct"/>
            <w:vMerge w:val="restart"/>
            <w:tcBorders>
              <w:top w:val="single" w:sz="4" w:space="0" w:color="auto"/>
              <w:left w:val="single" w:sz="4" w:space="0" w:color="auto"/>
              <w:bottom w:val="single" w:sz="4" w:space="0" w:color="auto"/>
              <w:right w:val="single" w:sz="4" w:space="0" w:color="auto"/>
            </w:tcBorders>
            <w:vAlign w:val="center"/>
            <w:tcPrChange w:id="786" w:author="Jose Capelo Neto" w:date="2020-05-09T16:37:00Z">
              <w:tcPr>
                <w:tcW w:w="895" w:type="pct"/>
                <w:gridSpan w:val="3"/>
                <w:vMerge w:val="restart"/>
                <w:tcBorders>
                  <w:top w:val="single" w:sz="4" w:space="0" w:color="auto"/>
                  <w:left w:val="single" w:sz="4" w:space="0" w:color="auto"/>
                  <w:bottom w:val="single" w:sz="4" w:space="0" w:color="auto"/>
                  <w:right w:val="single" w:sz="4" w:space="0" w:color="auto"/>
                </w:tcBorders>
                <w:vAlign w:val="center"/>
              </w:tcPr>
            </w:tcPrChange>
          </w:tcPr>
          <w:p w14:paraId="02F90FA6" w14:textId="77777777" w:rsidR="006547C8" w:rsidRPr="00DA6FEE" w:rsidRDefault="006547C8" w:rsidP="00657E81">
            <w:pPr>
              <w:jc w:val="center"/>
              <w:rPr>
                <w:rFonts w:ascii="Times New Roman" w:hAnsi="Times New Roman" w:cs="Times New Roman"/>
                <w:sz w:val="16"/>
                <w:szCs w:val="16"/>
                <w:lang w:val="pt-BR"/>
              </w:rPr>
            </w:pPr>
            <w:r w:rsidRPr="00DA6FEE">
              <w:rPr>
                <w:rFonts w:ascii="Times New Roman" w:hAnsi="Times New Roman" w:cs="Times New Roman"/>
                <w:sz w:val="16"/>
                <w:szCs w:val="16"/>
                <w:lang w:val="pt-BR"/>
              </w:rPr>
              <w:t>Calcular a exponencial dos valores obtidos da Eq (1)</w:t>
            </w:r>
          </w:p>
        </w:tc>
        <w:tc>
          <w:tcPr>
            <w:tcW w:w="1037" w:type="pct"/>
            <w:vMerge w:val="restart"/>
            <w:tcBorders>
              <w:top w:val="single" w:sz="4" w:space="0" w:color="auto"/>
              <w:left w:val="single" w:sz="4" w:space="0" w:color="auto"/>
              <w:right w:val="single" w:sz="4" w:space="0" w:color="auto"/>
            </w:tcBorders>
            <w:tcPrChange w:id="787" w:author="Jose Capelo Neto" w:date="2020-05-09T16:37:00Z">
              <w:tcPr>
                <w:tcW w:w="1037" w:type="pct"/>
                <w:gridSpan w:val="3"/>
                <w:vMerge w:val="restart"/>
                <w:tcBorders>
                  <w:top w:val="single" w:sz="4" w:space="0" w:color="auto"/>
                  <w:left w:val="single" w:sz="4" w:space="0" w:color="auto"/>
                  <w:right w:val="single" w:sz="4" w:space="0" w:color="auto"/>
                </w:tcBorders>
              </w:tcPr>
            </w:tcPrChange>
          </w:tcPr>
          <w:p w14:paraId="27D9FB51" w14:textId="77777777" w:rsidR="006547C8" w:rsidRPr="00DA6FEE" w:rsidRDefault="006547C8" w:rsidP="00657E81">
            <w:pPr>
              <w:jc w:val="center"/>
              <w:rPr>
                <w:rFonts w:ascii="Times New Roman" w:hAnsi="Times New Roman" w:cs="Times New Roman"/>
                <w:sz w:val="16"/>
                <w:szCs w:val="16"/>
                <w:lang w:val="pt-BR"/>
              </w:rPr>
            </w:pPr>
            <w:r w:rsidRPr="00DA6FEE">
              <w:rPr>
                <w:rFonts w:ascii="Times New Roman" w:hAnsi="Times New Roman" w:cs="Times New Roman"/>
                <w:sz w:val="16"/>
                <w:szCs w:val="16"/>
                <w:lang w:val="pt-BR"/>
              </w:rPr>
              <w:t xml:space="preserve">Calcular o intervalo de confiança da Odds com 95% de certeza  </w:t>
            </w:r>
          </w:p>
        </w:tc>
      </w:tr>
      <w:tr w:rsidR="006547C8" w:rsidRPr="00DA6FEE" w14:paraId="1DF814E3" w14:textId="77777777" w:rsidTr="006547C8">
        <w:tc>
          <w:tcPr>
            <w:tcW w:w="450" w:type="pct"/>
            <w:vMerge/>
            <w:tcBorders>
              <w:top w:val="single" w:sz="4" w:space="0" w:color="auto"/>
              <w:left w:val="single" w:sz="4" w:space="0" w:color="auto"/>
              <w:bottom w:val="single" w:sz="4" w:space="0" w:color="auto"/>
              <w:right w:val="single" w:sz="4" w:space="0" w:color="auto"/>
            </w:tcBorders>
            <w:vAlign w:val="center"/>
          </w:tcPr>
          <w:p w14:paraId="262855A3" w14:textId="77777777" w:rsidR="006547C8" w:rsidRPr="00DA6FEE" w:rsidRDefault="006547C8" w:rsidP="00657E81">
            <w:pPr>
              <w:jc w:val="center"/>
              <w:rPr>
                <w:rFonts w:ascii="Times New Roman" w:hAnsi="Times New Roman" w:cs="Times New Roman"/>
                <w:sz w:val="16"/>
                <w:szCs w:val="16"/>
                <w:lang w:val="pt-BR"/>
              </w:rPr>
            </w:pPr>
          </w:p>
        </w:tc>
        <w:tc>
          <w:tcPr>
            <w:tcW w:w="696" w:type="pct"/>
            <w:vMerge/>
            <w:tcBorders>
              <w:top w:val="single" w:sz="4" w:space="0" w:color="auto"/>
              <w:left w:val="single" w:sz="4" w:space="0" w:color="auto"/>
              <w:bottom w:val="single" w:sz="4" w:space="0" w:color="auto"/>
              <w:right w:val="single" w:sz="4" w:space="0" w:color="auto"/>
            </w:tcBorders>
            <w:vAlign w:val="center"/>
          </w:tcPr>
          <w:p w14:paraId="746A26DA" w14:textId="77777777" w:rsidR="006547C8" w:rsidRPr="00DA6FEE" w:rsidRDefault="006547C8" w:rsidP="00657E81">
            <w:pPr>
              <w:jc w:val="center"/>
              <w:rPr>
                <w:rFonts w:ascii="Times New Roman" w:hAnsi="Times New Roman" w:cs="Times New Roman"/>
                <w:sz w:val="16"/>
                <w:szCs w:val="16"/>
                <w:lang w:val="pt-BR"/>
              </w:rPr>
            </w:pPr>
          </w:p>
        </w:tc>
        <w:tc>
          <w:tcPr>
            <w:tcW w:w="409" w:type="pct"/>
            <w:tcBorders>
              <w:top w:val="single" w:sz="4" w:space="0" w:color="auto"/>
              <w:left w:val="single" w:sz="4" w:space="0" w:color="auto"/>
              <w:bottom w:val="single" w:sz="4" w:space="0" w:color="auto"/>
              <w:right w:val="single" w:sz="4" w:space="0" w:color="auto"/>
            </w:tcBorders>
            <w:vAlign w:val="center"/>
          </w:tcPr>
          <w:p w14:paraId="276174D4" w14:textId="77777777" w:rsidR="006547C8" w:rsidRPr="00DA6FEE" w:rsidRDefault="006547C8" w:rsidP="00657E81">
            <w:pPr>
              <w:jc w:val="center"/>
              <w:rPr>
                <w:rFonts w:ascii="Times New Roman" w:hAnsi="Times New Roman" w:cs="Times New Roman"/>
                <w:sz w:val="16"/>
                <w:szCs w:val="16"/>
              </w:rPr>
            </w:pPr>
            <w:r w:rsidRPr="00DA6FEE">
              <w:rPr>
                <w:rFonts w:ascii="Times New Roman" w:hAnsi="Times New Roman" w:cs="Times New Roman"/>
                <w:sz w:val="16"/>
                <w:szCs w:val="16"/>
              </w:rPr>
              <w:t>Phylum</w:t>
            </w:r>
          </w:p>
        </w:tc>
        <w:tc>
          <w:tcPr>
            <w:tcW w:w="888" w:type="pct"/>
            <w:gridSpan w:val="2"/>
            <w:tcBorders>
              <w:top w:val="single" w:sz="4" w:space="0" w:color="auto"/>
              <w:left w:val="single" w:sz="4" w:space="0" w:color="auto"/>
              <w:bottom w:val="single" w:sz="4" w:space="0" w:color="auto"/>
              <w:right w:val="single" w:sz="4" w:space="0" w:color="auto"/>
            </w:tcBorders>
            <w:vAlign w:val="center"/>
          </w:tcPr>
          <w:p w14:paraId="60CBB7C3" w14:textId="77777777" w:rsidR="006547C8" w:rsidRPr="00DA6FEE" w:rsidRDefault="006547C8" w:rsidP="00657E81">
            <w:pPr>
              <w:jc w:val="center"/>
              <w:rPr>
                <w:rFonts w:ascii="Times New Roman" w:hAnsi="Times New Roman" w:cs="Times New Roman"/>
                <w:sz w:val="16"/>
                <w:szCs w:val="16"/>
              </w:rPr>
            </w:pPr>
            <w:r w:rsidRPr="00DA6FEE">
              <w:rPr>
                <w:rFonts w:ascii="Times New Roman" w:hAnsi="Times New Roman" w:cs="Times New Roman"/>
                <w:sz w:val="16"/>
                <w:szCs w:val="16"/>
              </w:rPr>
              <w:t>Sample</w:t>
            </w:r>
          </w:p>
        </w:tc>
        <w:tc>
          <w:tcPr>
            <w:tcW w:w="625" w:type="pct"/>
            <w:vMerge/>
            <w:tcBorders>
              <w:top w:val="single" w:sz="4" w:space="0" w:color="auto"/>
              <w:left w:val="single" w:sz="4" w:space="0" w:color="auto"/>
              <w:bottom w:val="single" w:sz="4" w:space="0" w:color="auto"/>
              <w:right w:val="single" w:sz="4" w:space="0" w:color="auto"/>
            </w:tcBorders>
            <w:vAlign w:val="center"/>
          </w:tcPr>
          <w:p w14:paraId="0255B060" w14:textId="77777777" w:rsidR="006547C8" w:rsidRPr="00DA6FEE" w:rsidRDefault="006547C8" w:rsidP="00657E81">
            <w:pPr>
              <w:jc w:val="center"/>
              <w:rPr>
                <w:rFonts w:ascii="Times New Roman" w:hAnsi="Times New Roman" w:cs="Times New Roman"/>
                <w:sz w:val="16"/>
                <w:szCs w:val="16"/>
              </w:rPr>
            </w:pPr>
          </w:p>
        </w:tc>
        <w:tc>
          <w:tcPr>
            <w:tcW w:w="895" w:type="pct"/>
            <w:vMerge/>
            <w:tcBorders>
              <w:top w:val="single" w:sz="4" w:space="0" w:color="auto"/>
              <w:left w:val="single" w:sz="4" w:space="0" w:color="auto"/>
              <w:bottom w:val="single" w:sz="4" w:space="0" w:color="auto"/>
              <w:right w:val="single" w:sz="4" w:space="0" w:color="auto"/>
            </w:tcBorders>
            <w:vAlign w:val="center"/>
          </w:tcPr>
          <w:p w14:paraId="2C5C0202" w14:textId="77777777" w:rsidR="006547C8" w:rsidRPr="00DA6FEE" w:rsidRDefault="006547C8" w:rsidP="00657E81">
            <w:pPr>
              <w:jc w:val="center"/>
              <w:rPr>
                <w:rFonts w:ascii="Times New Roman" w:hAnsi="Times New Roman" w:cs="Times New Roman"/>
                <w:sz w:val="16"/>
                <w:szCs w:val="16"/>
              </w:rPr>
            </w:pPr>
          </w:p>
        </w:tc>
        <w:tc>
          <w:tcPr>
            <w:tcW w:w="1037" w:type="pct"/>
            <w:vMerge/>
            <w:tcBorders>
              <w:left w:val="single" w:sz="4" w:space="0" w:color="auto"/>
              <w:bottom w:val="single" w:sz="4" w:space="0" w:color="auto"/>
              <w:right w:val="single" w:sz="4" w:space="0" w:color="auto"/>
            </w:tcBorders>
          </w:tcPr>
          <w:p w14:paraId="60C5C3DE" w14:textId="77777777" w:rsidR="006547C8" w:rsidRPr="00DA6FEE" w:rsidRDefault="006547C8" w:rsidP="00657E81">
            <w:pPr>
              <w:jc w:val="center"/>
              <w:rPr>
                <w:rFonts w:ascii="Times New Roman" w:hAnsi="Times New Roman" w:cs="Times New Roman"/>
                <w:sz w:val="16"/>
                <w:szCs w:val="16"/>
              </w:rPr>
            </w:pPr>
          </w:p>
        </w:tc>
      </w:tr>
      <w:tr w:rsidR="00657E81" w:rsidRPr="00DA6FEE" w14:paraId="39D2160F"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788" w:author="Jose Capelo Neto" w:date="2020-05-09T16:22:00Z">
              <w:tcPr>
                <w:tcW w:w="410" w:type="pct"/>
                <w:gridSpan w:val="2"/>
                <w:tcBorders>
                  <w:top w:val="single" w:sz="8" w:space="0" w:color="auto"/>
                  <w:bottom w:val="double" w:sz="4" w:space="0" w:color="auto"/>
                  <w:right w:val="single" w:sz="2" w:space="0" w:color="auto"/>
                </w:tcBorders>
                <w:vAlign w:val="center"/>
              </w:tcPr>
            </w:tcPrChange>
          </w:tcPr>
          <w:p w14:paraId="5145F7E5"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i</w:t>
            </w:r>
          </w:p>
        </w:tc>
        <w:tc>
          <w:tcPr>
            <w:tcW w:w="696" w:type="pct"/>
            <w:tcBorders>
              <w:top w:val="single" w:sz="4" w:space="0" w:color="auto"/>
              <w:left w:val="single" w:sz="4" w:space="0" w:color="auto"/>
              <w:bottom w:val="single" w:sz="4" w:space="0" w:color="auto"/>
              <w:right w:val="single" w:sz="4" w:space="0" w:color="auto"/>
            </w:tcBorders>
            <w:vAlign w:val="center"/>
            <w:tcPrChange w:id="789" w:author="Jose Capelo Neto" w:date="2020-05-09T16:22:00Z">
              <w:tcPr>
                <w:tcW w:w="744" w:type="pct"/>
                <w:gridSpan w:val="4"/>
                <w:tcBorders>
                  <w:top w:val="single" w:sz="8" w:space="0" w:color="auto"/>
                  <w:left w:val="single" w:sz="2" w:space="0" w:color="auto"/>
                  <w:bottom w:val="double" w:sz="4" w:space="0" w:color="auto"/>
                  <w:right w:val="single" w:sz="2" w:space="0" w:color="auto"/>
                </w:tcBorders>
                <w:vAlign w:val="center"/>
              </w:tcPr>
            </w:tcPrChange>
          </w:tcPr>
          <w:p w14:paraId="0443E536" w14:textId="77777777" w:rsidR="00657E81" w:rsidRPr="00DA6FEE" w:rsidRDefault="00657E81" w:rsidP="00657E81">
            <w:pPr>
              <w:jc w:val="center"/>
              <w:rPr>
                <w:rFonts w:ascii="Times New Roman" w:hAnsi="Times New Roman" w:cs="Times New Roman"/>
                <w:sz w:val="16"/>
                <w:szCs w:val="16"/>
                <w:lang w:val="pt-BR"/>
              </w:rPr>
            </w:pPr>
            <w:r w:rsidRPr="00DA6FEE">
              <w:rPr>
                <w:rFonts w:ascii="Times New Roman" w:hAnsi="Times New Roman" w:cs="Times New Roman"/>
                <w:sz w:val="16"/>
                <w:szCs w:val="16"/>
                <w:lang w:val="pt-BR"/>
              </w:rPr>
              <w:t>Estimar as chances de células íntegra de:</w:t>
            </w:r>
          </w:p>
        </w:tc>
        <w:tc>
          <w:tcPr>
            <w:tcW w:w="409" w:type="pct"/>
            <w:tcBorders>
              <w:top w:val="single" w:sz="4" w:space="0" w:color="auto"/>
              <w:left w:val="single" w:sz="4" w:space="0" w:color="auto"/>
              <w:bottom w:val="single" w:sz="4" w:space="0" w:color="auto"/>
              <w:right w:val="single" w:sz="4" w:space="0" w:color="auto"/>
            </w:tcBorders>
            <w:vAlign w:val="center"/>
            <w:tcPrChange w:id="790" w:author="Jose Capelo Neto" w:date="2020-05-09T16:22:00Z">
              <w:tcPr>
                <w:tcW w:w="363" w:type="pct"/>
                <w:gridSpan w:val="2"/>
                <w:tcBorders>
                  <w:top w:val="single" w:sz="8" w:space="0" w:color="auto"/>
                  <w:left w:val="single" w:sz="2" w:space="0" w:color="auto"/>
                  <w:bottom w:val="double" w:sz="4" w:space="0" w:color="auto"/>
                  <w:right w:val="single" w:sz="2" w:space="0" w:color="auto"/>
                </w:tcBorders>
                <w:vAlign w:val="center"/>
              </w:tcPr>
            </w:tcPrChange>
          </w:tcPr>
          <w:p w14:paraId="3BBCF400"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X</w:t>
            </w:r>
            <w:r w:rsidRPr="00DA6FEE">
              <w:rPr>
                <w:rFonts w:ascii="Times New Roman" w:hAnsi="Times New Roman" w:cs="Times New Roman"/>
                <w:sz w:val="16"/>
                <w:szCs w:val="16"/>
                <w:vertAlign w:val="subscript"/>
              </w:rPr>
              <w:t>Phylum</w:t>
            </w:r>
          </w:p>
        </w:tc>
        <w:tc>
          <w:tcPr>
            <w:tcW w:w="366" w:type="pct"/>
            <w:tcBorders>
              <w:top w:val="single" w:sz="4" w:space="0" w:color="auto"/>
              <w:left w:val="single" w:sz="4" w:space="0" w:color="auto"/>
              <w:bottom w:val="single" w:sz="4" w:space="0" w:color="auto"/>
              <w:right w:val="single" w:sz="4" w:space="0" w:color="auto"/>
            </w:tcBorders>
            <w:vAlign w:val="center"/>
            <w:tcPrChange w:id="791" w:author="Jose Capelo Neto" w:date="2020-05-09T16:22:00Z">
              <w:tcPr>
                <w:tcW w:w="326" w:type="pct"/>
                <w:tcBorders>
                  <w:top w:val="single" w:sz="8" w:space="0" w:color="auto"/>
                  <w:left w:val="single" w:sz="2" w:space="0" w:color="auto"/>
                  <w:bottom w:val="double" w:sz="4" w:space="0" w:color="auto"/>
                  <w:right w:val="single" w:sz="2" w:space="0" w:color="auto"/>
                </w:tcBorders>
                <w:vAlign w:val="center"/>
              </w:tcPr>
            </w:tcPrChange>
          </w:tcPr>
          <w:p w14:paraId="5AE9845B"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X</w:t>
            </w:r>
            <w:r w:rsidRPr="00DA6FEE">
              <w:rPr>
                <w:rFonts w:ascii="Times New Roman" w:hAnsi="Times New Roman" w:cs="Times New Roman"/>
                <w:sz w:val="16"/>
                <w:szCs w:val="16"/>
                <w:vertAlign w:val="subscript"/>
              </w:rPr>
              <w:t>Control</w:t>
            </w:r>
          </w:p>
        </w:tc>
        <w:tc>
          <w:tcPr>
            <w:tcW w:w="522" w:type="pct"/>
            <w:tcBorders>
              <w:top w:val="single" w:sz="4" w:space="0" w:color="auto"/>
              <w:left w:val="single" w:sz="4" w:space="0" w:color="auto"/>
              <w:bottom w:val="single" w:sz="4" w:space="0" w:color="auto"/>
              <w:right w:val="single" w:sz="4" w:space="0" w:color="auto"/>
            </w:tcBorders>
            <w:vAlign w:val="center"/>
            <w:tcPrChange w:id="792" w:author="Jose Capelo Neto" w:date="2020-05-09T16:22:00Z">
              <w:tcPr>
                <w:tcW w:w="478" w:type="pct"/>
                <w:gridSpan w:val="3"/>
                <w:tcBorders>
                  <w:top w:val="single" w:sz="8" w:space="0" w:color="auto"/>
                  <w:left w:val="single" w:sz="2" w:space="0" w:color="auto"/>
                  <w:bottom w:val="double" w:sz="4" w:space="0" w:color="auto"/>
                  <w:right w:val="single" w:sz="2" w:space="0" w:color="auto"/>
                </w:tcBorders>
                <w:vAlign w:val="center"/>
              </w:tcPr>
            </w:tcPrChange>
          </w:tcPr>
          <w:p w14:paraId="4B878787"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X</w:t>
            </w:r>
            <w:r w:rsidRPr="00DA6FEE">
              <w:rPr>
                <w:rFonts w:ascii="Times New Roman" w:hAnsi="Times New Roman" w:cs="Times New Roman"/>
                <w:sz w:val="16"/>
                <w:szCs w:val="16"/>
                <w:vertAlign w:val="subscript"/>
              </w:rPr>
              <w:t>Photocatalysis</w:t>
            </w:r>
          </w:p>
        </w:tc>
        <w:tc>
          <w:tcPr>
            <w:tcW w:w="625" w:type="pct"/>
            <w:tcBorders>
              <w:top w:val="single" w:sz="4" w:space="0" w:color="auto"/>
              <w:left w:val="single" w:sz="4" w:space="0" w:color="auto"/>
              <w:bottom w:val="single" w:sz="4" w:space="0" w:color="auto"/>
              <w:right w:val="single" w:sz="4" w:space="0" w:color="auto"/>
            </w:tcBorders>
            <w:vAlign w:val="center"/>
            <w:tcPrChange w:id="793" w:author="Jose Capelo Neto" w:date="2020-05-09T16:22:00Z">
              <w:tcPr>
                <w:tcW w:w="673" w:type="pct"/>
                <w:gridSpan w:val="3"/>
                <w:tcBorders>
                  <w:top w:val="single" w:sz="8" w:space="0" w:color="auto"/>
                  <w:left w:val="single" w:sz="2" w:space="0" w:color="auto"/>
                  <w:bottom w:val="double" w:sz="4" w:space="0" w:color="auto"/>
                  <w:right w:val="single" w:sz="2" w:space="0" w:color="auto"/>
                </w:tcBorders>
                <w:vAlign w:val="center"/>
              </w:tcPr>
            </w:tcPrChange>
          </w:tcPr>
          <w:p w14:paraId="2967122C"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ln[Odds]</w:t>
            </w:r>
          </w:p>
        </w:tc>
        <w:tc>
          <w:tcPr>
            <w:tcW w:w="895" w:type="pct"/>
            <w:tcBorders>
              <w:top w:val="single" w:sz="4" w:space="0" w:color="auto"/>
              <w:left w:val="single" w:sz="4" w:space="0" w:color="auto"/>
              <w:bottom w:val="single" w:sz="4" w:space="0" w:color="auto"/>
              <w:right w:val="single" w:sz="4" w:space="0" w:color="auto"/>
            </w:tcBorders>
            <w:vAlign w:val="center"/>
            <w:tcPrChange w:id="794" w:author="Jose Capelo Neto" w:date="2020-05-09T16:22:00Z">
              <w:tcPr>
                <w:tcW w:w="942" w:type="pct"/>
                <w:gridSpan w:val="3"/>
                <w:tcBorders>
                  <w:top w:val="single" w:sz="8" w:space="0" w:color="auto"/>
                  <w:left w:val="single" w:sz="2" w:space="0" w:color="auto"/>
                  <w:bottom w:val="double" w:sz="4" w:space="0" w:color="auto"/>
                </w:tcBorders>
                <w:vAlign w:val="center"/>
              </w:tcPr>
            </w:tcPrChange>
          </w:tcPr>
          <w:p w14:paraId="7230EA70"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Odds</w:t>
            </w:r>
          </w:p>
        </w:tc>
        <w:tc>
          <w:tcPr>
            <w:tcW w:w="1037" w:type="pct"/>
            <w:tcBorders>
              <w:top w:val="single" w:sz="4" w:space="0" w:color="auto"/>
              <w:left w:val="single" w:sz="4" w:space="0" w:color="auto"/>
              <w:bottom w:val="single" w:sz="4" w:space="0" w:color="auto"/>
              <w:right w:val="single" w:sz="4" w:space="0" w:color="auto"/>
            </w:tcBorders>
            <w:vAlign w:val="center"/>
            <w:tcPrChange w:id="795" w:author="Jose Capelo Neto" w:date="2020-05-09T16:22:00Z">
              <w:tcPr>
                <w:tcW w:w="1064" w:type="pct"/>
                <w:gridSpan w:val="2"/>
                <w:tcBorders>
                  <w:top w:val="single" w:sz="8" w:space="0" w:color="auto"/>
                  <w:left w:val="single" w:sz="2" w:space="0" w:color="auto"/>
                  <w:bottom w:val="double" w:sz="4" w:space="0" w:color="auto"/>
                </w:tcBorders>
                <w:vAlign w:val="center"/>
              </w:tcPr>
            </w:tcPrChange>
          </w:tcPr>
          <w:p w14:paraId="599EBD5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position w:val="-10"/>
                <w:sz w:val="16"/>
                <w:szCs w:val="16"/>
              </w:rPr>
              <w:object w:dxaOrig="920" w:dyaOrig="320" w14:anchorId="26B5EB6F">
                <v:shape id="_x0000_i1028" type="#_x0000_t75" style="width:23.25pt;height:8.25pt" o:ole="">
                  <v:imagedata r:id="rId27" o:title=""/>
                </v:shape>
                <o:OLEObject Type="Embed" ProgID="Equation.3" ShapeID="_x0000_i1028" DrawAspect="Content" ObjectID="_1663365933" r:id="rId28"/>
              </w:object>
            </w:r>
          </w:p>
        </w:tc>
      </w:tr>
      <w:tr w:rsidR="00657E81" w:rsidRPr="00DA6FEE" w14:paraId="5D249931"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796" w:author="Jose Capelo Neto" w:date="2020-05-09T16:22:00Z">
              <w:tcPr>
                <w:tcW w:w="410" w:type="pct"/>
                <w:gridSpan w:val="2"/>
                <w:tcBorders>
                  <w:top w:val="double" w:sz="4" w:space="0" w:color="auto"/>
                </w:tcBorders>
                <w:vAlign w:val="center"/>
              </w:tcPr>
            </w:tcPrChange>
          </w:tcPr>
          <w:p w14:paraId="4BA50F6C"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1</w:t>
            </w:r>
          </w:p>
        </w:tc>
        <w:tc>
          <w:tcPr>
            <w:tcW w:w="696" w:type="pct"/>
            <w:tcBorders>
              <w:top w:val="single" w:sz="4" w:space="0" w:color="auto"/>
              <w:left w:val="single" w:sz="4" w:space="0" w:color="auto"/>
              <w:bottom w:val="single" w:sz="4" w:space="0" w:color="auto"/>
              <w:right w:val="single" w:sz="4" w:space="0" w:color="auto"/>
            </w:tcBorders>
            <w:vAlign w:val="center"/>
            <w:tcPrChange w:id="797" w:author="Jose Capelo Neto" w:date="2020-05-09T16:22:00Z">
              <w:tcPr>
                <w:tcW w:w="744" w:type="pct"/>
                <w:gridSpan w:val="4"/>
                <w:tcBorders>
                  <w:top w:val="double" w:sz="4" w:space="0" w:color="auto"/>
                </w:tcBorders>
                <w:vAlign w:val="center"/>
              </w:tcPr>
            </w:tcPrChange>
          </w:tcPr>
          <w:p w14:paraId="164D7123" w14:textId="77777777" w:rsidR="00657E81" w:rsidRPr="00DA6FEE" w:rsidRDefault="00657E81"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Cianobactérias</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na</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água</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bruta</w:t>
            </w:r>
            <w:proofErr w:type="spellEnd"/>
          </w:p>
        </w:tc>
        <w:tc>
          <w:tcPr>
            <w:tcW w:w="409" w:type="pct"/>
            <w:tcBorders>
              <w:top w:val="single" w:sz="4" w:space="0" w:color="auto"/>
              <w:left w:val="single" w:sz="4" w:space="0" w:color="auto"/>
              <w:bottom w:val="single" w:sz="4" w:space="0" w:color="auto"/>
              <w:right w:val="single" w:sz="4" w:space="0" w:color="auto"/>
            </w:tcBorders>
            <w:vAlign w:val="center"/>
            <w:tcPrChange w:id="798" w:author="Jose Capelo Neto" w:date="2020-05-09T16:22:00Z">
              <w:tcPr>
                <w:tcW w:w="363" w:type="pct"/>
                <w:gridSpan w:val="2"/>
                <w:tcBorders>
                  <w:top w:val="double" w:sz="4" w:space="0" w:color="auto"/>
                </w:tcBorders>
                <w:vAlign w:val="center"/>
              </w:tcPr>
            </w:tcPrChange>
          </w:tcPr>
          <w:p w14:paraId="33FA0975"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366" w:type="pct"/>
            <w:tcBorders>
              <w:top w:val="single" w:sz="4" w:space="0" w:color="auto"/>
              <w:left w:val="single" w:sz="4" w:space="0" w:color="auto"/>
              <w:bottom w:val="single" w:sz="4" w:space="0" w:color="auto"/>
              <w:right w:val="single" w:sz="4" w:space="0" w:color="auto"/>
            </w:tcBorders>
            <w:vAlign w:val="center"/>
            <w:tcPrChange w:id="799" w:author="Jose Capelo Neto" w:date="2020-05-09T16:22:00Z">
              <w:tcPr>
                <w:tcW w:w="326" w:type="pct"/>
                <w:tcBorders>
                  <w:top w:val="double" w:sz="4" w:space="0" w:color="auto"/>
                </w:tcBorders>
                <w:vAlign w:val="center"/>
              </w:tcPr>
            </w:tcPrChange>
          </w:tcPr>
          <w:p w14:paraId="1A499AC2"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522" w:type="pct"/>
            <w:tcBorders>
              <w:top w:val="single" w:sz="4" w:space="0" w:color="auto"/>
              <w:left w:val="single" w:sz="4" w:space="0" w:color="auto"/>
              <w:bottom w:val="single" w:sz="4" w:space="0" w:color="auto"/>
              <w:right w:val="single" w:sz="4" w:space="0" w:color="auto"/>
            </w:tcBorders>
            <w:vAlign w:val="center"/>
            <w:tcPrChange w:id="800" w:author="Jose Capelo Neto" w:date="2020-05-09T16:22:00Z">
              <w:tcPr>
                <w:tcW w:w="478" w:type="pct"/>
                <w:gridSpan w:val="3"/>
                <w:tcBorders>
                  <w:top w:val="double" w:sz="4" w:space="0" w:color="auto"/>
                </w:tcBorders>
                <w:vAlign w:val="center"/>
              </w:tcPr>
            </w:tcPrChange>
          </w:tcPr>
          <w:p w14:paraId="14C2C25F"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625" w:type="pct"/>
            <w:tcBorders>
              <w:top w:val="single" w:sz="4" w:space="0" w:color="auto"/>
              <w:left w:val="single" w:sz="4" w:space="0" w:color="auto"/>
              <w:bottom w:val="single" w:sz="4" w:space="0" w:color="auto"/>
              <w:right w:val="single" w:sz="4" w:space="0" w:color="auto"/>
            </w:tcBorders>
            <w:vAlign w:val="center"/>
            <w:tcPrChange w:id="801" w:author="Jose Capelo Neto" w:date="2020-05-09T16:22:00Z">
              <w:tcPr>
                <w:tcW w:w="673" w:type="pct"/>
                <w:gridSpan w:val="3"/>
                <w:tcBorders>
                  <w:top w:val="double" w:sz="4" w:space="0" w:color="auto"/>
                </w:tcBorders>
                <w:vAlign w:val="center"/>
              </w:tcPr>
            </w:tcPrChange>
          </w:tcPr>
          <w:p w14:paraId="0EA76B57"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0</w:t>
            </w:r>
          </w:p>
        </w:tc>
        <w:tc>
          <w:tcPr>
            <w:tcW w:w="895" w:type="pct"/>
            <w:tcBorders>
              <w:top w:val="single" w:sz="4" w:space="0" w:color="auto"/>
              <w:left w:val="single" w:sz="4" w:space="0" w:color="auto"/>
              <w:bottom w:val="single" w:sz="4" w:space="0" w:color="auto"/>
              <w:right w:val="single" w:sz="4" w:space="0" w:color="auto"/>
            </w:tcBorders>
            <w:vAlign w:val="center"/>
            <w:tcPrChange w:id="802" w:author="Jose Capelo Neto" w:date="2020-05-09T16:22:00Z">
              <w:tcPr>
                <w:tcW w:w="942" w:type="pct"/>
                <w:gridSpan w:val="3"/>
                <w:tcBorders>
                  <w:top w:val="double" w:sz="4" w:space="0" w:color="auto"/>
                </w:tcBorders>
                <w:vAlign w:val="center"/>
              </w:tcPr>
            </w:tcPrChange>
          </w:tcPr>
          <w:p w14:paraId="47CD9E41"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m:t>
                </m:r>
              </m:oMath>
            </m:oMathPara>
          </w:p>
        </w:tc>
        <w:tc>
          <w:tcPr>
            <w:tcW w:w="1037" w:type="pct"/>
            <w:vMerge w:val="restart"/>
            <w:tcBorders>
              <w:top w:val="single" w:sz="4" w:space="0" w:color="auto"/>
              <w:left w:val="single" w:sz="4" w:space="0" w:color="auto"/>
              <w:bottom w:val="single" w:sz="4" w:space="0" w:color="auto"/>
              <w:right w:val="single" w:sz="4" w:space="0" w:color="auto"/>
            </w:tcBorders>
            <w:vAlign w:val="center"/>
            <w:tcPrChange w:id="803" w:author="Jose Capelo Neto" w:date="2020-05-09T16:22:00Z">
              <w:tcPr>
                <w:tcW w:w="1064" w:type="pct"/>
                <w:gridSpan w:val="2"/>
                <w:vMerge w:val="restart"/>
                <w:tcBorders>
                  <w:top w:val="double" w:sz="4" w:space="0" w:color="auto"/>
                </w:tcBorders>
                <w:vAlign w:val="center"/>
              </w:tcPr>
            </w:tcPrChange>
          </w:tcPr>
          <w:p w14:paraId="363CFF8D" w14:textId="77777777" w:rsidR="00657E81" w:rsidRPr="00DA6FEE" w:rsidRDefault="00E21651" w:rsidP="00657E81">
            <w:pPr>
              <w:rPr>
                <w:rFonts w:ascii="Times New Roman" w:eastAsia="Calibri" w:hAnsi="Times New Roman" w:cs="Times New Roman"/>
                <w:sz w:val="16"/>
                <w:szCs w:val="16"/>
              </w:rPr>
            </w:pPr>
            <w:r>
              <w:rPr>
                <w:rFonts w:ascii="Times New Roman" w:eastAsiaTheme="minorHAnsi" w:hAnsi="Times New Roman" w:cs="Times New Roman"/>
                <w:noProof/>
                <w:sz w:val="16"/>
                <w:szCs w:val="16"/>
                <w:lang w:eastAsia="pt-BR"/>
              </w:rPr>
              <w:object w:dxaOrig="1440" w:dyaOrig="1440" w14:anchorId="2C15CCB4">
                <v:shape id="_x0000_s1028" type="#_x0000_t75" style="position:absolute;left:0;text-align:left;margin-left:-.1pt;margin-top:-1.3pt;width:79.6pt;height:10.45pt;z-index:251667456;mso-position-horizontal-relative:text;mso-position-vertical-relative:text" wrapcoords="1168 3086 584 13371 1168 16457 3795 16457 11968 16457 20432 14400 19557 3086 4086 3086 1168 3086">
                  <v:imagedata r:id="rId29" o:title=""/>
                  <w10:wrap type="tight" side="right"/>
                </v:shape>
                <o:OLEObject Type="Embed" ProgID="Equation.3" ShapeID="_x0000_s1028" DrawAspect="Content" ObjectID="_1663365936" r:id="rId30"/>
              </w:object>
            </w:r>
          </w:p>
        </w:tc>
      </w:tr>
      <w:tr w:rsidR="00657E81" w:rsidRPr="00DA6FEE" w14:paraId="2D786A10"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04" w:author="Jose Capelo Neto" w:date="2020-05-09T16:22:00Z">
              <w:tcPr>
                <w:tcW w:w="410" w:type="pct"/>
                <w:gridSpan w:val="2"/>
                <w:vAlign w:val="center"/>
              </w:tcPr>
            </w:tcPrChange>
          </w:tcPr>
          <w:p w14:paraId="6015C5E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2</w:t>
            </w:r>
          </w:p>
        </w:tc>
        <w:tc>
          <w:tcPr>
            <w:tcW w:w="696" w:type="pct"/>
            <w:tcBorders>
              <w:top w:val="single" w:sz="4" w:space="0" w:color="auto"/>
              <w:left w:val="single" w:sz="4" w:space="0" w:color="auto"/>
              <w:bottom w:val="single" w:sz="4" w:space="0" w:color="auto"/>
              <w:right w:val="single" w:sz="4" w:space="0" w:color="auto"/>
            </w:tcBorders>
            <w:vAlign w:val="center"/>
            <w:tcPrChange w:id="805" w:author="Jose Capelo Neto" w:date="2020-05-09T16:22:00Z">
              <w:tcPr>
                <w:tcW w:w="744" w:type="pct"/>
                <w:gridSpan w:val="4"/>
                <w:vAlign w:val="center"/>
              </w:tcPr>
            </w:tcPrChange>
          </w:tcPr>
          <w:p w14:paraId="3E55948B" w14:textId="77777777" w:rsidR="00657E81" w:rsidRPr="00DA6FEE" w:rsidDel="006547C8" w:rsidRDefault="00657E81" w:rsidP="00657E81">
            <w:pPr>
              <w:jc w:val="center"/>
              <w:rPr>
                <w:del w:id="806" w:author="Jose Capelo Neto" w:date="2020-05-09T16:36:00Z"/>
                <w:rFonts w:ascii="Times New Roman" w:hAnsi="Times New Roman" w:cs="Times New Roman"/>
                <w:sz w:val="16"/>
                <w:szCs w:val="16"/>
              </w:rPr>
            </w:pPr>
            <w:proofErr w:type="spellStart"/>
            <w:r w:rsidRPr="00DA6FEE">
              <w:rPr>
                <w:rFonts w:ascii="Times New Roman" w:hAnsi="Times New Roman" w:cs="Times New Roman"/>
                <w:sz w:val="16"/>
                <w:szCs w:val="16"/>
              </w:rPr>
              <w:t>Algas</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na</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água</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bruta</w:t>
            </w:r>
            <w:proofErr w:type="spellEnd"/>
          </w:p>
          <w:p w14:paraId="743074BB" w14:textId="77777777" w:rsidR="00657E81" w:rsidRPr="00DA6FEE" w:rsidRDefault="00657E81" w:rsidP="006547C8">
            <w:pPr>
              <w:jc w:val="center"/>
              <w:rPr>
                <w:rFonts w:ascii="Times New Roman" w:hAnsi="Times New Roman" w:cs="Times New Roman"/>
                <w:sz w:val="16"/>
                <w:szCs w:val="16"/>
              </w:rPr>
            </w:pPr>
          </w:p>
        </w:tc>
        <w:tc>
          <w:tcPr>
            <w:tcW w:w="409" w:type="pct"/>
            <w:tcBorders>
              <w:top w:val="single" w:sz="4" w:space="0" w:color="auto"/>
              <w:left w:val="single" w:sz="4" w:space="0" w:color="auto"/>
              <w:bottom w:val="single" w:sz="4" w:space="0" w:color="auto"/>
              <w:right w:val="single" w:sz="4" w:space="0" w:color="auto"/>
            </w:tcBorders>
            <w:vAlign w:val="center"/>
            <w:tcPrChange w:id="807" w:author="Jose Capelo Neto" w:date="2020-05-09T16:22:00Z">
              <w:tcPr>
                <w:tcW w:w="363" w:type="pct"/>
                <w:gridSpan w:val="2"/>
                <w:vAlign w:val="center"/>
              </w:tcPr>
            </w:tcPrChange>
          </w:tcPr>
          <w:p w14:paraId="01FB1AC8"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366" w:type="pct"/>
            <w:tcBorders>
              <w:top w:val="single" w:sz="4" w:space="0" w:color="auto"/>
              <w:left w:val="single" w:sz="4" w:space="0" w:color="auto"/>
              <w:bottom w:val="single" w:sz="4" w:space="0" w:color="auto"/>
              <w:right w:val="single" w:sz="4" w:space="0" w:color="auto"/>
            </w:tcBorders>
            <w:vAlign w:val="center"/>
            <w:tcPrChange w:id="808" w:author="Jose Capelo Neto" w:date="2020-05-09T16:22:00Z">
              <w:tcPr>
                <w:tcW w:w="326" w:type="pct"/>
                <w:vAlign w:val="center"/>
              </w:tcPr>
            </w:tcPrChange>
          </w:tcPr>
          <w:p w14:paraId="193F0D0D"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522" w:type="pct"/>
            <w:tcBorders>
              <w:top w:val="single" w:sz="4" w:space="0" w:color="auto"/>
              <w:left w:val="single" w:sz="4" w:space="0" w:color="auto"/>
              <w:bottom w:val="single" w:sz="4" w:space="0" w:color="auto"/>
              <w:right w:val="single" w:sz="4" w:space="0" w:color="auto"/>
            </w:tcBorders>
            <w:vAlign w:val="center"/>
            <w:tcPrChange w:id="809" w:author="Jose Capelo Neto" w:date="2020-05-09T16:22:00Z">
              <w:tcPr>
                <w:tcW w:w="478" w:type="pct"/>
                <w:gridSpan w:val="3"/>
                <w:vAlign w:val="center"/>
              </w:tcPr>
            </w:tcPrChange>
          </w:tcPr>
          <w:p w14:paraId="22E46D8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625" w:type="pct"/>
            <w:tcBorders>
              <w:top w:val="single" w:sz="4" w:space="0" w:color="auto"/>
              <w:left w:val="single" w:sz="4" w:space="0" w:color="auto"/>
              <w:bottom w:val="single" w:sz="4" w:space="0" w:color="auto"/>
              <w:right w:val="single" w:sz="4" w:space="0" w:color="auto"/>
            </w:tcBorders>
            <w:vAlign w:val="center"/>
            <w:tcPrChange w:id="810" w:author="Jose Capelo Neto" w:date="2020-05-09T16:22:00Z">
              <w:tcPr>
                <w:tcW w:w="673" w:type="pct"/>
                <w:gridSpan w:val="3"/>
                <w:vAlign w:val="center"/>
              </w:tcPr>
            </w:tcPrChange>
          </w:tcPr>
          <w:p w14:paraId="304A1781"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w:r w:rsidR="00657E81" w:rsidRPr="00DA6FEE">
              <w:rPr>
                <w:rFonts w:ascii="Times New Roman" w:hAnsi="Times New Roman" w:cs="Times New Roman"/>
                <w:sz w:val="16"/>
                <w:szCs w:val="16"/>
                <w:vertAlign w:val="subscript"/>
              </w:rPr>
              <w:t xml:space="preserve">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Phylum</w:t>
            </w:r>
          </w:p>
        </w:tc>
        <w:tc>
          <w:tcPr>
            <w:tcW w:w="895" w:type="pct"/>
            <w:tcBorders>
              <w:top w:val="single" w:sz="4" w:space="0" w:color="auto"/>
              <w:left w:val="single" w:sz="4" w:space="0" w:color="auto"/>
              <w:bottom w:val="single" w:sz="4" w:space="0" w:color="auto"/>
              <w:right w:val="single" w:sz="4" w:space="0" w:color="auto"/>
            </w:tcBorders>
            <w:vAlign w:val="center"/>
            <w:tcPrChange w:id="811" w:author="Jose Capelo Neto" w:date="2020-05-09T16:22:00Z">
              <w:tcPr>
                <w:tcW w:w="942" w:type="pct"/>
                <w:gridSpan w:val="3"/>
                <w:vAlign w:val="center"/>
              </w:tcPr>
            </w:tcPrChange>
          </w:tcPr>
          <w:p w14:paraId="25746C55" w14:textId="77777777" w:rsidR="00657E81" w:rsidRPr="00DA6FEE" w:rsidRDefault="00657E81" w:rsidP="00657E81">
            <w:pPr>
              <w:jc w:val="center"/>
              <w:rPr>
                <w:rFonts w:ascii="Times New Roman" w:eastAsia="Calibri" w:hAnsi="Times New Roman" w:cs="Times New Roman"/>
                <w:i/>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 xml:space="preserve">+ </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Phylum</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12" w:author="Jose Capelo Neto" w:date="2020-05-09T16:22:00Z">
              <w:tcPr>
                <w:tcW w:w="1064" w:type="pct"/>
                <w:gridSpan w:val="2"/>
                <w:vMerge/>
              </w:tcPr>
            </w:tcPrChange>
          </w:tcPr>
          <w:p w14:paraId="7E6CC2C1" w14:textId="77777777" w:rsidR="00657E81" w:rsidRPr="00DA6FEE" w:rsidRDefault="00657E81" w:rsidP="00657E81">
            <w:pPr>
              <w:jc w:val="center"/>
              <w:rPr>
                <w:rFonts w:ascii="Times New Roman" w:eastAsia="Calibri" w:hAnsi="Times New Roman" w:cs="Times New Roman"/>
                <w:sz w:val="16"/>
                <w:szCs w:val="16"/>
              </w:rPr>
            </w:pPr>
          </w:p>
        </w:tc>
      </w:tr>
      <w:tr w:rsidR="00657E81" w:rsidRPr="00DA6FEE" w14:paraId="3E32438C"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13" w:author="Jose Capelo Neto" w:date="2020-05-09T16:22:00Z">
              <w:tcPr>
                <w:tcW w:w="410" w:type="pct"/>
                <w:gridSpan w:val="2"/>
                <w:vAlign w:val="center"/>
              </w:tcPr>
            </w:tcPrChange>
          </w:tcPr>
          <w:p w14:paraId="7F89BCB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3</w:t>
            </w:r>
          </w:p>
        </w:tc>
        <w:tc>
          <w:tcPr>
            <w:tcW w:w="696" w:type="pct"/>
            <w:tcBorders>
              <w:top w:val="single" w:sz="4" w:space="0" w:color="auto"/>
              <w:left w:val="single" w:sz="4" w:space="0" w:color="auto"/>
              <w:bottom w:val="single" w:sz="4" w:space="0" w:color="auto"/>
              <w:right w:val="single" w:sz="4" w:space="0" w:color="auto"/>
            </w:tcBorders>
            <w:vAlign w:val="center"/>
            <w:tcPrChange w:id="814" w:author="Jose Capelo Neto" w:date="2020-05-09T16:22:00Z">
              <w:tcPr>
                <w:tcW w:w="744" w:type="pct"/>
                <w:gridSpan w:val="4"/>
                <w:vAlign w:val="center"/>
              </w:tcPr>
            </w:tcPrChange>
          </w:tcPr>
          <w:p w14:paraId="62193DE0" w14:textId="77777777" w:rsidR="00657E81" w:rsidRPr="00DA6FEE" w:rsidDel="006547C8" w:rsidRDefault="00657E81" w:rsidP="00657E81">
            <w:pPr>
              <w:jc w:val="center"/>
              <w:rPr>
                <w:del w:id="815" w:author="Jose Capelo Neto" w:date="2020-05-09T16:36:00Z"/>
                <w:rFonts w:ascii="Times New Roman" w:hAnsi="Times New Roman" w:cs="Times New Roman"/>
                <w:sz w:val="16"/>
                <w:szCs w:val="16"/>
              </w:rPr>
            </w:pPr>
            <w:proofErr w:type="spellStart"/>
            <w:r w:rsidRPr="00DA6FEE">
              <w:rPr>
                <w:rFonts w:ascii="Times New Roman" w:hAnsi="Times New Roman" w:cs="Times New Roman"/>
                <w:sz w:val="16"/>
                <w:szCs w:val="16"/>
              </w:rPr>
              <w:t>Cianobactérias</w:t>
            </w:r>
            <w:proofErr w:type="spellEnd"/>
            <w:r w:rsidRPr="00DA6FEE">
              <w:rPr>
                <w:rFonts w:ascii="Times New Roman" w:hAnsi="Times New Roman" w:cs="Times New Roman"/>
                <w:sz w:val="16"/>
                <w:szCs w:val="16"/>
              </w:rPr>
              <w:t xml:space="preserve"> no </w:t>
            </w:r>
            <w:proofErr w:type="spellStart"/>
            <w:r w:rsidRPr="00DA6FEE">
              <w:rPr>
                <w:rFonts w:ascii="Times New Roman" w:hAnsi="Times New Roman" w:cs="Times New Roman"/>
                <w:sz w:val="16"/>
                <w:szCs w:val="16"/>
              </w:rPr>
              <w:t>controle</w:t>
            </w:r>
            <w:proofErr w:type="spellEnd"/>
          </w:p>
          <w:p w14:paraId="7D679735" w14:textId="77777777" w:rsidR="00657E81" w:rsidRPr="00DA6FEE" w:rsidRDefault="00657E81" w:rsidP="006547C8">
            <w:pPr>
              <w:jc w:val="center"/>
              <w:rPr>
                <w:rFonts w:ascii="Times New Roman" w:hAnsi="Times New Roman" w:cs="Times New Roman"/>
                <w:sz w:val="16"/>
                <w:szCs w:val="16"/>
              </w:rPr>
            </w:pPr>
          </w:p>
        </w:tc>
        <w:tc>
          <w:tcPr>
            <w:tcW w:w="409" w:type="pct"/>
            <w:tcBorders>
              <w:top w:val="single" w:sz="4" w:space="0" w:color="auto"/>
              <w:left w:val="single" w:sz="4" w:space="0" w:color="auto"/>
              <w:bottom w:val="single" w:sz="4" w:space="0" w:color="auto"/>
              <w:right w:val="single" w:sz="4" w:space="0" w:color="auto"/>
            </w:tcBorders>
            <w:vAlign w:val="center"/>
            <w:tcPrChange w:id="816" w:author="Jose Capelo Neto" w:date="2020-05-09T16:22:00Z">
              <w:tcPr>
                <w:tcW w:w="363" w:type="pct"/>
                <w:gridSpan w:val="2"/>
                <w:vAlign w:val="center"/>
              </w:tcPr>
            </w:tcPrChange>
          </w:tcPr>
          <w:p w14:paraId="0A20CE7C"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366" w:type="pct"/>
            <w:tcBorders>
              <w:top w:val="single" w:sz="4" w:space="0" w:color="auto"/>
              <w:left w:val="single" w:sz="4" w:space="0" w:color="auto"/>
              <w:bottom w:val="single" w:sz="4" w:space="0" w:color="auto"/>
              <w:right w:val="single" w:sz="4" w:space="0" w:color="auto"/>
            </w:tcBorders>
            <w:vAlign w:val="center"/>
            <w:tcPrChange w:id="817" w:author="Jose Capelo Neto" w:date="2020-05-09T16:22:00Z">
              <w:tcPr>
                <w:tcW w:w="326" w:type="pct"/>
                <w:vAlign w:val="center"/>
              </w:tcPr>
            </w:tcPrChange>
          </w:tcPr>
          <w:p w14:paraId="279E12D6"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522" w:type="pct"/>
            <w:tcBorders>
              <w:top w:val="single" w:sz="4" w:space="0" w:color="auto"/>
              <w:left w:val="single" w:sz="4" w:space="0" w:color="auto"/>
              <w:bottom w:val="single" w:sz="4" w:space="0" w:color="auto"/>
              <w:right w:val="single" w:sz="4" w:space="0" w:color="auto"/>
            </w:tcBorders>
            <w:vAlign w:val="center"/>
            <w:tcPrChange w:id="818" w:author="Jose Capelo Neto" w:date="2020-05-09T16:22:00Z">
              <w:tcPr>
                <w:tcW w:w="478" w:type="pct"/>
                <w:gridSpan w:val="3"/>
                <w:vAlign w:val="center"/>
              </w:tcPr>
            </w:tcPrChange>
          </w:tcPr>
          <w:p w14:paraId="76456086"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625" w:type="pct"/>
            <w:tcBorders>
              <w:top w:val="single" w:sz="4" w:space="0" w:color="auto"/>
              <w:left w:val="single" w:sz="4" w:space="0" w:color="auto"/>
              <w:bottom w:val="single" w:sz="4" w:space="0" w:color="auto"/>
              <w:right w:val="single" w:sz="4" w:space="0" w:color="auto"/>
            </w:tcBorders>
            <w:vAlign w:val="center"/>
            <w:tcPrChange w:id="819" w:author="Jose Capelo Neto" w:date="2020-05-09T16:22:00Z">
              <w:tcPr>
                <w:tcW w:w="673" w:type="pct"/>
                <w:gridSpan w:val="3"/>
                <w:vAlign w:val="center"/>
              </w:tcPr>
            </w:tcPrChange>
          </w:tcPr>
          <w:p w14:paraId="5E94EB24"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w:r w:rsidR="00657E81" w:rsidRPr="00DA6FEE">
              <w:rPr>
                <w:rFonts w:ascii="Times New Roman" w:hAnsi="Times New Roman" w:cs="Times New Roman"/>
                <w:sz w:val="16"/>
                <w:szCs w:val="16"/>
                <w:vertAlign w:val="subscript"/>
              </w:rPr>
              <w:t xml:space="preserve">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Control</w:t>
            </w:r>
          </w:p>
        </w:tc>
        <w:tc>
          <w:tcPr>
            <w:tcW w:w="895" w:type="pct"/>
            <w:tcBorders>
              <w:top w:val="single" w:sz="4" w:space="0" w:color="auto"/>
              <w:left w:val="single" w:sz="4" w:space="0" w:color="auto"/>
              <w:bottom w:val="single" w:sz="4" w:space="0" w:color="auto"/>
              <w:right w:val="single" w:sz="4" w:space="0" w:color="auto"/>
            </w:tcBorders>
            <w:vAlign w:val="center"/>
            <w:tcPrChange w:id="820" w:author="Jose Capelo Neto" w:date="2020-05-09T16:22:00Z">
              <w:tcPr>
                <w:tcW w:w="942" w:type="pct"/>
                <w:gridSpan w:val="3"/>
                <w:vAlign w:val="center"/>
              </w:tcPr>
            </w:tcPrChange>
          </w:tcPr>
          <w:p w14:paraId="120DA4AA"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 xml:space="preserve">+ </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m:rPr>
                        <m:sty m:val="p"/>
                      </m:rPr>
                      <w:rPr>
                        <w:rFonts w:ascii="Cambria Math" w:hAnsi="Cambria Math" w:cs="Times New Roman"/>
                        <w:sz w:val="16"/>
                        <w:szCs w:val="16"/>
                        <w:vertAlign w:val="subscript"/>
                      </w:rPr>
                      <m:t>Control</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21" w:author="Jose Capelo Neto" w:date="2020-05-09T16:22:00Z">
              <w:tcPr>
                <w:tcW w:w="1064" w:type="pct"/>
                <w:gridSpan w:val="2"/>
                <w:vMerge/>
              </w:tcPr>
            </w:tcPrChange>
          </w:tcPr>
          <w:p w14:paraId="3072C668" w14:textId="77777777" w:rsidR="00657E81" w:rsidRPr="00DA6FEE" w:rsidRDefault="00657E81" w:rsidP="00657E81">
            <w:pPr>
              <w:jc w:val="center"/>
              <w:rPr>
                <w:rFonts w:ascii="Times New Roman" w:eastAsia="Calibri" w:hAnsi="Times New Roman" w:cs="Times New Roman"/>
                <w:sz w:val="16"/>
                <w:szCs w:val="16"/>
              </w:rPr>
            </w:pPr>
          </w:p>
        </w:tc>
      </w:tr>
      <w:tr w:rsidR="00657E81" w:rsidRPr="00DA6FEE" w14:paraId="23C49FEB"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22" w:author="Jose Capelo Neto" w:date="2020-05-09T16:22:00Z">
              <w:tcPr>
                <w:tcW w:w="410" w:type="pct"/>
                <w:gridSpan w:val="2"/>
                <w:vAlign w:val="center"/>
              </w:tcPr>
            </w:tcPrChange>
          </w:tcPr>
          <w:p w14:paraId="29561B71"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4</w:t>
            </w:r>
          </w:p>
        </w:tc>
        <w:tc>
          <w:tcPr>
            <w:tcW w:w="696" w:type="pct"/>
            <w:tcBorders>
              <w:top w:val="single" w:sz="4" w:space="0" w:color="auto"/>
              <w:left w:val="single" w:sz="4" w:space="0" w:color="auto"/>
              <w:bottom w:val="single" w:sz="4" w:space="0" w:color="auto"/>
              <w:right w:val="single" w:sz="4" w:space="0" w:color="auto"/>
            </w:tcBorders>
            <w:vAlign w:val="center"/>
            <w:tcPrChange w:id="823" w:author="Jose Capelo Neto" w:date="2020-05-09T16:22:00Z">
              <w:tcPr>
                <w:tcW w:w="744" w:type="pct"/>
                <w:gridSpan w:val="4"/>
                <w:vAlign w:val="center"/>
              </w:tcPr>
            </w:tcPrChange>
          </w:tcPr>
          <w:p w14:paraId="67677FC3" w14:textId="77777777" w:rsidR="00657E81" w:rsidRPr="00DA6FEE" w:rsidDel="006547C8" w:rsidRDefault="00657E81" w:rsidP="00657E81">
            <w:pPr>
              <w:jc w:val="center"/>
              <w:rPr>
                <w:del w:id="824" w:author="Jose Capelo Neto" w:date="2020-05-09T16:36:00Z"/>
                <w:rFonts w:ascii="Times New Roman" w:hAnsi="Times New Roman" w:cs="Times New Roman"/>
                <w:sz w:val="16"/>
                <w:szCs w:val="16"/>
              </w:rPr>
            </w:pPr>
            <w:proofErr w:type="spellStart"/>
            <w:r w:rsidRPr="00DA6FEE">
              <w:rPr>
                <w:rFonts w:ascii="Times New Roman" w:hAnsi="Times New Roman" w:cs="Times New Roman"/>
                <w:sz w:val="16"/>
                <w:szCs w:val="16"/>
              </w:rPr>
              <w:t>Algas</w:t>
            </w:r>
            <w:proofErr w:type="spellEnd"/>
            <w:r w:rsidRPr="00DA6FEE">
              <w:rPr>
                <w:rFonts w:ascii="Times New Roman" w:hAnsi="Times New Roman" w:cs="Times New Roman"/>
                <w:sz w:val="16"/>
                <w:szCs w:val="16"/>
              </w:rPr>
              <w:t xml:space="preserve"> no </w:t>
            </w:r>
            <w:proofErr w:type="spellStart"/>
            <w:r w:rsidRPr="00DA6FEE">
              <w:rPr>
                <w:rFonts w:ascii="Times New Roman" w:hAnsi="Times New Roman" w:cs="Times New Roman"/>
                <w:sz w:val="16"/>
                <w:szCs w:val="16"/>
              </w:rPr>
              <w:t>controle</w:t>
            </w:r>
            <w:proofErr w:type="spellEnd"/>
          </w:p>
          <w:p w14:paraId="089D4126" w14:textId="77777777" w:rsidR="00657E81" w:rsidRPr="00DA6FEE" w:rsidRDefault="00657E81" w:rsidP="006547C8">
            <w:pPr>
              <w:jc w:val="center"/>
              <w:rPr>
                <w:rFonts w:ascii="Times New Roman" w:hAnsi="Times New Roman" w:cs="Times New Roman"/>
                <w:sz w:val="16"/>
                <w:szCs w:val="16"/>
              </w:rPr>
            </w:pPr>
          </w:p>
        </w:tc>
        <w:tc>
          <w:tcPr>
            <w:tcW w:w="409" w:type="pct"/>
            <w:tcBorders>
              <w:top w:val="single" w:sz="4" w:space="0" w:color="auto"/>
              <w:left w:val="single" w:sz="4" w:space="0" w:color="auto"/>
              <w:bottom w:val="single" w:sz="4" w:space="0" w:color="auto"/>
              <w:right w:val="single" w:sz="4" w:space="0" w:color="auto"/>
            </w:tcBorders>
            <w:vAlign w:val="center"/>
            <w:tcPrChange w:id="825" w:author="Jose Capelo Neto" w:date="2020-05-09T16:22:00Z">
              <w:tcPr>
                <w:tcW w:w="363" w:type="pct"/>
                <w:gridSpan w:val="2"/>
                <w:vAlign w:val="center"/>
              </w:tcPr>
            </w:tcPrChange>
          </w:tcPr>
          <w:p w14:paraId="13D8F219"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366" w:type="pct"/>
            <w:tcBorders>
              <w:top w:val="single" w:sz="4" w:space="0" w:color="auto"/>
              <w:left w:val="single" w:sz="4" w:space="0" w:color="auto"/>
              <w:bottom w:val="single" w:sz="4" w:space="0" w:color="auto"/>
              <w:right w:val="single" w:sz="4" w:space="0" w:color="auto"/>
            </w:tcBorders>
            <w:vAlign w:val="center"/>
            <w:tcPrChange w:id="826" w:author="Jose Capelo Neto" w:date="2020-05-09T16:22:00Z">
              <w:tcPr>
                <w:tcW w:w="326" w:type="pct"/>
                <w:vAlign w:val="center"/>
              </w:tcPr>
            </w:tcPrChange>
          </w:tcPr>
          <w:p w14:paraId="04CC71C4"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522" w:type="pct"/>
            <w:tcBorders>
              <w:top w:val="single" w:sz="4" w:space="0" w:color="auto"/>
              <w:left w:val="single" w:sz="4" w:space="0" w:color="auto"/>
              <w:bottom w:val="single" w:sz="4" w:space="0" w:color="auto"/>
              <w:right w:val="single" w:sz="4" w:space="0" w:color="auto"/>
            </w:tcBorders>
            <w:vAlign w:val="center"/>
            <w:tcPrChange w:id="827" w:author="Jose Capelo Neto" w:date="2020-05-09T16:22:00Z">
              <w:tcPr>
                <w:tcW w:w="478" w:type="pct"/>
                <w:gridSpan w:val="3"/>
                <w:vAlign w:val="center"/>
              </w:tcPr>
            </w:tcPrChange>
          </w:tcPr>
          <w:p w14:paraId="32352706"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625" w:type="pct"/>
            <w:tcBorders>
              <w:top w:val="single" w:sz="4" w:space="0" w:color="auto"/>
              <w:left w:val="single" w:sz="4" w:space="0" w:color="auto"/>
              <w:bottom w:val="single" w:sz="4" w:space="0" w:color="auto"/>
              <w:right w:val="single" w:sz="4" w:space="0" w:color="auto"/>
            </w:tcBorders>
            <w:vAlign w:val="center"/>
            <w:tcPrChange w:id="828" w:author="Jose Capelo Neto" w:date="2020-05-09T16:22:00Z">
              <w:tcPr>
                <w:tcW w:w="673" w:type="pct"/>
                <w:gridSpan w:val="3"/>
                <w:vAlign w:val="center"/>
              </w:tcPr>
            </w:tcPrChange>
          </w:tcPr>
          <w:p w14:paraId="3C26DB36"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m:oMath>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Phylum</w:t>
            </w:r>
            <w:r w:rsidR="00657E81" w:rsidRPr="00DA6FEE">
              <w:rPr>
                <w:rFonts w:ascii="Times New Roman" w:hAnsi="Times New Roman" w:cs="Times New Roman"/>
                <w:sz w:val="16"/>
                <w:szCs w:val="16"/>
              </w:rPr>
              <w:t xml:space="preserve"> +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Control</w:t>
            </w:r>
          </w:p>
        </w:tc>
        <w:tc>
          <w:tcPr>
            <w:tcW w:w="895" w:type="pct"/>
            <w:tcBorders>
              <w:top w:val="single" w:sz="4" w:space="0" w:color="auto"/>
              <w:left w:val="single" w:sz="4" w:space="0" w:color="auto"/>
              <w:bottom w:val="single" w:sz="4" w:space="0" w:color="auto"/>
              <w:right w:val="single" w:sz="4" w:space="0" w:color="auto"/>
            </w:tcBorders>
            <w:vAlign w:val="center"/>
            <w:tcPrChange w:id="829" w:author="Jose Capelo Neto" w:date="2020-05-09T16:22:00Z">
              <w:tcPr>
                <w:tcW w:w="942" w:type="pct"/>
                <w:gridSpan w:val="3"/>
                <w:vAlign w:val="center"/>
              </w:tcPr>
            </w:tcPrChange>
          </w:tcPr>
          <w:p w14:paraId="39B46BC7"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 xml:space="preserve"> </m:t>
                </m:r>
                <m:r>
                  <m:rPr>
                    <m:sty m:val="p"/>
                  </m:rPr>
                  <w:rPr>
                    <w:rFonts w:ascii="Cambria Math"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Phylum</m:t>
                    </m:r>
                  </m:sub>
                </m:sSub>
                <m:r>
                  <m:rPr>
                    <m:sty m:val="p"/>
                  </m:rPr>
                  <w:rPr>
                    <w:rFonts w:ascii="Cambria Math" w:hAnsi="Cambria Math" w:cs="Times New Roman"/>
                    <w:sz w:val="16"/>
                    <w:szCs w:val="16"/>
                  </w:rPr>
                  <m:t xml:space="preserve"> </m:t>
                </m:r>
                <m:r>
                  <w:rPr>
                    <w:rFonts w:ascii="Cambria Math" w:hAnsi="Cambria Math" w:cs="Times New Roman"/>
                    <w:sz w:val="16"/>
                    <w:szCs w:val="16"/>
                    <w:vertAlign w:val="subscript"/>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m:rPr>
                        <m:sty m:val="p"/>
                      </m:rPr>
                      <w:rPr>
                        <w:rFonts w:ascii="Cambria Math" w:hAnsi="Cambria Math" w:cs="Times New Roman"/>
                        <w:sz w:val="16"/>
                        <w:szCs w:val="16"/>
                        <w:vertAlign w:val="subscript"/>
                      </w:rPr>
                      <m:t>Control</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30" w:author="Jose Capelo Neto" w:date="2020-05-09T16:22:00Z">
              <w:tcPr>
                <w:tcW w:w="1064" w:type="pct"/>
                <w:gridSpan w:val="2"/>
                <w:vMerge/>
              </w:tcPr>
            </w:tcPrChange>
          </w:tcPr>
          <w:p w14:paraId="59977DDE" w14:textId="77777777" w:rsidR="00657E81" w:rsidRPr="00DA6FEE" w:rsidRDefault="00657E81" w:rsidP="00657E81">
            <w:pPr>
              <w:jc w:val="center"/>
              <w:rPr>
                <w:rFonts w:ascii="Times New Roman" w:eastAsia="Calibri" w:hAnsi="Times New Roman" w:cs="Times New Roman"/>
                <w:sz w:val="16"/>
                <w:szCs w:val="16"/>
              </w:rPr>
            </w:pPr>
          </w:p>
        </w:tc>
      </w:tr>
      <w:tr w:rsidR="00657E81" w:rsidRPr="00DA6FEE" w14:paraId="55589D82"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31" w:author="Jose Capelo Neto" w:date="2020-05-09T16:22:00Z">
              <w:tcPr>
                <w:tcW w:w="410" w:type="pct"/>
                <w:gridSpan w:val="2"/>
                <w:vAlign w:val="center"/>
              </w:tcPr>
            </w:tcPrChange>
          </w:tcPr>
          <w:p w14:paraId="4937ADEC"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5</w:t>
            </w:r>
          </w:p>
        </w:tc>
        <w:tc>
          <w:tcPr>
            <w:tcW w:w="696" w:type="pct"/>
            <w:tcBorders>
              <w:top w:val="single" w:sz="4" w:space="0" w:color="auto"/>
              <w:left w:val="single" w:sz="4" w:space="0" w:color="auto"/>
              <w:bottom w:val="single" w:sz="4" w:space="0" w:color="auto"/>
              <w:right w:val="single" w:sz="4" w:space="0" w:color="auto"/>
            </w:tcBorders>
            <w:vAlign w:val="center"/>
            <w:tcPrChange w:id="832" w:author="Jose Capelo Neto" w:date="2020-05-09T16:22:00Z">
              <w:tcPr>
                <w:tcW w:w="744" w:type="pct"/>
                <w:gridSpan w:val="4"/>
                <w:vAlign w:val="center"/>
              </w:tcPr>
            </w:tcPrChange>
          </w:tcPr>
          <w:p w14:paraId="78180F5F" w14:textId="77777777" w:rsidR="00657E81" w:rsidRPr="00DA6FEE" w:rsidRDefault="00657E81" w:rsidP="00657E81">
            <w:pPr>
              <w:jc w:val="center"/>
              <w:rPr>
                <w:rFonts w:ascii="Times New Roman" w:hAnsi="Times New Roman" w:cs="Times New Roman"/>
                <w:sz w:val="16"/>
                <w:szCs w:val="16"/>
              </w:rPr>
            </w:pPr>
            <w:proofErr w:type="spellStart"/>
            <w:r w:rsidRPr="00DA6FEE">
              <w:rPr>
                <w:rFonts w:ascii="Times New Roman" w:hAnsi="Times New Roman" w:cs="Times New Roman"/>
                <w:sz w:val="16"/>
                <w:szCs w:val="16"/>
              </w:rPr>
              <w:t>Cianobactérias</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na</w:t>
            </w:r>
            <w:proofErr w:type="spellEnd"/>
            <w:r w:rsidRPr="00DA6FEE">
              <w:rPr>
                <w:rFonts w:ascii="Times New Roman" w:hAnsi="Times New Roman" w:cs="Times New Roman"/>
                <w:sz w:val="16"/>
                <w:szCs w:val="16"/>
              </w:rPr>
              <w:t xml:space="preserve"> fotocatálise</w:t>
            </w:r>
          </w:p>
        </w:tc>
        <w:tc>
          <w:tcPr>
            <w:tcW w:w="409" w:type="pct"/>
            <w:tcBorders>
              <w:top w:val="single" w:sz="4" w:space="0" w:color="auto"/>
              <w:left w:val="single" w:sz="4" w:space="0" w:color="auto"/>
              <w:bottom w:val="single" w:sz="4" w:space="0" w:color="auto"/>
              <w:right w:val="single" w:sz="4" w:space="0" w:color="auto"/>
            </w:tcBorders>
            <w:vAlign w:val="center"/>
            <w:tcPrChange w:id="833" w:author="Jose Capelo Neto" w:date="2020-05-09T16:22:00Z">
              <w:tcPr>
                <w:tcW w:w="363" w:type="pct"/>
                <w:gridSpan w:val="2"/>
                <w:vAlign w:val="center"/>
              </w:tcPr>
            </w:tcPrChange>
          </w:tcPr>
          <w:p w14:paraId="4E12AB25"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366" w:type="pct"/>
            <w:tcBorders>
              <w:top w:val="single" w:sz="4" w:space="0" w:color="auto"/>
              <w:left w:val="single" w:sz="4" w:space="0" w:color="auto"/>
              <w:bottom w:val="single" w:sz="4" w:space="0" w:color="auto"/>
              <w:right w:val="single" w:sz="4" w:space="0" w:color="auto"/>
            </w:tcBorders>
            <w:vAlign w:val="center"/>
            <w:tcPrChange w:id="834" w:author="Jose Capelo Neto" w:date="2020-05-09T16:22:00Z">
              <w:tcPr>
                <w:tcW w:w="326" w:type="pct"/>
                <w:vAlign w:val="center"/>
              </w:tcPr>
            </w:tcPrChange>
          </w:tcPr>
          <w:p w14:paraId="3D3C7931"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522" w:type="pct"/>
            <w:tcBorders>
              <w:top w:val="single" w:sz="4" w:space="0" w:color="auto"/>
              <w:left w:val="single" w:sz="4" w:space="0" w:color="auto"/>
              <w:bottom w:val="single" w:sz="4" w:space="0" w:color="auto"/>
              <w:right w:val="single" w:sz="4" w:space="0" w:color="auto"/>
            </w:tcBorders>
            <w:vAlign w:val="center"/>
            <w:tcPrChange w:id="835" w:author="Jose Capelo Neto" w:date="2020-05-09T16:22:00Z">
              <w:tcPr>
                <w:tcW w:w="478" w:type="pct"/>
                <w:gridSpan w:val="3"/>
                <w:vAlign w:val="center"/>
              </w:tcPr>
            </w:tcPrChange>
          </w:tcPr>
          <w:p w14:paraId="540222F8"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625" w:type="pct"/>
            <w:tcBorders>
              <w:top w:val="single" w:sz="4" w:space="0" w:color="auto"/>
              <w:left w:val="single" w:sz="4" w:space="0" w:color="auto"/>
              <w:bottom w:val="single" w:sz="4" w:space="0" w:color="auto"/>
              <w:right w:val="single" w:sz="4" w:space="0" w:color="auto"/>
            </w:tcBorders>
            <w:vAlign w:val="center"/>
            <w:tcPrChange w:id="836" w:author="Jose Capelo Neto" w:date="2020-05-09T16:22:00Z">
              <w:tcPr>
                <w:tcW w:w="673" w:type="pct"/>
                <w:gridSpan w:val="3"/>
                <w:vAlign w:val="center"/>
              </w:tcPr>
            </w:tcPrChange>
          </w:tcPr>
          <w:p w14:paraId="71045996"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w:r w:rsidR="00657E81" w:rsidRPr="00DA6FEE">
              <w:rPr>
                <w:rFonts w:ascii="Times New Roman" w:hAnsi="Times New Roman" w:cs="Times New Roman"/>
                <w:sz w:val="16"/>
                <w:szCs w:val="16"/>
                <w:vertAlign w:val="subscript"/>
              </w:rPr>
              <w:t xml:space="preserve">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Photocatalysis</w:t>
            </w:r>
          </w:p>
        </w:tc>
        <w:tc>
          <w:tcPr>
            <w:tcW w:w="895" w:type="pct"/>
            <w:tcBorders>
              <w:top w:val="single" w:sz="4" w:space="0" w:color="auto"/>
              <w:left w:val="single" w:sz="4" w:space="0" w:color="auto"/>
              <w:bottom w:val="single" w:sz="4" w:space="0" w:color="auto"/>
              <w:right w:val="single" w:sz="4" w:space="0" w:color="auto"/>
            </w:tcBorders>
            <w:vAlign w:val="center"/>
            <w:tcPrChange w:id="837" w:author="Jose Capelo Neto" w:date="2020-05-09T16:22:00Z">
              <w:tcPr>
                <w:tcW w:w="942" w:type="pct"/>
                <w:gridSpan w:val="3"/>
                <w:vAlign w:val="center"/>
              </w:tcPr>
            </w:tcPrChange>
          </w:tcPr>
          <w:p w14:paraId="4EEDB2FF"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 xml:space="preserve"> </m:t>
                </m:r>
                <m:r>
                  <m:rPr>
                    <m:sty m:val="p"/>
                  </m:rPr>
                  <w:rPr>
                    <w:rFonts w:ascii="Cambria Math"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Photocatalysis</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38" w:author="Jose Capelo Neto" w:date="2020-05-09T16:22:00Z">
              <w:tcPr>
                <w:tcW w:w="1064" w:type="pct"/>
                <w:gridSpan w:val="2"/>
                <w:vMerge/>
              </w:tcPr>
            </w:tcPrChange>
          </w:tcPr>
          <w:p w14:paraId="0FF8C2DF" w14:textId="77777777" w:rsidR="00657E81" w:rsidRPr="00DA6FEE" w:rsidRDefault="00657E81" w:rsidP="00657E81">
            <w:pPr>
              <w:jc w:val="center"/>
              <w:rPr>
                <w:rFonts w:ascii="Times New Roman" w:eastAsia="Calibri" w:hAnsi="Times New Roman" w:cs="Times New Roman"/>
                <w:sz w:val="16"/>
                <w:szCs w:val="16"/>
              </w:rPr>
            </w:pPr>
          </w:p>
        </w:tc>
      </w:tr>
      <w:tr w:rsidR="00657E81" w:rsidRPr="00DA6FEE" w14:paraId="1E60C885" w14:textId="77777777" w:rsidTr="006547C8">
        <w:tc>
          <w:tcPr>
            <w:tcW w:w="450" w:type="pct"/>
            <w:tcBorders>
              <w:top w:val="single" w:sz="4" w:space="0" w:color="auto"/>
              <w:left w:val="single" w:sz="4" w:space="0" w:color="auto"/>
              <w:bottom w:val="single" w:sz="4" w:space="0" w:color="auto"/>
              <w:right w:val="single" w:sz="4" w:space="0" w:color="auto"/>
            </w:tcBorders>
            <w:vAlign w:val="center"/>
            <w:tcPrChange w:id="839" w:author="Jose Capelo Neto" w:date="2020-05-09T16:22:00Z">
              <w:tcPr>
                <w:tcW w:w="410" w:type="pct"/>
                <w:gridSpan w:val="2"/>
                <w:tcBorders>
                  <w:bottom w:val="single" w:sz="18" w:space="0" w:color="auto"/>
                </w:tcBorders>
                <w:vAlign w:val="center"/>
              </w:tcPr>
            </w:tcPrChange>
          </w:tcPr>
          <w:p w14:paraId="439F5C6B"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S</w:t>
            </w:r>
            <w:r w:rsidRPr="00DA6FEE">
              <w:rPr>
                <w:rFonts w:ascii="Times New Roman" w:hAnsi="Times New Roman" w:cs="Times New Roman"/>
                <w:sz w:val="16"/>
                <w:szCs w:val="16"/>
                <w:vertAlign w:val="subscript"/>
              </w:rPr>
              <w:t>6</w:t>
            </w:r>
          </w:p>
        </w:tc>
        <w:tc>
          <w:tcPr>
            <w:tcW w:w="696" w:type="pct"/>
            <w:tcBorders>
              <w:top w:val="single" w:sz="4" w:space="0" w:color="auto"/>
              <w:left w:val="single" w:sz="4" w:space="0" w:color="auto"/>
              <w:bottom w:val="single" w:sz="4" w:space="0" w:color="auto"/>
              <w:right w:val="single" w:sz="4" w:space="0" w:color="auto"/>
            </w:tcBorders>
            <w:vAlign w:val="center"/>
            <w:tcPrChange w:id="840" w:author="Jose Capelo Neto" w:date="2020-05-09T16:22:00Z">
              <w:tcPr>
                <w:tcW w:w="744" w:type="pct"/>
                <w:gridSpan w:val="4"/>
                <w:tcBorders>
                  <w:bottom w:val="single" w:sz="18" w:space="0" w:color="auto"/>
                </w:tcBorders>
                <w:vAlign w:val="center"/>
              </w:tcPr>
            </w:tcPrChange>
          </w:tcPr>
          <w:p w14:paraId="53A946B1" w14:textId="77777777" w:rsidR="00657E81" w:rsidRPr="00DA6FEE" w:rsidDel="006547C8" w:rsidRDefault="00657E81" w:rsidP="00657E81">
            <w:pPr>
              <w:jc w:val="center"/>
              <w:rPr>
                <w:del w:id="841" w:author="Jose Capelo Neto" w:date="2020-05-09T16:36:00Z"/>
                <w:rFonts w:ascii="Times New Roman" w:hAnsi="Times New Roman" w:cs="Times New Roman"/>
                <w:sz w:val="16"/>
                <w:szCs w:val="16"/>
              </w:rPr>
            </w:pPr>
            <w:proofErr w:type="spellStart"/>
            <w:r w:rsidRPr="00DA6FEE">
              <w:rPr>
                <w:rFonts w:ascii="Times New Roman" w:hAnsi="Times New Roman" w:cs="Times New Roman"/>
                <w:sz w:val="16"/>
                <w:szCs w:val="16"/>
              </w:rPr>
              <w:t>Algas</w:t>
            </w:r>
            <w:proofErr w:type="spellEnd"/>
            <w:r w:rsidRPr="00DA6FEE">
              <w:rPr>
                <w:rFonts w:ascii="Times New Roman" w:hAnsi="Times New Roman" w:cs="Times New Roman"/>
                <w:sz w:val="16"/>
                <w:szCs w:val="16"/>
              </w:rPr>
              <w:t xml:space="preserve"> </w:t>
            </w:r>
            <w:proofErr w:type="spellStart"/>
            <w:r w:rsidRPr="00DA6FEE">
              <w:rPr>
                <w:rFonts w:ascii="Times New Roman" w:hAnsi="Times New Roman" w:cs="Times New Roman"/>
                <w:sz w:val="16"/>
                <w:szCs w:val="16"/>
              </w:rPr>
              <w:t>na</w:t>
            </w:r>
            <w:proofErr w:type="spellEnd"/>
            <w:r w:rsidRPr="00DA6FEE">
              <w:rPr>
                <w:rFonts w:ascii="Times New Roman" w:hAnsi="Times New Roman" w:cs="Times New Roman"/>
                <w:sz w:val="16"/>
                <w:szCs w:val="16"/>
              </w:rPr>
              <w:t xml:space="preserve"> fotocatálise</w:t>
            </w:r>
          </w:p>
          <w:p w14:paraId="2009DBA1" w14:textId="77777777" w:rsidR="00657E81" w:rsidRPr="00DA6FEE" w:rsidRDefault="00657E81" w:rsidP="006547C8">
            <w:pPr>
              <w:jc w:val="center"/>
              <w:rPr>
                <w:rFonts w:ascii="Times New Roman" w:hAnsi="Times New Roman" w:cs="Times New Roman"/>
                <w:sz w:val="16"/>
                <w:szCs w:val="16"/>
              </w:rPr>
            </w:pPr>
          </w:p>
        </w:tc>
        <w:tc>
          <w:tcPr>
            <w:tcW w:w="409" w:type="pct"/>
            <w:tcBorders>
              <w:top w:val="single" w:sz="4" w:space="0" w:color="auto"/>
              <w:left w:val="single" w:sz="4" w:space="0" w:color="auto"/>
              <w:bottom w:val="single" w:sz="4" w:space="0" w:color="auto"/>
              <w:right w:val="single" w:sz="4" w:space="0" w:color="auto"/>
            </w:tcBorders>
            <w:vAlign w:val="center"/>
            <w:tcPrChange w:id="842" w:author="Jose Capelo Neto" w:date="2020-05-09T16:22:00Z">
              <w:tcPr>
                <w:tcW w:w="363" w:type="pct"/>
                <w:gridSpan w:val="2"/>
                <w:tcBorders>
                  <w:bottom w:val="single" w:sz="18" w:space="0" w:color="auto"/>
                </w:tcBorders>
                <w:vAlign w:val="center"/>
              </w:tcPr>
            </w:tcPrChange>
          </w:tcPr>
          <w:p w14:paraId="353B7579"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366" w:type="pct"/>
            <w:tcBorders>
              <w:top w:val="single" w:sz="4" w:space="0" w:color="auto"/>
              <w:left w:val="single" w:sz="4" w:space="0" w:color="auto"/>
              <w:bottom w:val="single" w:sz="4" w:space="0" w:color="auto"/>
              <w:right w:val="single" w:sz="4" w:space="0" w:color="auto"/>
            </w:tcBorders>
            <w:vAlign w:val="center"/>
            <w:tcPrChange w:id="843" w:author="Jose Capelo Neto" w:date="2020-05-09T16:22:00Z">
              <w:tcPr>
                <w:tcW w:w="326" w:type="pct"/>
                <w:tcBorders>
                  <w:bottom w:val="single" w:sz="18" w:space="0" w:color="auto"/>
                </w:tcBorders>
                <w:vAlign w:val="center"/>
              </w:tcPr>
            </w:tcPrChange>
          </w:tcPr>
          <w:p w14:paraId="45166F75"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0</w:t>
            </w:r>
          </w:p>
        </w:tc>
        <w:tc>
          <w:tcPr>
            <w:tcW w:w="522" w:type="pct"/>
            <w:tcBorders>
              <w:top w:val="single" w:sz="4" w:space="0" w:color="auto"/>
              <w:left w:val="single" w:sz="4" w:space="0" w:color="auto"/>
              <w:bottom w:val="single" w:sz="4" w:space="0" w:color="auto"/>
              <w:right w:val="single" w:sz="4" w:space="0" w:color="auto"/>
            </w:tcBorders>
            <w:vAlign w:val="center"/>
            <w:tcPrChange w:id="844" w:author="Jose Capelo Neto" w:date="2020-05-09T16:22:00Z">
              <w:tcPr>
                <w:tcW w:w="478" w:type="pct"/>
                <w:gridSpan w:val="3"/>
                <w:tcBorders>
                  <w:bottom w:val="single" w:sz="18" w:space="0" w:color="auto"/>
                </w:tcBorders>
                <w:vAlign w:val="center"/>
              </w:tcPr>
            </w:tcPrChange>
          </w:tcPr>
          <w:p w14:paraId="08BEC6CE" w14:textId="77777777" w:rsidR="00657E81" w:rsidRPr="00DA6FEE" w:rsidRDefault="00657E81" w:rsidP="00657E81">
            <w:pPr>
              <w:jc w:val="center"/>
              <w:rPr>
                <w:rFonts w:ascii="Times New Roman" w:hAnsi="Times New Roman" w:cs="Times New Roman"/>
                <w:sz w:val="16"/>
                <w:szCs w:val="16"/>
              </w:rPr>
            </w:pPr>
            <w:r w:rsidRPr="00DA6FEE">
              <w:rPr>
                <w:rFonts w:ascii="Times New Roman" w:hAnsi="Times New Roman" w:cs="Times New Roman"/>
                <w:sz w:val="16"/>
                <w:szCs w:val="16"/>
              </w:rPr>
              <w:t>1</w:t>
            </w:r>
          </w:p>
        </w:tc>
        <w:tc>
          <w:tcPr>
            <w:tcW w:w="625" w:type="pct"/>
            <w:tcBorders>
              <w:top w:val="single" w:sz="4" w:space="0" w:color="auto"/>
              <w:left w:val="single" w:sz="4" w:space="0" w:color="auto"/>
              <w:bottom w:val="single" w:sz="4" w:space="0" w:color="auto"/>
              <w:right w:val="single" w:sz="4" w:space="0" w:color="auto"/>
            </w:tcBorders>
            <w:vAlign w:val="center"/>
            <w:tcPrChange w:id="845" w:author="Jose Capelo Neto" w:date="2020-05-09T16:22:00Z">
              <w:tcPr>
                <w:tcW w:w="673" w:type="pct"/>
                <w:gridSpan w:val="3"/>
                <w:tcBorders>
                  <w:bottom w:val="single" w:sz="18" w:space="0" w:color="auto"/>
                </w:tcBorders>
                <w:vAlign w:val="center"/>
              </w:tcPr>
            </w:tcPrChange>
          </w:tcPr>
          <w:p w14:paraId="19DD8483" w14:textId="77777777" w:rsidR="00657E81" w:rsidRPr="00DA6FEE" w:rsidRDefault="00E21651" w:rsidP="00657E81">
            <w:pPr>
              <w:jc w:val="center"/>
              <w:rPr>
                <w:rFonts w:ascii="Times New Roman" w:hAnsi="Times New Roman" w:cs="Times New Roman"/>
                <w:sz w:val="16"/>
                <w:szCs w:val="16"/>
              </w:rPr>
            </w:pP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 xml:space="preserve">0 </w:t>
            </w:r>
            <w:r w:rsidR="00657E81" w:rsidRPr="00DA6FEE">
              <w:rPr>
                <w:rFonts w:ascii="Times New Roman" w:hAnsi="Times New Roman" w:cs="Times New Roman"/>
                <w:sz w:val="16"/>
                <w:szCs w:val="16"/>
              </w:rPr>
              <w:t>+</w:t>
            </w:r>
            <w:r w:rsidR="00657E81" w:rsidRPr="00DA6FEE">
              <w:rPr>
                <w:rFonts w:ascii="Times New Roman" w:hAnsi="Times New Roman" w:cs="Times New Roman"/>
                <w:sz w:val="16"/>
                <w:szCs w:val="16"/>
                <w:vertAlign w:val="subscript"/>
              </w:rPr>
              <w:t xml:space="preserve">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Phylum</w:t>
            </w:r>
            <w:r w:rsidR="00657E81" w:rsidRPr="00DA6FEE">
              <w:rPr>
                <w:rFonts w:ascii="Times New Roman" w:hAnsi="Times New Roman" w:cs="Times New Roman"/>
                <w:sz w:val="16"/>
                <w:szCs w:val="16"/>
              </w:rPr>
              <w:t xml:space="preserve"> + </w:t>
            </w:r>
            <m:oMath>
              <m:acc>
                <m:accPr>
                  <m:ctrlPr>
                    <w:rPr>
                      <w:rFonts w:ascii="Cambria Math" w:hAnsi="Cambria Math" w:cs="Times New Roman"/>
                      <w:i/>
                      <w:sz w:val="16"/>
                      <w:szCs w:val="16"/>
                    </w:rPr>
                  </m:ctrlPr>
                </m:accPr>
                <m:e>
                  <m:r>
                    <w:rPr>
                      <w:rFonts w:ascii="Cambria Math" w:hAnsi="Cambria Math" w:cs="Times New Roman"/>
                      <w:sz w:val="16"/>
                      <w:szCs w:val="16"/>
                    </w:rPr>
                    <m:t>β</m:t>
                  </m:r>
                </m:e>
              </m:acc>
            </m:oMath>
            <w:r w:rsidR="00657E81" w:rsidRPr="00DA6FEE">
              <w:rPr>
                <w:rFonts w:ascii="Times New Roman" w:hAnsi="Times New Roman" w:cs="Times New Roman"/>
                <w:sz w:val="16"/>
                <w:szCs w:val="16"/>
                <w:vertAlign w:val="subscript"/>
              </w:rPr>
              <w:t>Photocatalysis</w:t>
            </w:r>
          </w:p>
        </w:tc>
        <w:tc>
          <w:tcPr>
            <w:tcW w:w="895" w:type="pct"/>
            <w:tcBorders>
              <w:top w:val="single" w:sz="4" w:space="0" w:color="auto"/>
              <w:left w:val="single" w:sz="4" w:space="0" w:color="auto"/>
              <w:bottom w:val="single" w:sz="4" w:space="0" w:color="auto"/>
              <w:right w:val="single" w:sz="4" w:space="0" w:color="auto"/>
            </w:tcBorders>
            <w:vAlign w:val="center"/>
            <w:tcPrChange w:id="846" w:author="Jose Capelo Neto" w:date="2020-05-09T16:22:00Z">
              <w:tcPr>
                <w:tcW w:w="942" w:type="pct"/>
                <w:gridSpan w:val="3"/>
                <w:tcBorders>
                  <w:bottom w:val="single" w:sz="18" w:space="0" w:color="auto"/>
                </w:tcBorders>
                <w:vAlign w:val="center"/>
              </w:tcPr>
            </w:tcPrChange>
          </w:tcPr>
          <w:p w14:paraId="6231477E" w14:textId="77777777" w:rsidR="00657E81" w:rsidRPr="00DA6FEE" w:rsidRDefault="00657E81" w:rsidP="00657E81">
            <w:pPr>
              <w:jc w:val="center"/>
              <w:rPr>
                <w:rFonts w:ascii="Times New Roman" w:eastAsia="Calibri" w:hAnsi="Times New Roman" w:cs="Times New Roman"/>
                <w:sz w:val="16"/>
                <w:szCs w:val="16"/>
              </w:rPr>
            </w:pPr>
            <m:oMathPara>
              <m:oMath>
                <m:r>
                  <m:rPr>
                    <m:sty m:val="p"/>
                  </m:rPr>
                  <w:rPr>
                    <w:rFonts w:ascii="Cambria Math" w:eastAsiaTheme="minorEastAsia" w:hAnsi="Cambria Math" w:cs="Times New Roman"/>
                    <w:sz w:val="16"/>
                    <w:szCs w:val="16"/>
                  </w:rPr>
                  <m:t>exp⁡</m:t>
                </m:r>
                <m:r>
                  <w:rPr>
                    <w:rFonts w:ascii="Cambria Math" w:eastAsiaTheme="minorEastAsia"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β</m:t>
                        </m:r>
                      </m:e>
                    </m:acc>
                  </m:e>
                  <m:sub>
                    <m:r>
                      <w:rPr>
                        <w:rFonts w:ascii="Cambria Math" w:hAnsi="Cambria Math" w:cs="Times New Roman"/>
                        <w:sz w:val="16"/>
                        <w:szCs w:val="16"/>
                      </w:rPr>
                      <m:t>0</m:t>
                    </m:r>
                  </m:sub>
                </m:sSub>
                <m:r>
                  <w:rPr>
                    <w:rFonts w:ascii="Cambria Math" w:hAnsi="Cambria Math" w:cs="Times New Roman"/>
                    <w:sz w:val="16"/>
                    <w:szCs w:val="16"/>
                    <w:vertAlign w:val="subscript"/>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Phylum</m:t>
                    </m:r>
                  </m:sub>
                </m:sSub>
                <m:r>
                  <m:rPr>
                    <m:sty m:val="p"/>
                  </m:rPr>
                  <w:rPr>
                    <w:rFonts w:ascii="Cambria Math" w:hAnsi="Cambria Math" w:cs="Times New Roman"/>
                    <w:sz w:val="16"/>
                    <w:szCs w:val="16"/>
                  </w:rPr>
                  <m:t xml:space="preserve"> </m:t>
                </m:r>
                <m:r>
                  <w:rPr>
                    <w:rFonts w:ascii="Cambria Math" w:hAnsi="Cambria Math" w:cs="Times New Roman"/>
                    <w:sz w:val="16"/>
                    <w:szCs w:val="16"/>
                    <w:vertAlign w:val="subscript"/>
                  </w:rPr>
                  <m:t xml:space="preserve"> </m:t>
                </m:r>
                <m:r>
                  <m:rPr>
                    <m:sty m:val="p"/>
                  </m:rPr>
                  <w:rPr>
                    <w:rFonts w:ascii="Cambria Math" w:hAnsi="Cambria Math" w:cs="Times New Roman"/>
                    <w:sz w:val="16"/>
                    <w:szCs w:val="16"/>
                  </w:rPr>
                  <m:t>+</m:t>
                </m:r>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vertAlign w:val="subscript"/>
                          </w:rPr>
                          <m:t xml:space="preserve"> </m:t>
                        </m:r>
                        <m:r>
                          <w:rPr>
                            <w:rFonts w:ascii="Cambria Math" w:hAnsi="Cambria Math" w:cs="Times New Roman"/>
                            <w:sz w:val="16"/>
                            <w:szCs w:val="16"/>
                          </w:rPr>
                          <m:t>β</m:t>
                        </m:r>
                      </m:e>
                    </m:acc>
                  </m:e>
                  <m:sub>
                    <m:r>
                      <m:rPr>
                        <m:sty m:val="p"/>
                      </m:rPr>
                      <w:rPr>
                        <w:rFonts w:ascii="Cambria Math" w:hAnsi="Cambria Math" w:cs="Times New Roman"/>
                        <w:sz w:val="16"/>
                        <w:szCs w:val="16"/>
                        <w:vertAlign w:val="subscript"/>
                      </w:rPr>
                      <m:t>Photocatalysis</m:t>
                    </m:r>
                  </m:sub>
                </m:sSub>
                <m:r>
                  <w:rPr>
                    <w:rFonts w:ascii="Cambria Math" w:hAnsi="Cambria Math" w:cs="Times New Roman"/>
                    <w:sz w:val="16"/>
                    <w:szCs w:val="16"/>
                    <w:vertAlign w:val="subscript"/>
                  </w:rPr>
                  <m:t>]</m:t>
                </m:r>
              </m:oMath>
            </m:oMathPara>
          </w:p>
        </w:tc>
        <w:tc>
          <w:tcPr>
            <w:tcW w:w="1037" w:type="pct"/>
            <w:vMerge/>
            <w:tcBorders>
              <w:top w:val="single" w:sz="4" w:space="0" w:color="auto"/>
              <w:left w:val="single" w:sz="4" w:space="0" w:color="auto"/>
              <w:bottom w:val="single" w:sz="4" w:space="0" w:color="auto"/>
              <w:right w:val="single" w:sz="4" w:space="0" w:color="auto"/>
            </w:tcBorders>
            <w:tcPrChange w:id="847" w:author="Jose Capelo Neto" w:date="2020-05-09T16:22:00Z">
              <w:tcPr>
                <w:tcW w:w="1064" w:type="pct"/>
                <w:gridSpan w:val="2"/>
                <w:vMerge/>
                <w:tcBorders>
                  <w:bottom w:val="single" w:sz="18" w:space="0" w:color="auto"/>
                </w:tcBorders>
              </w:tcPr>
            </w:tcPrChange>
          </w:tcPr>
          <w:p w14:paraId="17908591" w14:textId="77777777" w:rsidR="00657E81" w:rsidRPr="00DA6FEE" w:rsidRDefault="00657E81" w:rsidP="00657E81">
            <w:pPr>
              <w:jc w:val="center"/>
              <w:rPr>
                <w:rFonts w:ascii="Times New Roman" w:eastAsia="Calibri" w:hAnsi="Times New Roman" w:cs="Times New Roman"/>
                <w:sz w:val="16"/>
                <w:szCs w:val="16"/>
              </w:rPr>
            </w:pPr>
          </w:p>
        </w:tc>
      </w:tr>
    </w:tbl>
    <w:commentRangeEnd w:id="762"/>
    <w:p w14:paraId="2337CE23" w14:textId="77777777" w:rsidR="00634AB5" w:rsidRPr="00DA6FEE" w:rsidRDefault="005E658B" w:rsidP="00634AB5">
      <w:pPr>
        <w:rPr>
          <w:moveTo w:id="848" w:author="Samylla Oliveira" w:date="2020-08-03T10:26:00Z"/>
          <w:rFonts w:ascii="Times New Roman" w:hAnsi="Times New Roman" w:cs="Times New Roman"/>
          <w:color w:val="000000"/>
          <w:lang w:val="pt-BR"/>
        </w:rPr>
      </w:pPr>
      <w:r>
        <w:rPr>
          <w:rStyle w:val="Refdecomentrio"/>
          <w:rFonts w:eastAsiaTheme="minorHAnsi" w:cstheme="minorBidi"/>
          <w:lang w:val="pt-BR"/>
        </w:rPr>
        <w:commentReference w:id="762"/>
      </w:r>
      <w:ins w:id="849" w:author="Jose Capelo Neto" w:date="2020-05-11T16:15:00Z">
        <w:r w:rsidR="003D3617" w:rsidRPr="00634AB5">
          <w:rPr>
            <w:rFonts w:ascii="Times New Roman" w:hAnsi="Times New Roman" w:cs="Times New Roman"/>
            <w:b/>
            <w:color w:val="000000"/>
            <w:lang w:val="pt-BR"/>
            <w:rPrChange w:id="850" w:author="Samylla Oliveira" w:date="2020-08-03T10:26:00Z">
              <w:rPr>
                <w:rFonts w:ascii="Times New Roman" w:hAnsi="Times New Roman" w:cs="Times New Roman"/>
                <w:b/>
                <w:color w:val="000000"/>
                <w:lang w:val="en-GB"/>
              </w:rPr>
            </w:rPrChange>
          </w:rPr>
          <w:br w:type="page"/>
        </w:r>
      </w:ins>
      <w:moveToRangeStart w:id="851" w:author="Samylla Oliveira" w:date="2020-08-03T10:26:00Z" w:name="move47342814"/>
      <w:moveTo w:id="852" w:author="Samylla Oliveira" w:date="2020-08-03T10:26:00Z">
        <w:r w:rsidR="00634AB5" w:rsidRPr="00DA6FEE">
          <w:rPr>
            <w:rFonts w:ascii="Times New Roman" w:hAnsi="Times New Roman" w:cs="Times New Roman"/>
            <w:color w:val="000000"/>
            <w:lang w:val="pt-BR"/>
          </w:rPr>
          <w:lastRenderedPageBreak/>
          <w:t xml:space="preserve">Os cenários específicos para comparação utilizados, apresentados na Tabela </w:t>
        </w:r>
        <w:r w:rsidR="00634AB5">
          <w:rPr>
            <w:rFonts w:ascii="Times New Roman" w:hAnsi="Times New Roman" w:cs="Times New Roman"/>
            <w:color w:val="000000"/>
            <w:lang w:val="pt-BR"/>
          </w:rPr>
          <w:t>2</w:t>
        </w:r>
        <w:r w:rsidR="00634AB5" w:rsidRPr="00DA6FEE">
          <w:rPr>
            <w:rFonts w:ascii="Times New Roman" w:hAnsi="Times New Roman" w:cs="Times New Roman"/>
            <w:color w:val="000000"/>
            <w:lang w:val="pt-BR"/>
          </w:rPr>
          <w:t>, foram:</w:t>
        </w:r>
      </w:moveTo>
    </w:p>
    <w:p w14:paraId="2EEBD30E" w14:textId="77777777" w:rsidR="00634AB5" w:rsidRPr="00DA6FEE" w:rsidRDefault="00634AB5" w:rsidP="00634AB5">
      <w:pPr>
        <w:jc w:val="center"/>
        <w:rPr>
          <w:moveTo w:id="853" w:author="Samylla Oliveira" w:date="2020-08-03T10:26:00Z"/>
          <w:rFonts w:ascii="Times New Roman" w:hAnsi="Times New Roman" w:cs="Times New Roman"/>
          <w:color w:val="000000"/>
          <w:sz w:val="20"/>
          <w:szCs w:val="20"/>
          <w:lang w:val="pt-BR"/>
        </w:rPr>
      </w:pPr>
      <w:moveTo w:id="854" w:author="Samylla Oliveira" w:date="2020-08-03T10:26:00Z">
        <w:r w:rsidRPr="00DA6FEE">
          <w:rPr>
            <w:rFonts w:ascii="Times New Roman" w:hAnsi="Times New Roman" w:cs="Times New Roman"/>
            <w:color w:val="000000"/>
            <w:sz w:val="20"/>
            <w:szCs w:val="20"/>
            <w:lang w:val="pt-BR"/>
          </w:rPr>
          <w:t xml:space="preserve">Tabela </w:t>
        </w:r>
        <w:r>
          <w:rPr>
            <w:rFonts w:ascii="Times New Roman" w:hAnsi="Times New Roman" w:cs="Times New Roman"/>
            <w:color w:val="000000"/>
            <w:sz w:val="20"/>
            <w:szCs w:val="20"/>
            <w:lang w:val="pt-BR"/>
          </w:rPr>
          <w:t>2</w:t>
        </w:r>
        <w:r w:rsidRPr="00DA6FEE">
          <w:rPr>
            <w:rFonts w:ascii="Times New Roman" w:hAnsi="Times New Roman" w:cs="Times New Roman"/>
            <w:color w:val="000000"/>
            <w:sz w:val="20"/>
            <w:szCs w:val="20"/>
            <w:lang w:val="pt-BR"/>
          </w:rPr>
          <w:t>: Cenários específicos de comparação</w:t>
        </w:r>
      </w:moveTo>
    </w:p>
    <w:tbl>
      <w:tblPr>
        <w:tblStyle w:val="Tabelacomgrade"/>
        <w:tblW w:w="5000" w:type="pct"/>
        <w:tblLook w:val="04A0" w:firstRow="1" w:lastRow="0" w:firstColumn="1" w:lastColumn="0" w:noHBand="0" w:noVBand="1"/>
        <w:tblPrChange w:id="855" w:author="Allan Clemente de Souza" w:date="2020-10-04T21:01:00Z">
          <w:tblPr>
            <w:tblStyle w:val="Tabelacomgrade"/>
            <w:tblW w:w="5000" w:type="pct"/>
            <w:tblLook w:val="04A0" w:firstRow="1" w:lastRow="0" w:firstColumn="1" w:lastColumn="0" w:noHBand="0" w:noVBand="1"/>
          </w:tblPr>
        </w:tblPrChange>
      </w:tblPr>
      <w:tblGrid>
        <w:gridCol w:w="1757"/>
        <w:gridCol w:w="1838"/>
        <w:gridCol w:w="3394"/>
        <w:gridCol w:w="1505"/>
        <w:tblGridChange w:id="856">
          <w:tblGrid>
            <w:gridCol w:w="1477"/>
            <w:gridCol w:w="1545"/>
            <w:gridCol w:w="2853"/>
            <w:gridCol w:w="1266"/>
          </w:tblGrid>
        </w:tblGridChange>
      </w:tblGrid>
      <w:tr w:rsidR="00B270FD" w:rsidRPr="00DA6FEE" w14:paraId="17B73B6E" w14:textId="77777777" w:rsidTr="00B270FD">
        <w:tc>
          <w:tcPr>
            <w:tcW w:w="1034" w:type="pct"/>
            <w:vAlign w:val="center"/>
            <w:tcPrChange w:id="857" w:author="Allan Clemente de Souza" w:date="2020-10-04T21:01:00Z">
              <w:tcPr>
                <w:tcW w:w="718" w:type="pct"/>
              </w:tcPr>
            </w:tcPrChange>
          </w:tcPr>
          <w:p w14:paraId="5AF78CE1" w14:textId="77777777" w:rsidR="00B270FD" w:rsidRPr="00B270FD" w:rsidRDefault="00B270FD" w:rsidP="00B270FD">
            <w:pPr>
              <w:jc w:val="center"/>
              <w:rPr>
                <w:ins w:id="858" w:author="Allan Clemente de Souza" w:date="2020-10-04T21:01:00Z"/>
                <w:rFonts w:ascii="Times New Roman" w:hAnsi="Times New Roman" w:cs="Times New Roman"/>
                <w:b/>
                <w:sz w:val="14"/>
                <w:szCs w:val="14"/>
                <w:rPrChange w:id="859" w:author="Allan Clemente de Souza" w:date="2020-10-04T21:01:00Z">
                  <w:rPr>
                    <w:ins w:id="860" w:author="Allan Clemente de Souza" w:date="2020-10-04T21:01:00Z"/>
                    <w:rFonts w:ascii="Times New Roman" w:hAnsi="Times New Roman" w:cs="Times New Roman"/>
                    <w:b/>
                    <w:sz w:val="14"/>
                    <w:szCs w:val="14"/>
                  </w:rPr>
                </w:rPrChange>
              </w:rPr>
              <w:pPrChange w:id="861" w:author="Allan Clemente de Souza" w:date="2020-10-04T21:01:00Z">
                <w:pPr>
                  <w:jc w:val="center"/>
                </w:pPr>
              </w:pPrChange>
            </w:pPr>
            <m:oMathPara>
              <m:oMath>
                <m:sSub>
                  <m:sSubPr>
                    <m:ctrlPr>
                      <w:rPr>
                        <w:rFonts w:ascii="Cambria Math" w:hAnsi="Cambria Math" w:cs="Times New Roman"/>
                        <w:b/>
                        <w:i/>
                        <w:sz w:val="14"/>
                        <w:szCs w:val="14"/>
                      </w:rPr>
                    </m:ctrlPr>
                  </m:sSubPr>
                  <m:e>
                    <m:acc>
                      <m:accPr>
                        <m:ctrlPr>
                          <w:rPr>
                            <w:rFonts w:ascii="Cambria Math" w:hAnsi="Cambria Math" w:cs="Times New Roman"/>
                            <w:b/>
                            <w:i/>
                            <w:sz w:val="14"/>
                            <w:szCs w:val="14"/>
                          </w:rPr>
                        </m:ctrlPr>
                      </m:accPr>
                      <m:e>
                        <m:r>
                          <m:rPr>
                            <m:sty m:val="bi"/>
                          </m:rPr>
                          <w:rPr>
                            <w:rFonts w:ascii="Cambria Math" w:hAnsi="Cambria Math" w:cs="Times New Roman"/>
                            <w:sz w:val="14"/>
                            <w:szCs w:val="14"/>
                          </w:rPr>
                          <m:t>OR</m:t>
                        </m:r>
                      </m:e>
                    </m:acc>
                  </m:e>
                  <m:sub>
                    <m:r>
                      <m:rPr>
                        <m:sty m:val="bi"/>
                      </m:rPr>
                      <w:rPr>
                        <w:rFonts w:ascii="Cambria Math" w:hAnsi="Cambria Math" w:cs="Times New Roman"/>
                        <w:sz w:val="14"/>
                        <w:szCs w:val="14"/>
                      </w:rPr>
                      <m:t>i</m:t>
                    </m:r>
                  </m:sub>
                </m:sSub>
              </m:oMath>
            </m:oMathPara>
          </w:p>
          <w:p w14:paraId="280C9EB9" w14:textId="7FEAA943" w:rsidR="00B270FD" w:rsidRPr="00DA6FEE" w:rsidRDefault="00B270FD" w:rsidP="00B270FD">
            <w:pPr>
              <w:jc w:val="center"/>
              <w:rPr>
                <w:moveTo w:id="862" w:author="Samylla Oliveira" w:date="2020-08-03T10:26:00Z"/>
                <w:rFonts w:ascii="Times New Roman" w:hAnsi="Times New Roman" w:cs="Times New Roman"/>
                <w:b/>
                <w:sz w:val="14"/>
                <w:szCs w:val="14"/>
              </w:rPr>
              <w:pPrChange w:id="863" w:author="Allan Clemente de Souza" w:date="2020-10-04T21:01:00Z">
                <w:pPr>
                  <w:jc w:val="center"/>
                </w:pPr>
              </w:pPrChange>
            </w:pPr>
            <w:ins w:id="864" w:author="Allan Clemente de Souza" w:date="2020-10-04T21:01:00Z">
              <w:r>
                <w:rPr>
                  <w:rFonts w:ascii="Times New Roman" w:hAnsi="Times New Roman" w:cs="Times New Roman"/>
                  <w:b/>
                  <w:sz w:val="14"/>
                  <w:szCs w:val="14"/>
                </w:rPr>
                <w:t>calc</w:t>
              </w:r>
            </w:ins>
          </w:p>
        </w:tc>
        <w:tc>
          <w:tcPr>
            <w:tcW w:w="1082" w:type="pct"/>
            <w:vAlign w:val="center"/>
            <w:tcPrChange w:id="865" w:author="Allan Clemente de Souza" w:date="2020-10-04T21:01:00Z">
              <w:tcPr>
                <w:tcW w:w="948" w:type="pct"/>
              </w:tcPr>
            </w:tcPrChange>
          </w:tcPr>
          <w:p w14:paraId="0731E27F" w14:textId="1D6412D8" w:rsidR="00B270FD" w:rsidRPr="00D546BC" w:rsidDel="00D546BC" w:rsidRDefault="00B270FD" w:rsidP="00B270FD">
            <w:pPr>
              <w:jc w:val="center"/>
              <w:rPr>
                <w:del w:id="866" w:author="Samylla Oliveira" w:date="2020-08-27T11:10:00Z"/>
                <w:moveTo w:id="867" w:author="Samylla Oliveira" w:date="2020-08-03T10:26:00Z"/>
                <w:rFonts w:ascii="Times New Roman" w:hAnsi="Times New Roman" w:cs="Times New Roman"/>
                <w:b/>
                <w:sz w:val="14"/>
                <w:szCs w:val="14"/>
                <w:lang w:val="pt-BR"/>
                <w:rPrChange w:id="868" w:author="Samylla Oliveira" w:date="2020-08-27T11:11:00Z">
                  <w:rPr>
                    <w:del w:id="869" w:author="Samylla Oliveira" w:date="2020-08-27T11:10:00Z"/>
                    <w:moveTo w:id="870" w:author="Samylla Oliveira" w:date="2020-08-03T10:26:00Z"/>
                    <w:rFonts w:ascii="Times New Roman" w:hAnsi="Times New Roman" w:cs="Times New Roman"/>
                    <w:b/>
                    <w:sz w:val="14"/>
                    <w:szCs w:val="14"/>
                  </w:rPr>
                </w:rPrChange>
              </w:rPr>
              <w:pPrChange w:id="871" w:author="Allan Clemente de Souza" w:date="2020-10-04T21:01:00Z">
                <w:pPr>
                  <w:jc w:val="center"/>
                </w:pPr>
              </w:pPrChange>
            </w:pPr>
            <w:ins w:id="872" w:author="Samylla Oliveira" w:date="2020-08-27T11:11:00Z">
              <w:r w:rsidRPr="00D546BC">
                <w:rPr>
                  <w:rFonts w:ascii="Times New Roman" w:hAnsi="Times New Roman" w:cs="Times New Roman"/>
                  <w:b/>
                  <w:sz w:val="14"/>
                  <w:szCs w:val="14"/>
                  <w:lang w:val="pt-BR"/>
                  <w:rPrChange w:id="873" w:author="Samylla Oliveira" w:date="2020-08-27T11:11:00Z">
                    <w:rPr>
                      <w:rFonts w:ascii="Times New Roman" w:hAnsi="Times New Roman" w:cs="Times New Roman"/>
                      <w:b/>
                      <w:sz w:val="14"/>
                      <w:szCs w:val="14"/>
                    </w:rPr>
                  </w:rPrChange>
                </w:rPr>
                <w:t>Especificação de cenários de compara</w:t>
              </w:r>
              <w:r>
                <w:rPr>
                  <w:rFonts w:ascii="Times New Roman" w:hAnsi="Times New Roman" w:cs="Times New Roman"/>
                  <w:b/>
                  <w:sz w:val="14"/>
                  <w:szCs w:val="14"/>
                  <w:lang w:val="pt-BR"/>
                </w:rPr>
                <w:t>ção</w:t>
              </w:r>
            </w:ins>
            <w:moveTo w:id="874" w:author="Samylla Oliveira" w:date="2020-08-03T10:26:00Z">
              <w:del w:id="875" w:author="Samylla Oliveira" w:date="2020-08-27T11:10:00Z">
                <w:r w:rsidRPr="00D546BC" w:rsidDel="00D546BC">
                  <w:rPr>
                    <w:rFonts w:ascii="Times New Roman" w:hAnsi="Times New Roman" w:cs="Times New Roman"/>
                    <w:b/>
                    <w:sz w:val="14"/>
                    <w:szCs w:val="14"/>
                    <w:lang w:val="pt-BR"/>
                    <w:rPrChange w:id="876" w:author="Samylla Oliveira" w:date="2020-08-27T11:11:00Z">
                      <w:rPr>
                        <w:rFonts w:ascii="Times New Roman" w:hAnsi="Times New Roman" w:cs="Times New Roman"/>
                        <w:b/>
                        <w:sz w:val="14"/>
                        <w:szCs w:val="14"/>
                      </w:rPr>
                    </w:rPrChange>
                  </w:rPr>
                  <w:delText>Specific scenarios</w:delText>
                </w:r>
              </w:del>
            </w:moveTo>
          </w:p>
          <w:p w14:paraId="1FCAD9F6" w14:textId="74C1AA7D" w:rsidR="00B270FD" w:rsidRPr="00D546BC" w:rsidRDefault="00B270FD" w:rsidP="00B270FD">
            <w:pPr>
              <w:jc w:val="center"/>
              <w:rPr>
                <w:moveTo w:id="877" w:author="Samylla Oliveira" w:date="2020-08-03T10:26:00Z"/>
                <w:rFonts w:ascii="Times New Roman" w:hAnsi="Times New Roman" w:cs="Times New Roman"/>
                <w:b/>
                <w:sz w:val="14"/>
                <w:szCs w:val="14"/>
                <w:lang w:val="pt-BR"/>
                <w:rPrChange w:id="878" w:author="Samylla Oliveira" w:date="2020-08-27T11:11:00Z">
                  <w:rPr>
                    <w:moveTo w:id="879" w:author="Samylla Oliveira" w:date="2020-08-03T10:26:00Z"/>
                    <w:rFonts w:ascii="Times New Roman" w:hAnsi="Times New Roman" w:cs="Times New Roman"/>
                    <w:b/>
                    <w:sz w:val="14"/>
                    <w:szCs w:val="14"/>
                  </w:rPr>
                </w:rPrChange>
              </w:rPr>
              <w:pPrChange w:id="880" w:author="Allan Clemente de Souza" w:date="2020-10-04T21:01:00Z">
                <w:pPr>
                  <w:jc w:val="center"/>
                </w:pPr>
              </w:pPrChange>
            </w:pPr>
            <w:moveTo w:id="881" w:author="Samylla Oliveira" w:date="2020-08-03T10:26:00Z">
              <w:del w:id="882" w:author="Samylla Oliveira" w:date="2020-08-27T11:10:00Z">
                <w:r w:rsidRPr="00D546BC" w:rsidDel="00D546BC">
                  <w:rPr>
                    <w:rFonts w:ascii="Times New Roman" w:hAnsi="Times New Roman" w:cs="Times New Roman"/>
                    <w:b/>
                    <w:sz w:val="14"/>
                    <w:szCs w:val="14"/>
                    <w:lang w:val="pt-BR"/>
                    <w:rPrChange w:id="883" w:author="Samylla Oliveira" w:date="2020-08-27T11:11:00Z">
                      <w:rPr>
                        <w:rFonts w:ascii="Times New Roman" w:hAnsi="Times New Roman" w:cs="Times New Roman"/>
                        <w:b/>
                        <w:sz w:val="14"/>
                        <w:szCs w:val="14"/>
                      </w:rPr>
                    </w:rPrChange>
                  </w:rPr>
                  <w:delText>Table 1</w:delText>
                </w:r>
              </w:del>
            </w:moveTo>
          </w:p>
        </w:tc>
        <w:tc>
          <w:tcPr>
            <w:tcW w:w="1998" w:type="pct"/>
            <w:vAlign w:val="center"/>
            <w:tcPrChange w:id="884" w:author="Allan Clemente de Souza" w:date="2020-10-04T21:01:00Z">
              <w:tcPr>
                <w:tcW w:w="1717" w:type="pct"/>
              </w:tcPr>
            </w:tcPrChange>
          </w:tcPr>
          <w:p w14:paraId="44187235" w14:textId="1C7F5213" w:rsidR="00B270FD" w:rsidRPr="00DA6FEE" w:rsidRDefault="00B270FD" w:rsidP="00B270FD">
            <w:pPr>
              <w:jc w:val="center"/>
              <w:rPr>
                <w:moveTo w:id="885" w:author="Samylla Oliveira" w:date="2020-08-03T10:26:00Z"/>
                <w:rFonts w:ascii="Times New Roman" w:hAnsi="Times New Roman" w:cs="Times New Roman"/>
                <w:b/>
                <w:sz w:val="14"/>
                <w:szCs w:val="14"/>
              </w:rPr>
              <w:pPrChange w:id="886" w:author="Allan Clemente de Souza" w:date="2020-10-04T21:01:00Z">
                <w:pPr>
                  <w:jc w:val="center"/>
                </w:pPr>
              </w:pPrChange>
            </w:pPr>
            <w:moveTo w:id="887" w:author="Samylla Oliveira" w:date="2020-08-03T10:26:00Z">
              <w:del w:id="888" w:author="Samylla Oliveira" w:date="2020-08-27T11:12:00Z">
                <w:r w:rsidRPr="00DA6FEE" w:rsidDel="00D546BC">
                  <w:rPr>
                    <w:rFonts w:ascii="Times New Roman" w:hAnsi="Times New Roman" w:cs="Times New Roman"/>
                    <w:b/>
                    <w:sz w:val="14"/>
                    <w:szCs w:val="14"/>
                  </w:rPr>
                  <w:delText>GOAL</w:delText>
                </w:r>
              </w:del>
            </w:moveTo>
            <w:ins w:id="889" w:author="Samylla Oliveira" w:date="2020-08-27T11:12:00Z">
              <w:del w:id="890" w:author="Allan Clemente de Souza" w:date="2020-10-04T20:51:00Z">
                <w:r w:rsidDel="008023FF">
                  <w:rPr>
                    <w:rFonts w:ascii="Times New Roman" w:hAnsi="Times New Roman" w:cs="Times New Roman"/>
                    <w:b/>
                    <w:sz w:val="14"/>
                    <w:szCs w:val="14"/>
                  </w:rPr>
                  <w:delText>Objetivo</w:delText>
                </w:r>
              </w:del>
            </w:ins>
            <w:ins w:id="891" w:author="Allan Clemente de Souza" w:date="2020-10-04T20:51:00Z">
              <w:r>
                <w:rPr>
                  <w:rFonts w:ascii="Times New Roman" w:hAnsi="Times New Roman" w:cs="Times New Roman"/>
                  <w:b/>
                  <w:sz w:val="14"/>
                  <w:szCs w:val="14"/>
                </w:rPr>
                <w:t>Objective</w:t>
              </w:r>
            </w:ins>
          </w:p>
        </w:tc>
        <w:tc>
          <w:tcPr>
            <w:tcW w:w="886" w:type="pct"/>
            <w:vAlign w:val="center"/>
            <w:tcPrChange w:id="892" w:author="Allan Clemente de Souza" w:date="2020-10-04T21:01:00Z">
              <w:tcPr>
                <w:tcW w:w="783" w:type="pct"/>
              </w:tcPr>
            </w:tcPrChange>
          </w:tcPr>
          <w:p w14:paraId="78E22BCC" w14:textId="77777777" w:rsidR="00B270FD" w:rsidRPr="00DA6FEE" w:rsidRDefault="00B270FD" w:rsidP="00B270FD">
            <w:pPr>
              <w:jc w:val="center"/>
              <w:rPr>
                <w:moveTo w:id="893" w:author="Samylla Oliveira" w:date="2020-08-03T10:26:00Z"/>
                <w:rFonts w:ascii="Times New Roman" w:hAnsi="Times New Roman" w:cs="Times New Roman"/>
                <w:b/>
                <w:sz w:val="14"/>
                <w:szCs w:val="14"/>
              </w:rPr>
              <w:pPrChange w:id="894" w:author="Allan Clemente de Souza" w:date="2020-10-04T21:01:00Z">
                <w:pPr>
                  <w:jc w:val="center"/>
                </w:pPr>
              </w:pPrChange>
            </w:pPr>
            <w:moveTo w:id="895" w:author="Samylla Oliveira" w:date="2020-08-03T10:26:00Z">
              <w:r w:rsidRPr="00DA6FEE">
                <w:rPr>
                  <w:rFonts w:ascii="Times New Roman" w:hAnsi="Times New Roman" w:cs="Times New Roman"/>
                  <w:b/>
                  <w:sz w:val="14"/>
                  <w:szCs w:val="14"/>
                </w:rPr>
                <w:t>Answer</w:t>
              </w:r>
            </w:moveTo>
          </w:p>
        </w:tc>
      </w:tr>
      <w:tr w:rsidR="00B270FD" w:rsidRPr="00DA6FEE" w:rsidDel="00634AB5" w14:paraId="0F2458B9" w14:textId="77777777" w:rsidTr="00B270FD">
        <w:trPr>
          <w:del w:id="896" w:author="Samylla Oliveira" w:date="2020-08-03T10:28:00Z"/>
        </w:trPr>
        <w:tc>
          <w:tcPr>
            <w:tcW w:w="1034" w:type="pct"/>
            <w:vAlign w:val="center"/>
            <w:tcPrChange w:id="897" w:author="Allan Clemente de Souza" w:date="2020-10-04T21:01:00Z">
              <w:tcPr>
                <w:tcW w:w="718" w:type="pct"/>
              </w:tcPr>
            </w:tcPrChange>
          </w:tcPr>
          <w:p w14:paraId="6B6FAA6C" w14:textId="50851859" w:rsidR="00B270FD" w:rsidRPr="00DA6FEE" w:rsidDel="00634AB5" w:rsidRDefault="00B270FD" w:rsidP="00B270FD">
            <w:pPr>
              <w:jc w:val="center"/>
              <w:rPr>
                <w:del w:id="898" w:author="Samylla Oliveira" w:date="2020-08-03T10:28:00Z"/>
                <w:moveTo w:id="899" w:author="Samylla Oliveira" w:date="2020-08-03T10:26:00Z"/>
                <w:rFonts w:ascii="Times New Roman" w:hAnsi="Times New Roman" w:cs="Times New Roman"/>
                <w:sz w:val="14"/>
                <w:szCs w:val="14"/>
              </w:rPr>
              <w:pPrChange w:id="900" w:author="Allan Clemente de Souza" w:date="2020-10-04T21:01:00Z">
                <w:pPr>
                  <w:jc w:val="center"/>
                </w:pPr>
              </w:pPrChange>
            </w:pPr>
            <m:oMathPara>
              <m:oMath>
                <m:sSub>
                  <m:sSubPr>
                    <m:ctrlPr>
                      <w:del w:id="901" w:author="Samylla Oliveira" w:date="2020-08-03T10:26:00Z">
                        <w:rPr>
                          <w:rFonts w:ascii="Cambria Math" w:hAnsi="Cambria Math" w:cs="Times New Roman"/>
                          <w:i/>
                          <w:sz w:val="14"/>
                          <w:szCs w:val="14"/>
                        </w:rPr>
                      </w:del>
                    </m:ctrlPr>
                  </m:sSubPr>
                  <m:e>
                    <m:acc>
                      <m:accPr>
                        <m:ctrlPr>
                          <w:del w:id="902" w:author="Samylla Oliveira" w:date="2020-08-03T10:26:00Z">
                            <w:rPr>
                              <w:rFonts w:ascii="Cambria Math" w:hAnsi="Cambria Math" w:cs="Times New Roman"/>
                              <w:i/>
                              <w:sz w:val="14"/>
                              <w:szCs w:val="14"/>
                            </w:rPr>
                          </w:del>
                        </m:ctrlPr>
                      </m:accPr>
                      <m:e>
                        <m:r>
                          <w:del w:id="903" w:author="Samylla Oliveira" w:date="2020-08-03T10:26:00Z">
                            <w:rPr>
                              <w:rFonts w:ascii="Cambria Math" w:hAnsi="Cambria Math" w:cs="Times New Roman"/>
                              <w:sz w:val="14"/>
                              <w:szCs w:val="14"/>
                            </w:rPr>
                            <m:t>OR</m:t>
                          </w:del>
                        </m:r>
                      </m:e>
                    </m:acc>
                  </m:e>
                  <m:sub>
                    <m:r>
                      <w:del w:id="904" w:author="Samylla Oliveira" w:date="2020-08-03T10:26:00Z">
                        <w:rPr>
                          <w:rFonts w:ascii="Cambria Math" w:hAnsi="Cambria Math" w:cs="Times New Roman"/>
                          <w:sz w:val="14"/>
                          <w:szCs w:val="14"/>
                        </w:rPr>
                        <m:t>1</m:t>
                      </w:del>
                    </m:r>
                  </m:sub>
                </m:sSub>
              </m:oMath>
            </m:oMathPara>
          </w:p>
        </w:tc>
        <w:tc>
          <w:tcPr>
            <w:tcW w:w="1082" w:type="pct"/>
            <w:vAlign w:val="center"/>
            <w:tcPrChange w:id="905" w:author="Allan Clemente de Souza" w:date="2020-10-04T21:01:00Z">
              <w:tcPr>
                <w:tcW w:w="948" w:type="pct"/>
              </w:tcPr>
            </w:tcPrChange>
          </w:tcPr>
          <w:p w14:paraId="35E9EBAB" w14:textId="1D03ED6B" w:rsidR="00B270FD" w:rsidRPr="00DA6FEE" w:rsidDel="00634AB5" w:rsidRDefault="00B270FD" w:rsidP="00B270FD">
            <w:pPr>
              <w:jc w:val="center"/>
              <w:rPr>
                <w:del w:id="906" w:author="Samylla Oliveira" w:date="2020-08-03T10:28:00Z"/>
                <w:moveTo w:id="907" w:author="Samylla Oliveira" w:date="2020-08-03T10:26:00Z"/>
                <w:rFonts w:ascii="Times New Roman" w:hAnsi="Times New Roman" w:cs="Times New Roman"/>
                <w:sz w:val="14"/>
                <w:szCs w:val="14"/>
              </w:rPr>
              <w:pPrChange w:id="908" w:author="Allan Clemente de Souza" w:date="2020-10-04T21:01:00Z">
                <w:pPr>
                  <w:jc w:val="center"/>
                </w:pPr>
              </w:pPrChange>
            </w:pPr>
            <m:oMathPara>
              <m:oMath>
                <m:f>
                  <m:fPr>
                    <m:ctrlPr>
                      <w:del w:id="909" w:author="Samylla Oliveira" w:date="2020-08-03T10:26:00Z">
                        <w:rPr>
                          <w:rFonts w:ascii="Cambria Math" w:hAnsi="Cambria Math" w:cs="Times New Roman"/>
                          <w:i/>
                          <w:sz w:val="14"/>
                          <w:szCs w:val="14"/>
                        </w:rPr>
                      </w:del>
                    </m:ctrlPr>
                  </m:fPr>
                  <m:num>
                    <m:sSub>
                      <m:sSubPr>
                        <m:ctrlPr>
                          <w:del w:id="910" w:author="Samylla Oliveira" w:date="2020-08-03T10:26:00Z">
                            <w:rPr>
                              <w:rFonts w:ascii="Cambria Math" w:hAnsi="Cambria Math" w:cs="Times New Roman"/>
                              <w:i/>
                              <w:sz w:val="14"/>
                              <w:szCs w:val="14"/>
                            </w:rPr>
                          </w:del>
                        </m:ctrlPr>
                      </m:sSubPr>
                      <m:e>
                        <m:r>
                          <w:del w:id="911" w:author="Samylla Oliveira" w:date="2020-08-03T10:26:00Z">
                            <w:rPr>
                              <w:rFonts w:ascii="Cambria Math" w:hAnsi="Cambria Math" w:cs="Times New Roman"/>
                              <w:sz w:val="14"/>
                              <w:szCs w:val="14"/>
                            </w:rPr>
                            <m:t>S</m:t>
                          </w:del>
                        </m:r>
                      </m:e>
                      <m:sub>
                        <m:r>
                          <w:del w:id="912" w:author="Samylla Oliveira" w:date="2020-08-03T10:26:00Z">
                            <w:rPr>
                              <w:rFonts w:ascii="Cambria Math" w:hAnsi="Cambria Math" w:cs="Times New Roman"/>
                              <w:sz w:val="14"/>
                              <w:szCs w:val="14"/>
                            </w:rPr>
                            <m:t>2</m:t>
                          </w:del>
                        </m:r>
                      </m:sub>
                    </m:sSub>
                  </m:num>
                  <m:den>
                    <m:sSub>
                      <m:sSubPr>
                        <m:ctrlPr>
                          <w:del w:id="913" w:author="Samylla Oliveira" w:date="2020-08-03T10:26:00Z">
                            <w:rPr>
                              <w:rFonts w:ascii="Cambria Math" w:hAnsi="Cambria Math" w:cs="Times New Roman"/>
                              <w:i/>
                              <w:sz w:val="14"/>
                              <w:szCs w:val="14"/>
                            </w:rPr>
                          </w:del>
                        </m:ctrlPr>
                      </m:sSubPr>
                      <m:e>
                        <m:r>
                          <w:del w:id="914" w:author="Samylla Oliveira" w:date="2020-08-03T10:26:00Z">
                            <w:rPr>
                              <w:rFonts w:ascii="Cambria Math" w:hAnsi="Cambria Math" w:cs="Times New Roman"/>
                              <w:sz w:val="14"/>
                              <w:szCs w:val="14"/>
                            </w:rPr>
                            <m:t>S</m:t>
                          </w:del>
                        </m:r>
                      </m:e>
                      <m:sub>
                        <m:r>
                          <w:del w:id="915" w:author="Samylla Oliveira" w:date="2020-08-03T10:26:00Z">
                            <w:rPr>
                              <w:rFonts w:ascii="Cambria Math" w:hAnsi="Cambria Math" w:cs="Times New Roman"/>
                              <w:sz w:val="14"/>
                              <w:szCs w:val="14"/>
                            </w:rPr>
                            <m:t>1</m:t>
                          </w:del>
                        </m:r>
                      </m:sub>
                    </m:sSub>
                  </m:den>
                </m:f>
                <m:r>
                  <w:del w:id="916" w:author="Samylla Oliveira" w:date="2020-08-03T10:26:00Z">
                    <w:rPr>
                      <w:rFonts w:ascii="Cambria Math" w:hAnsi="Cambria Math" w:cs="Times New Roman"/>
                      <w:sz w:val="14"/>
                      <w:szCs w:val="14"/>
                    </w:rPr>
                    <m:t xml:space="preserve">, </m:t>
                  </w:del>
                </m:r>
                <m:f>
                  <m:fPr>
                    <m:ctrlPr>
                      <w:del w:id="917" w:author="Samylla Oliveira" w:date="2020-08-03T10:26:00Z">
                        <w:rPr>
                          <w:rFonts w:ascii="Cambria Math" w:hAnsi="Cambria Math" w:cs="Times New Roman"/>
                          <w:i/>
                          <w:sz w:val="14"/>
                          <w:szCs w:val="14"/>
                        </w:rPr>
                      </w:del>
                    </m:ctrlPr>
                  </m:fPr>
                  <m:num>
                    <m:sSub>
                      <m:sSubPr>
                        <m:ctrlPr>
                          <w:del w:id="918" w:author="Samylla Oliveira" w:date="2020-08-03T10:26:00Z">
                            <w:rPr>
                              <w:rFonts w:ascii="Cambria Math" w:hAnsi="Cambria Math" w:cs="Times New Roman"/>
                              <w:i/>
                              <w:sz w:val="14"/>
                              <w:szCs w:val="14"/>
                            </w:rPr>
                          </w:del>
                        </m:ctrlPr>
                      </m:sSubPr>
                      <m:e>
                        <m:r>
                          <w:del w:id="919" w:author="Samylla Oliveira" w:date="2020-08-03T10:26:00Z">
                            <w:rPr>
                              <w:rFonts w:ascii="Cambria Math" w:hAnsi="Cambria Math" w:cs="Times New Roman"/>
                              <w:sz w:val="14"/>
                              <w:szCs w:val="14"/>
                            </w:rPr>
                            <m:t>S</m:t>
                          </w:del>
                        </m:r>
                      </m:e>
                      <m:sub>
                        <m:r>
                          <w:del w:id="920" w:author="Samylla Oliveira" w:date="2020-08-03T10:26:00Z">
                            <w:rPr>
                              <w:rFonts w:ascii="Cambria Math" w:hAnsi="Cambria Math" w:cs="Times New Roman"/>
                              <w:sz w:val="14"/>
                              <w:szCs w:val="14"/>
                            </w:rPr>
                            <m:t>4</m:t>
                          </w:del>
                        </m:r>
                      </m:sub>
                    </m:sSub>
                  </m:num>
                  <m:den>
                    <m:sSub>
                      <m:sSubPr>
                        <m:ctrlPr>
                          <w:del w:id="921" w:author="Samylla Oliveira" w:date="2020-08-03T10:26:00Z">
                            <w:rPr>
                              <w:rFonts w:ascii="Cambria Math" w:hAnsi="Cambria Math" w:cs="Times New Roman"/>
                              <w:i/>
                              <w:sz w:val="14"/>
                              <w:szCs w:val="14"/>
                            </w:rPr>
                          </w:del>
                        </m:ctrlPr>
                      </m:sSubPr>
                      <m:e>
                        <m:r>
                          <w:del w:id="922" w:author="Samylla Oliveira" w:date="2020-08-03T10:26:00Z">
                            <w:rPr>
                              <w:rFonts w:ascii="Cambria Math" w:hAnsi="Cambria Math" w:cs="Times New Roman"/>
                              <w:sz w:val="14"/>
                              <w:szCs w:val="14"/>
                            </w:rPr>
                            <m:t>S</m:t>
                          </w:del>
                        </m:r>
                      </m:e>
                      <m:sub>
                        <m:r>
                          <w:del w:id="923" w:author="Samylla Oliveira" w:date="2020-08-03T10:26:00Z">
                            <w:rPr>
                              <w:rFonts w:ascii="Cambria Math" w:hAnsi="Cambria Math" w:cs="Times New Roman"/>
                              <w:sz w:val="14"/>
                              <w:szCs w:val="14"/>
                            </w:rPr>
                            <m:t>3</m:t>
                          </w:del>
                        </m:r>
                      </m:sub>
                    </m:sSub>
                  </m:den>
                </m:f>
                <m:r>
                  <w:del w:id="924" w:author="Samylla Oliveira" w:date="2020-08-03T10:26:00Z">
                    <w:rPr>
                      <w:rFonts w:ascii="Cambria Math" w:hAnsi="Cambria Math" w:cs="Times New Roman"/>
                      <w:sz w:val="14"/>
                      <w:szCs w:val="14"/>
                    </w:rPr>
                    <m:t xml:space="preserve"> or </m:t>
                  </w:del>
                </m:r>
                <m:f>
                  <m:fPr>
                    <m:ctrlPr>
                      <w:del w:id="925" w:author="Samylla Oliveira" w:date="2020-08-03T10:26:00Z">
                        <w:rPr>
                          <w:rFonts w:ascii="Cambria Math" w:hAnsi="Cambria Math" w:cs="Times New Roman"/>
                          <w:i/>
                          <w:sz w:val="14"/>
                          <w:szCs w:val="14"/>
                        </w:rPr>
                      </w:del>
                    </m:ctrlPr>
                  </m:fPr>
                  <m:num>
                    <m:sSub>
                      <m:sSubPr>
                        <m:ctrlPr>
                          <w:del w:id="926" w:author="Samylla Oliveira" w:date="2020-08-03T10:26:00Z">
                            <w:rPr>
                              <w:rFonts w:ascii="Cambria Math" w:hAnsi="Cambria Math" w:cs="Times New Roman"/>
                              <w:i/>
                              <w:sz w:val="14"/>
                              <w:szCs w:val="14"/>
                            </w:rPr>
                          </w:del>
                        </m:ctrlPr>
                      </m:sSubPr>
                      <m:e>
                        <m:r>
                          <w:del w:id="927" w:author="Samylla Oliveira" w:date="2020-08-03T10:26:00Z">
                            <w:rPr>
                              <w:rFonts w:ascii="Cambria Math" w:hAnsi="Cambria Math" w:cs="Times New Roman"/>
                              <w:sz w:val="14"/>
                              <w:szCs w:val="14"/>
                            </w:rPr>
                            <m:t>S</m:t>
                          </w:del>
                        </m:r>
                      </m:e>
                      <m:sub>
                        <m:r>
                          <w:del w:id="928" w:author="Samylla Oliveira" w:date="2020-08-03T10:26:00Z">
                            <w:rPr>
                              <w:rFonts w:ascii="Cambria Math" w:hAnsi="Cambria Math" w:cs="Times New Roman"/>
                              <w:sz w:val="14"/>
                              <w:szCs w:val="14"/>
                            </w:rPr>
                            <m:t>6</m:t>
                          </w:del>
                        </m:r>
                      </m:sub>
                    </m:sSub>
                  </m:num>
                  <m:den>
                    <m:sSub>
                      <m:sSubPr>
                        <m:ctrlPr>
                          <w:del w:id="929" w:author="Samylla Oliveira" w:date="2020-08-03T10:26:00Z">
                            <w:rPr>
                              <w:rFonts w:ascii="Cambria Math" w:hAnsi="Cambria Math" w:cs="Times New Roman"/>
                              <w:i/>
                              <w:sz w:val="14"/>
                              <w:szCs w:val="14"/>
                            </w:rPr>
                          </w:del>
                        </m:ctrlPr>
                      </m:sSubPr>
                      <m:e>
                        <m:r>
                          <w:del w:id="930" w:author="Samylla Oliveira" w:date="2020-08-03T10:26:00Z">
                            <w:rPr>
                              <w:rFonts w:ascii="Cambria Math" w:hAnsi="Cambria Math" w:cs="Times New Roman"/>
                              <w:sz w:val="14"/>
                              <w:szCs w:val="14"/>
                            </w:rPr>
                            <m:t>S</m:t>
                          </w:del>
                        </m:r>
                      </m:e>
                      <m:sub>
                        <m:r>
                          <w:del w:id="931" w:author="Samylla Oliveira" w:date="2020-08-03T10:26:00Z">
                            <w:rPr>
                              <w:rFonts w:ascii="Cambria Math" w:hAnsi="Cambria Math" w:cs="Times New Roman"/>
                              <w:sz w:val="14"/>
                              <w:szCs w:val="14"/>
                            </w:rPr>
                            <m:t>5</m:t>
                          </w:del>
                        </m:r>
                      </m:sub>
                    </m:sSub>
                  </m:den>
                </m:f>
              </m:oMath>
            </m:oMathPara>
          </w:p>
        </w:tc>
        <w:tc>
          <w:tcPr>
            <w:tcW w:w="1998" w:type="pct"/>
            <w:vAlign w:val="center"/>
            <w:tcPrChange w:id="932" w:author="Allan Clemente de Souza" w:date="2020-10-04T21:01:00Z">
              <w:tcPr>
                <w:tcW w:w="1717" w:type="pct"/>
              </w:tcPr>
            </w:tcPrChange>
          </w:tcPr>
          <w:p w14:paraId="6A02D177" w14:textId="500A3082" w:rsidR="00B270FD" w:rsidRPr="00DA6FEE" w:rsidDel="00634AB5" w:rsidRDefault="00B270FD" w:rsidP="00B270FD">
            <w:pPr>
              <w:jc w:val="center"/>
              <w:rPr>
                <w:del w:id="933" w:author="Samylla Oliveira" w:date="2020-08-03T10:28:00Z"/>
                <w:moveTo w:id="934" w:author="Samylla Oliveira" w:date="2020-08-03T10:26:00Z"/>
                <w:rFonts w:ascii="Times New Roman" w:hAnsi="Times New Roman" w:cs="Times New Roman"/>
                <w:sz w:val="14"/>
                <w:szCs w:val="14"/>
              </w:rPr>
              <w:pPrChange w:id="935" w:author="Allan Clemente de Souza" w:date="2020-10-04T21:01:00Z">
                <w:pPr>
                  <w:jc w:val="center"/>
                </w:pPr>
              </w:pPrChange>
            </w:pPr>
            <w:moveTo w:id="936" w:author="Samylla Oliveira" w:date="2020-08-03T10:26:00Z">
              <w:del w:id="937" w:author="Samylla Oliveira" w:date="2020-08-03T10:26:00Z">
                <w:r w:rsidRPr="00DA6FEE" w:rsidDel="00634AB5">
                  <w:rPr>
                    <w:rFonts w:ascii="Times New Roman" w:hAnsi="Times New Roman" w:cs="Times New Roman"/>
                    <w:sz w:val="14"/>
                    <w:szCs w:val="14"/>
                  </w:rPr>
                  <w:delText>check if in any time the odds of algae intact cells are different* from these of cyanobacteria</w:delText>
                </w:r>
              </w:del>
            </w:moveTo>
          </w:p>
        </w:tc>
        <w:tc>
          <w:tcPr>
            <w:tcW w:w="886" w:type="pct"/>
            <w:vAlign w:val="center"/>
            <w:tcPrChange w:id="938" w:author="Allan Clemente de Souza" w:date="2020-10-04T21:01:00Z">
              <w:tcPr>
                <w:tcW w:w="783" w:type="pct"/>
              </w:tcPr>
            </w:tcPrChange>
          </w:tcPr>
          <w:p w14:paraId="092AB3FA" w14:textId="3C6347C5" w:rsidR="00B270FD" w:rsidRPr="00DA6FEE" w:rsidDel="00634AB5" w:rsidRDefault="00B270FD" w:rsidP="00B270FD">
            <w:pPr>
              <w:jc w:val="center"/>
              <w:rPr>
                <w:del w:id="939" w:author="Samylla Oliveira" w:date="2020-08-03T10:28:00Z"/>
                <w:moveTo w:id="940" w:author="Samylla Oliveira" w:date="2020-08-03T10:26:00Z"/>
                <w:rFonts w:ascii="Times New Roman" w:hAnsi="Times New Roman" w:cs="Times New Roman"/>
                <w:sz w:val="14"/>
                <w:szCs w:val="14"/>
              </w:rPr>
              <w:pPrChange w:id="941" w:author="Allan Clemente de Souza" w:date="2020-10-04T21:01:00Z">
                <w:pPr>
                  <w:jc w:val="center"/>
                </w:pPr>
              </w:pPrChange>
            </w:pPr>
            <w:moveTo w:id="942" w:author="Samylla Oliveira" w:date="2020-08-03T10:26:00Z">
              <w:del w:id="943" w:author="Samylla Oliveira" w:date="2020-08-03T10:26:00Z">
                <w:r w:rsidRPr="00DA6FEE" w:rsidDel="00634AB5">
                  <w:rPr>
                    <w:rFonts w:ascii="Times New Roman" w:hAnsi="Times New Roman" w:cs="Times New Roman"/>
                    <w:sz w:val="14"/>
                    <w:szCs w:val="14"/>
                  </w:rPr>
                  <w:delText>QUESTION I</w:delText>
                </w:r>
              </w:del>
            </w:moveTo>
          </w:p>
        </w:tc>
      </w:tr>
      <w:tr w:rsidR="00B270FD" w:rsidRPr="00DA6FEE" w14:paraId="7C005746" w14:textId="77777777" w:rsidTr="00B270FD">
        <w:tc>
          <w:tcPr>
            <w:tcW w:w="1034" w:type="pct"/>
            <w:vAlign w:val="center"/>
            <w:tcPrChange w:id="944" w:author="Allan Clemente de Souza" w:date="2020-10-04T21:01:00Z">
              <w:tcPr>
                <w:tcW w:w="718" w:type="pct"/>
              </w:tcPr>
            </w:tcPrChange>
          </w:tcPr>
          <w:p w14:paraId="5B12BD4D" w14:textId="46641699" w:rsidR="00B270FD" w:rsidRPr="00B270FD" w:rsidRDefault="00B270FD" w:rsidP="00B270FD">
            <w:pPr>
              <w:jc w:val="center"/>
              <w:rPr>
                <w:ins w:id="945" w:author="Allan Clemente de Souza" w:date="2020-10-04T21:00:00Z"/>
                <w:rFonts w:ascii="Times New Roman" w:hAnsi="Times New Roman" w:cs="Times New Roman"/>
                <w:sz w:val="14"/>
                <w:szCs w:val="14"/>
                <w:rPrChange w:id="946" w:author="Allan Clemente de Souza" w:date="2020-10-04T21:00:00Z">
                  <w:rPr>
                    <w:ins w:id="947" w:author="Allan Clemente de Souza" w:date="2020-10-04T21:00:00Z"/>
                    <w:rFonts w:ascii="Times New Roman" w:hAnsi="Times New Roman" w:cs="Times New Roman"/>
                    <w:sz w:val="14"/>
                    <w:szCs w:val="14"/>
                  </w:rPr>
                </w:rPrChange>
              </w:rPr>
              <w:pPrChange w:id="948" w:author="Allan Clemente de Souza" w:date="2020-10-04T21:01:00Z">
                <w:pPr>
                  <w:jc w:val="center"/>
                </w:pPr>
              </w:pPrChange>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del w:id="949" w:author="Samylla Oliveira" w:date="2020-08-03T10:27:00Z">
                        <w:rPr>
                          <w:rFonts w:ascii="Cambria Math" w:hAnsi="Cambria Math" w:cs="Times New Roman"/>
                          <w:sz w:val="14"/>
                          <w:szCs w:val="14"/>
                        </w:rPr>
                        <m:t>2</m:t>
                      </w:del>
                    </m:r>
                    <m:r>
                      <w:ins w:id="950" w:author="Samylla Oliveira" w:date="2020-08-03T10:27:00Z">
                        <w:rPr>
                          <w:rFonts w:ascii="Cambria Math" w:hAnsi="Cambria Math" w:cs="Times New Roman"/>
                          <w:sz w:val="14"/>
                          <w:szCs w:val="14"/>
                        </w:rPr>
                        <m:t>1</m:t>
                      </w:ins>
                    </m:r>
                  </m:sub>
                </m:sSub>
              </m:oMath>
            </m:oMathPara>
          </w:p>
          <w:p w14:paraId="08C3CCEB" w14:textId="5A9904F9" w:rsidR="00B270FD" w:rsidRPr="00B270FD" w:rsidRDefault="00B270FD" w:rsidP="00B270FD">
            <w:pPr>
              <w:jc w:val="center"/>
              <w:rPr>
                <w:ins w:id="951" w:author="Allan Clemente de Souza" w:date="2020-10-04T21:00:00Z"/>
                <w:rFonts w:ascii="Times New Roman" w:hAnsi="Times New Roman" w:cs="Times New Roman"/>
                <w:sz w:val="14"/>
                <w:szCs w:val="14"/>
                <w:rPrChange w:id="952" w:author="Allan Clemente de Souza" w:date="2020-10-04T21:00:00Z">
                  <w:rPr>
                    <w:ins w:id="953" w:author="Allan Clemente de Souza" w:date="2020-10-04T21:00:00Z"/>
                    <w:rFonts w:ascii="Times New Roman" w:hAnsi="Times New Roman" w:cs="Times New Roman"/>
                    <w:sz w:val="14"/>
                    <w:szCs w:val="14"/>
                  </w:rPr>
                </w:rPrChange>
              </w:rPr>
              <w:pPrChange w:id="954" w:author="Allan Clemente de Souza" w:date="2020-10-04T21:01:00Z">
                <w:pPr>
                  <w:jc w:val="center"/>
                </w:pPr>
              </w:pPrChange>
            </w:pPr>
            <m:oMathPara>
              <m:oMath>
                <m:r>
                  <w:ins w:id="955" w:author="Allan Clemente de Souza" w:date="2020-10-04T21:00:00Z">
                    <m:rPr>
                      <m:sty m:val="p"/>
                    </m:rPr>
                    <w:rPr>
                      <w:rFonts w:ascii="Cambria Math" w:eastAsiaTheme="minorEastAsia" w:hAnsi="Cambria Math" w:cs="Times New Roman"/>
                      <w:sz w:val="16"/>
                      <w:szCs w:val="16"/>
                    </w:rPr>
                    <m:t>exp⁡</m:t>
                  </w:ins>
                </m:r>
                <m:r>
                  <w:ins w:id="956" w:author="Allan Clemente de Souza" w:date="2020-10-04T21:00:00Z">
                    <w:rPr>
                      <w:rFonts w:ascii="Cambria Math" w:eastAsiaTheme="minorEastAsia" w:hAnsi="Cambria Math" w:cs="Times New Roman"/>
                      <w:sz w:val="16"/>
                      <w:szCs w:val="16"/>
                    </w:rPr>
                    <m:t>[</m:t>
                  </w:ins>
                </m:r>
                <m:sSub>
                  <m:sSubPr>
                    <m:ctrlPr>
                      <w:ins w:id="957" w:author="Allan Clemente de Souza" w:date="2020-10-04T21:00:00Z">
                        <w:rPr>
                          <w:rFonts w:ascii="Cambria Math" w:hAnsi="Cambria Math" w:cs="Times New Roman"/>
                          <w:i/>
                          <w:sz w:val="16"/>
                          <w:szCs w:val="16"/>
                        </w:rPr>
                      </w:ins>
                    </m:ctrlPr>
                  </m:sSubPr>
                  <m:e>
                    <m:acc>
                      <m:accPr>
                        <m:ctrlPr>
                          <w:ins w:id="958" w:author="Allan Clemente de Souza" w:date="2020-10-04T21:00:00Z">
                            <w:rPr>
                              <w:rFonts w:ascii="Cambria Math" w:hAnsi="Cambria Math" w:cs="Times New Roman"/>
                              <w:i/>
                              <w:sz w:val="16"/>
                              <w:szCs w:val="16"/>
                            </w:rPr>
                          </w:ins>
                        </m:ctrlPr>
                      </m:accPr>
                      <m:e>
                        <m:r>
                          <w:ins w:id="959" w:author="Allan Clemente de Souza" w:date="2020-10-04T21:00:00Z">
                            <w:rPr>
                              <w:rFonts w:ascii="Cambria Math" w:hAnsi="Cambria Math" w:cs="Times New Roman"/>
                              <w:sz w:val="16"/>
                              <w:szCs w:val="16"/>
                            </w:rPr>
                            <m:t>β</m:t>
                          </w:ins>
                        </m:r>
                      </m:e>
                    </m:acc>
                  </m:e>
                  <m:sub>
                    <m:r>
                      <w:ins w:id="960" w:author="Allan Clemente de Souza" w:date="2020-10-04T21:00:00Z">
                        <m:rPr>
                          <m:sty m:val="p"/>
                        </m:rPr>
                        <w:rPr>
                          <w:rFonts w:ascii="Cambria Math" w:hAnsi="Cambria Math" w:cs="Times New Roman"/>
                          <w:sz w:val="16"/>
                          <w:szCs w:val="16"/>
                          <w:vertAlign w:val="subscript"/>
                        </w:rPr>
                        <m:t>Control</m:t>
                      </w:ins>
                    </m:r>
                  </m:sub>
                </m:sSub>
                <m:r>
                  <w:ins w:id="961" w:author="Allan Clemente de Souza" w:date="2020-10-04T21:00:00Z">
                    <w:rPr>
                      <w:rFonts w:ascii="Cambria Math" w:hAnsi="Cambria Math" w:cs="Times New Roman"/>
                      <w:sz w:val="16"/>
                      <w:szCs w:val="16"/>
                      <w:vertAlign w:val="subscript"/>
                    </w:rPr>
                    <m:t>]</m:t>
                  </w:ins>
                </m:r>
              </m:oMath>
            </m:oMathPara>
          </w:p>
          <w:p w14:paraId="32AE5421" w14:textId="1445F69E" w:rsidR="00B270FD" w:rsidRPr="00DA6FEE" w:rsidRDefault="00B270FD" w:rsidP="00B270FD">
            <w:pPr>
              <w:jc w:val="center"/>
              <w:rPr>
                <w:moveTo w:id="962" w:author="Samylla Oliveira" w:date="2020-08-03T10:26:00Z"/>
                <w:rFonts w:ascii="Times New Roman" w:hAnsi="Times New Roman" w:cs="Times New Roman"/>
                <w:sz w:val="14"/>
                <w:szCs w:val="14"/>
              </w:rPr>
              <w:pPrChange w:id="963" w:author="Allan Clemente de Souza" w:date="2020-10-04T21:01:00Z">
                <w:pPr>
                  <w:jc w:val="center"/>
                </w:pPr>
              </w:pPrChange>
            </w:pPr>
          </w:p>
        </w:tc>
        <w:tc>
          <w:tcPr>
            <w:tcW w:w="1082" w:type="pct"/>
            <w:vAlign w:val="center"/>
            <w:tcPrChange w:id="964" w:author="Allan Clemente de Souza" w:date="2020-10-04T21:01:00Z">
              <w:tcPr>
                <w:tcW w:w="948" w:type="pct"/>
              </w:tcPr>
            </w:tcPrChange>
          </w:tcPr>
          <w:p w14:paraId="64DE48A2" w14:textId="77777777" w:rsidR="00B270FD" w:rsidRPr="00DA6FEE" w:rsidRDefault="00B270FD" w:rsidP="00B270FD">
            <w:pPr>
              <w:jc w:val="center"/>
              <w:rPr>
                <w:moveTo w:id="965" w:author="Samylla Oliveira" w:date="2020-08-03T10:26:00Z"/>
                <w:rFonts w:ascii="Times New Roman" w:hAnsi="Times New Roman" w:cs="Times New Roman"/>
                <w:sz w:val="14"/>
                <w:szCs w:val="14"/>
              </w:rPr>
              <w:pPrChange w:id="966" w:author="Allan Clemente de Souza" w:date="2020-10-04T21:01:00Z">
                <w:pPr>
                  <w:jc w:val="center"/>
                </w:pPr>
              </w:pPrChange>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1</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2</m:t>
                        </m:r>
                      </m:sub>
                    </m:sSub>
                  </m:den>
                </m:f>
              </m:oMath>
            </m:oMathPara>
          </w:p>
        </w:tc>
        <w:tc>
          <w:tcPr>
            <w:tcW w:w="1998" w:type="pct"/>
            <w:vAlign w:val="center"/>
            <w:tcPrChange w:id="967" w:author="Allan Clemente de Souza" w:date="2020-10-04T21:01:00Z">
              <w:tcPr>
                <w:tcW w:w="1717" w:type="pct"/>
              </w:tcPr>
            </w:tcPrChange>
          </w:tcPr>
          <w:p w14:paraId="3E95561A" w14:textId="0AA7C892" w:rsidR="00B270FD" w:rsidRPr="00DA6FEE" w:rsidRDefault="00B270FD" w:rsidP="00B270FD">
            <w:pPr>
              <w:jc w:val="center"/>
              <w:rPr>
                <w:moveTo w:id="968" w:author="Samylla Oliveira" w:date="2020-08-03T10:26:00Z"/>
                <w:rFonts w:ascii="Times New Roman" w:hAnsi="Times New Roman" w:cs="Times New Roman"/>
                <w:sz w:val="14"/>
                <w:szCs w:val="14"/>
              </w:rPr>
              <w:pPrChange w:id="969" w:author="Allan Clemente de Souza" w:date="2020-10-04T21:01:00Z">
                <w:pPr>
                  <w:jc w:val="center"/>
                </w:pPr>
              </w:pPrChange>
            </w:pPr>
            <w:moveTo w:id="970" w:author="Samylla Oliveira" w:date="2020-08-03T10:26:00Z">
              <w:r w:rsidRPr="00DA6FEE">
                <w:rPr>
                  <w:rFonts w:ascii="Times New Roman" w:hAnsi="Times New Roman" w:cs="Times New Roman"/>
                  <w:sz w:val="14"/>
                  <w:szCs w:val="14"/>
                </w:rPr>
                <w:t>check if in any time the odds of control integrated cells are different* from those of raw water</w:t>
              </w:r>
            </w:moveTo>
          </w:p>
        </w:tc>
        <w:tc>
          <w:tcPr>
            <w:tcW w:w="886" w:type="pct"/>
            <w:vAlign w:val="center"/>
            <w:tcPrChange w:id="971" w:author="Allan Clemente de Souza" w:date="2020-10-04T21:01:00Z">
              <w:tcPr>
                <w:tcW w:w="783" w:type="pct"/>
              </w:tcPr>
            </w:tcPrChange>
          </w:tcPr>
          <w:p w14:paraId="021508D4" w14:textId="77777777" w:rsidR="00B270FD" w:rsidRPr="00DA6FEE" w:rsidRDefault="00B270FD" w:rsidP="00B270FD">
            <w:pPr>
              <w:jc w:val="center"/>
              <w:rPr>
                <w:moveTo w:id="972" w:author="Samylla Oliveira" w:date="2020-08-03T10:26:00Z"/>
                <w:rFonts w:ascii="Times New Roman" w:hAnsi="Times New Roman" w:cs="Times New Roman"/>
                <w:sz w:val="14"/>
                <w:szCs w:val="14"/>
              </w:rPr>
              <w:pPrChange w:id="973" w:author="Allan Clemente de Souza" w:date="2020-10-04T21:01:00Z">
                <w:pPr>
                  <w:jc w:val="center"/>
                </w:pPr>
              </w:pPrChange>
            </w:pPr>
            <w:moveTo w:id="974" w:author="Samylla Oliveira" w:date="2020-08-03T10:26:00Z">
              <w:r w:rsidRPr="00DA6FEE">
                <w:rPr>
                  <w:rFonts w:ascii="Times New Roman" w:hAnsi="Times New Roman" w:cs="Times New Roman"/>
                  <w:sz w:val="14"/>
                  <w:szCs w:val="14"/>
                </w:rPr>
                <w:t>QUESTION I</w:t>
              </w:r>
              <w:del w:id="975" w:author="Samylla Oliveira" w:date="2020-08-03T10:29:00Z">
                <w:r w:rsidRPr="00DA6FEE" w:rsidDel="00634AB5">
                  <w:rPr>
                    <w:rFonts w:ascii="Times New Roman" w:hAnsi="Times New Roman" w:cs="Times New Roman"/>
                    <w:sz w:val="14"/>
                    <w:szCs w:val="14"/>
                  </w:rPr>
                  <w:delText>I</w:delText>
                </w:r>
              </w:del>
            </w:moveTo>
          </w:p>
        </w:tc>
      </w:tr>
      <w:tr w:rsidR="00B270FD" w:rsidRPr="00DA6FEE" w14:paraId="2F97DA7D" w14:textId="77777777" w:rsidTr="00B270FD">
        <w:trPr>
          <w:trHeight w:val="934"/>
          <w:trPrChange w:id="976" w:author="Allan Clemente de Souza" w:date="2020-10-04T21:01:00Z">
            <w:trPr>
              <w:trHeight w:val="934"/>
            </w:trPr>
          </w:trPrChange>
        </w:trPr>
        <w:tc>
          <w:tcPr>
            <w:tcW w:w="1034" w:type="pct"/>
            <w:vAlign w:val="center"/>
            <w:tcPrChange w:id="977" w:author="Allan Clemente de Souza" w:date="2020-10-04T21:01:00Z">
              <w:tcPr>
                <w:tcW w:w="718" w:type="pct"/>
              </w:tcPr>
            </w:tcPrChange>
          </w:tcPr>
          <w:p w14:paraId="4C901F3D" w14:textId="77777777" w:rsidR="00B270FD" w:rsidRPr="00B270FD" w:rsidRDefault="00B270FD" w:rsidP="00B270FD">
            <w:pPr>
              <w:jc w:val="center"/>
              <w:rPr>
                <w:ins w:id="978" w:author="Allan Clemente de Souza" w:date="2020-10-04T21:00:00Z"/>
                <w:rFonts w:ascii="Times New Roman" w:hAnsi="Times New Roman" w:cs="Times New Roman"/>
                <w:sz w:val="14"/>
                <w:szCs w:val="14"/>
                <w:rPrChange w:id="979" w:author="Allan Clemente de Souza" w:date="2020-10-04T21:00:00Z">
                  <w:rPr>
                    <w:ins w:id="980" w:author="Allan Clemente de Souza" w:date="2020-10-04T21:00:00Z"/>
                    <w:rFonts w:ascii="Times New Roman" w:hAnsi="Times New Roman" w:cs="Times New Roman"/>
                    <w:sz w:val="14"/>
                    <w:szCs w:val="14"/>
                  </w:rPr>
                </w:rPrChange>
              </w:rPr>
              <w:pPrChange w:id="981" w:author="Allan Clemente de Souza" w:date="2020-10-04T21:01:00Z">
                <w:pPr>
                  <w:jc w:val="center"/>
                </w:pPr>
              </w:pPrChange>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del w:id="982" w:author="Samylla Oliveira" w:date="2020-08-03T10:27:00Z">
                        <w:rPr>
                          <w:rFonts w:ascii="Cambria Math" w:hAnsi="Cambria Math" w:cs="Times New Roman"/>
                          <w:sz w:val="14"/>
                          <w:szCs w:val="14"/>
                        </w:rPr>
                        <m:t>3</m:t>
                      </w:del>
                    </m:r>
                    <m:r>
                      <w:ins w:id="983" w:author="Samylla Oliveira" w:date="2020-08-03T10:27:00Z">
                        <w:rPr>
                          <w:rFonts w:ascii="Cambria Math" w:hAnsi="Cambria Math" w:cs="Times New Roman"/>
                          <w:sz w:val="14"/>
                          <w:szCs w:val="14"/>
                        </w:rPr>
                        <m:t>2</m:t>
                      </w:ins>
                    </m:r>
                  </m:sub>
                </m:sSub>
              </m:oMath>
            </m:oMathPara>
          </w:p>
          <w:p w14:paraId="3421035B" w14:textId="500B3F93" w:rsidR="00B270FD" w:rsidRPr="00DA6FEE" w:rsidRDefault="00B270FD" w:rsidP="00B270FD">
            <w:pPr>
              <w:jc w:val="center"/>
              <w:rPr>
                <w:moveTo w:id="984" w:author="Samylla Oliveira" w:date="2020-08-03T10:26:00Z"/>
                <w:rFonts w:ascii="Times New Roman" w:hAnsi="Times New Roman" w:cs="Times New Roman"/>
                <w:sz w:val="14"/>
                <w:szCs w:val="14"/>
              </w:rPr>
              <w:pPrChange w:id="985" w:author="Allan Clemente de Souza" w:date="2020-10-04T21:01:00Z">
                <w:pPr>
                  <w:jc w:val="center"/>
                </w:pPr>
              </w:pPrChange>
            </w:pPr>
            <m:oMathPara>
              <m:oMath>
                <m:func>
                  <m:funcPr>
                    <m:ctrlPr>
                      <w:ins w:id="986" w:author="Allan Clemente de Souza" w:date="2020-10-04T21:00:00Z">
                        <w:rPr>
                          <w:rFonts w:ascii="Cambria Math" w:eastAsiaTheme="minorEastAsia" w:hAnsi="Cambria Math" w:cs="Times New Roman"/>
                          <w:sz w:val="16"/>
                          <w:szCs w:val="16"/>
                        </w:rPr>
                      </w:ins>
                    </m:ctrlPr>
                  </m:funcPr>
                  <m:fName>
                    <m:r>
                      <w:ins w:id="987" w:author="Allan Clemente de Souza" w:date="2020-10-04T21:00:00Z">
                        <m:rPr>
                          <m:sty m:val="p"/>
                        </m:rPr>
                        <w:rPr>
                          <w:rFonts w:ascii="Cambria Math" w:eastAsiaTheme="minorEastAsia" w:hAnsi="Cambria Math" w:cs="Times New Roman"/>
                          <w:sz w:val="16"/>
                          <w:szCs w:val="16"/>
                        </w:rPr>
                        <m:t>exp</m:t>
                      </w:ins>
                    </m:r>
                  </m:fName>
                  <m:e>
                    <m:d>
                      <m:dPr>
                        <m:begChr m:val="["/>
                        <m:endChr m:val="]"/>
                        <m:ctrlPr>
                          <w:ins w:id="988" w:author="Allan Clemente de Souza" w:date="2020-10-04T21:00:00Z">
                            <w:rPr>
                              <w:rFonts w:ascii="Cambria Math" w:eastAsiaTheme="minorEastAsia" w:hAnsi="Cambria Math" w:cs="Times New Roman"/>
                              <w:i/>
                              <w:sz w:val="16"/>
                              <w:szCs w:val="16"/>
                            </w:rPr>
                          </w:ins>
                        </m:ctrlPr>
                      </m:dPr>
                      <m:e>
                        <m:sSub>
                          <m:sSubPr>
                            <m:ctrlPr>
                              <w:ins w:id="989" w:author="Allan Clemente de Souza" w:date="2020-10-04T21:00:00Z">
                                <w:rPr>
                                  <w:rFonts w:ascii="Cambria Math" w:hAnsi="Cambria Math" w:cs="Times New Roman"/>
                                  <w:i/>
                                  <w:sz w:val="16"/>
                                  <w:szCs w:val="16"/>
                                </w:rPr>
                              </w:ins>
                            </m:ctrlPr>
                          </m:sSubPr>
                          <m:e>
                            <m:acc>
                              <m:accPr>
                                <m:ctrlPr>
                                  <w:ins w:id="990" w:author="Allan Clemente de Souza" w:date="2020-10-04T21:00:00Z">
                                    <w:rPr>
                                      <w:rFonts w:ascii="Cambria Math" w:hAnsi="Cambria Math" w:cs="Times New Roman"/>
                                      <w:i/>
                                      <w:sz w:val="16"/>
                                      <w:szCs w:val="16"/>
                                    </w:rPr>
                                  </w:ins>
                                </m:ctrlPr>
                              </m:accPr>
                              <m:e>
                                <m:r>
                                  <w:ins w:id="991" w:author="Allan Clemente de Souza" w:date="2020-10-04T21:00:00Z">
                                    <w:rPr>
                                      <w:rFonts w:ascii="Cambria Math" w:hAnsi="Cambria Math" w:cs="Times New Roman"/>
                                      <w:sz w:val="16"/>
                                      <w:szCs w:val="16"/>
                                      <w:vertAlign w:val="subscript"/>
                                    </w:rPr>
                                    <m:t xml:space="preserve"> </m:t>
                                  </w:ins>
                                </m:r>
                                <m:r>
                                  <w:ins w:id="992" w:author="Allan Clemente de Souza" w:date="2020-10-04T21:00:00Z">
                                    <w:rPr>
                                      <w:rFonts w:ascii="Cambria Math" w:hAnsi="Cambria Math" w:cs="Times New Roman"/>
                                      <w:sz w:val="16"/>
                                      <w:szCs w:val="16"/>
                                    </w:rPr>
                                    <m:t>β</m:t>
                                  </w:ins>
                                </m:r>
                              </m:e>
                            </m:acc>
                          </m:e>
                          <m:sub>
                            <m:r>
                              <w:ins w:id="993" w:author="Allan Clemente de Souza" w:date="2020-10-04T21:00:00Z">
                                <m:rPr>
                                  <m:sty m:val="p"/>
                                </m:rPr>
                                <w:rPr>
                                  <w:rFonts w:ascii="Cambria Math" w:hAnsi="Cambria Math" w:cs="Times New Roman"/>
                                  <w:sz w:val="16"/>
                                  <w:szCs w:val="16"/>
                                  <w:vertAlign w:val="subscript"/>
                                </w:rPr>
                                <m:t>Photocatalysis</m:t>
                              </w:ins>
                            </m:r>
                          </m:sub>
                        </m:sSub>
                        <m:ctrlPr>
                          <w:ins w:id="994" w:author="Allan Clemente de Souza" w:date="2020-10-04T21:00:00Z">
                            <w:rPr>
                              <w:rFonts w:ascii="Cambria Math" w:hAnsi="Cambria Math" w:cs="Times New Roman"/>
                              <w:i/>
                              <w:sz w:val="16"/>
                              <w:szCs w:val="16"/>
                              <w:vertAlign w:val="subscript"/>
                            </w:rPr>
                          </w:ins>
                        </m:ctrlPr>
                      </m:e>
                    </m:d>
                    <m:r>
                      <w:ins w:id="995" w:author="Allan Clemente de Souza" w:date="2020-10-04T21:00:00Z">
                        <w:rPr>
                          <w:rFonts w:ascii="Cambria Math" w:hAnsi="Cambria Math" w:cs="Times New Roman"/>
                          <w:sz w:val="16"/>
                          <w:szCs w:val="16"/>
                          <w:vertAlign w:val="subscript"/>
                        </w:rPr>
                        <m:t>-</m:t>
                      </w:ins>
                    </m:r>
                    <m:sSub>
                      <m:sSubPr>
                        <m:ctrlPr>
                          <w:ins w:id="996" w:author="Allan Clemente de Souza" w:date="2020-10-04T21:00:00Z">
                            <w:rPr>
                              <w:rFonts w:ascii="Cambria Math" w:hAnsi="Cambria Math" w:cs="Times New Roman"/>
                              <w:i/>
                              <w:sz w:val="16"/>
                              <w:szCs w:val="16"/>
                            </w:rPr>
                          </w:ins>
                        </m:ctrlPr>
                      </m:sSubPr>
                      <m:e>
                        <m:acc>
                          <m:accPr>
                            <m:ctrlPr>
                              <w:ins w:id="997" w:author="Allan Clemente de Souza" w:date="2020-10-04T21:00:00Z">
                                <w:rPr>
                                  <w:rFonts w:ascii="Cambria Math" w:hAnsi="Cambria Math" w:cs="Times New Roman"/>
                                  <w:i/>
                                  <w:sz w:val="16"/>
                                  <w:szCs w:val="16"/>
                                </w:rPr>
                              </w:ins>
                            </m:ctrlPr>
                          </m:accPr>
                          <m:e>
                            <m:r>
                              <w:ins w:id="998" w:author="Allan Clemente de Souza" w:date="2020-10-04T21:00:00Z">
                                <w:rPr>
                                  <w:rFonts w:ascii="Cambria Math" w:hAnsi="Cambria Math" w:cs="Times New Roman"/>
                                  <w:sz w:val="16"/>
                                  <w:szCs w:val="16"/>
                                </w:rPr>
                                <m:t>β</m:t>
                              </w:ins>
                            </m:r>
                          </m:e>
                        </m:acc>
                      </m:e>
                      <m:sub>
                        <m:r>
                          <w:ins w:id="999" w:author="Allan Clemente de Souza" w:date="2020-10-04T21:00:00Z">
                            <m:rPr>
                              <m:sty m:val="p"/>
                            </m:rPr>
                            <w:rPr>
                              <w:rFonts w:ascii="Cambria Math" w:hAnsi="Cambria Math" w:cs="Times New Roman"/>
                              <w:sz w:val="16"/>
                              <w:szCs w:val="16"/>
                              <w:vertAlign w:val="subscript"/>
                            </w:rPr>
                            <m:t>Control</m:t>
                          </w:ins>
                        </m:r>
                      </m:sub>
                    </m:sSub>
                    <m:r>
                      <w:ins w:id="1000" w:author="Allan Clemente de Souza" w:date="2020-10-04T21:00:00Z">
                        <w:rPr>
                          <w:rFonts w:ascii="Cambria Math" w:hAnsi="Cambria Math" w:cs="Times New Roman"/>
                          <w:sz w:val="16"/>
                          <w:szCs w:val="16"/>
                          <w:vertAlign w:val="subscript"/>
                        </w:rPr>
                        <m:t>]</m:t>
                      </w:ins>
                    </m:r>
                  </m:e>
                </m:func>
              </m:oMath>
            </m:oMathPara>
          </w:p>
        </w:tc>
        <w:tc>
          <w:tcPr>
            <w:tcW w:w="1082" w:type="pct"/>
            <w:vAlign w:val="center"/>
            <w:tcPrChange w:id="1001" w:author="Allan Clemente de Souza" w:date="2020-10-04T21:01:00Z">
              <w:tcPr>
                <w:tcW w:w="948" w:type="pct"/>
              </w:tcPr>
            </w:tcPrChange>
          </w:tcPr>
          <w:p w14:paraId="718A8C41" w14:textId="77777777" w:rsidR="00B270FD" w:rsidRPr="00DA6FEE" w:rsidRDefault="00B270FD" w:rsidP="00B270FD">
            <w:pPr>
              <w:jc w:val="center"/>
              <w:rPr>
                <w:moveTo w:id="1002" w:author="Samylla Oliveira" w:date="2020-08-03T10:26:00Z"/>
                <w:rFonts w:ascii="Times New Roman" w:hAnsi="Times New Roman" w:cs="Times New Roman"/>
                <w:sz w:val="14"/>
                <w:szCs w:val="14"/>
              </w:rPr>
              <w:pPrChange w:id="1003" w:author="Allan Clemente de Souza" w:date="2020-10-04T21:01:00Z">
                <w:pPr>
                  <w:jc w:val="center"/>
                </w:pPr>
              </w:pPrChange>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5</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6</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den>
                </m:f>
              </m:oMath>
            </m:oMathPara>
          </w:p>
        </w:tc>
        <w:tc>
          <w:tcPr>
            <w:tcW w:w="1998" w:type="pct"/>
            <w:vAlign w:val="center"/>
            <w:tcPrChange w:id="1004" w:author="Allan Clemente de Souza" w:date="2020-10-04T21:01:00Z">
              <w:tcPr>
                <w:tcW w:w="1717" w:type="pct"/>
              </w:tcPr>
            </w:tcPrChange>
          </w:tcPr>
          <w:p w14:paraId="6B337D6A" w14:textId="0F3FCC48" w:rsidR="00B270FD" w:rsidRPr="00DA6FEE" w:rsidRDefault="00B270FD" w:rsidP="00B270FD">
            <w:pPr>
              <w:jc w:val="center"/>
              <w:rPr>
                <w:moveTo w:id="1005" w:author="Samylla Oliveira" w:date="2020-08-03T10:26:00Z"/>
                <w:rFonts w:ascii="Times New Roman" w:hAnsi="Times New Roman" w:cs="Times New Roman"/>
                <w:sz w:val="14"/>
                <w:szCs w:val="14"/>
              </w:rPr>
              <w:pPrChange w:id="1006" w:author="Allan Clemente de Souza" w:date="2020-10-04T21:01:00Z">
                <w:pPr>
                  <w:jc w:val="center"/>
                </w:pPr>
              </w:pPrChange>
            </w:pPr>
            <w:moveTo w:id="1007" w:author="Samylla Oliveira" w:date="2020-08-03T10:26:00Z">
              <w:r w:rsidRPr="00DA6FEE">
                <w:rPr>
                  <w:rFonts w:ascii="Times New Roman" w:hAnsi="Times New Roman" w:cs="Times New Roman"/>
                  <w:sz w:val="14"/>
                  <w:szCs w:val="14"/>
                </w:rPr>
                <w:t>check if in any time the changes of integrated cells in the treatment with Photocatalysis are different* from the control</w:t>
              </w:r>
            </w:moveTo>
          </w:p>
        </w:tc>
        <w:tc>
          <w:tcPr>
            <w:tcW w:w="886" w:type="pct"/>
            <w:vAlign w:val="center"/>
            <w:tcPrChange w:id="1008" w:author="Allan Clemente de Souza" w:date="2020-10-04T21:01:00Z">
              <w:tcPr>
                <w:tcW w:w="783" w:type="pct"/>
              </w:tcPr>
            </w:tcPrChange>
          </w:tcPr>
          <w:p w14:paraId="315F499D" w14:textId="77777777" w:rsidR="00B270FD" w:rsidRPr="00DA6FEE" w:rsidRDefault="00B270FD" w:rsidP="00B270FD">
            <w:pPr>
              <w:jc w:val="center"/>
              <w:rPr>
                <w:moveTo w:id="1009" w:author="Samylla Oliveira" w:date="2020-08-03T10:26:00Z"/>
                <w:rFonts w:ascii="Times New Roman" w:hAnsi="Times New Roman" w:cs="Times New Roman"/>
                <w:sz w:val="14"/>
                <w:szCs w:val="14"/>
              </w:rPr>
              <w:pPrChange w:id="1010" w:author="Allan Clemente de Souza" w:date="2020-10-04T21:01:00Z">
                <w:pPr>
                  <w:jc w:val="center"/>
                </w:pPr>
              </w:pPrChange>
            </w:pPr>
            <w:moveTo w:id="1011" w:author="Samylla Oliveira" w:date="2020-08-03T10:26:00Z">
              <w:r w:rsidRPr="00DA6FEE">
                <w:rPr>
                  <w:rFonts w:ascii="Times New Roman" w:hAnsi="Times New Roman" w:cs="Times New Roman"/>
                  <w:sz w:val="14"/>
                  <w:szCs w:val="14"/>
                </w:rPr>
                <w:t>QUESTION II</w:t>
              </w:r>
              <w:del w:id="1012" w:author="Samylla Oliveira" w:date="2020-08-03T10:29:00Z">
                <w:r w:rsidRPr="00DA6FEE" w:rsidDel="00634AB5">
                  <w:rPr>
                    <w:rFonts w:ascii="Times New Roman" w:hAnsi="Times New Roman" w:cs="Times New Roman"/>
                    <w:sz w:val="14"/>
                    <w:szCs w:val="14"/>
                  </w:rPr>
                  <w:delText>I</w:delText>
                </w:r>
              </w:del>
            </w:moveTo>
          </w:p>
        </w:tc>
      </w:tr>
      <w:tr w:rsidR="00B270FD" w:rsidRPr="00DA6FEE" w14:paraId="3FB288EC" w14:textId="77777777" w:rsidTr="00B270FD">
        <w:trPr>
          <w:trHeight w:val="441"/>
          <w:ins w:id="1013" w:author="Samylla Oliveira" w:date="2020-08-03T10:26:00Z"/>
          <w:trPrChange w:id="1014" w:author="Allan Clemente de Souza" w:date="2020-10-04T21:01:00Z">
            <w:trPr>
              <w:trHeight w:val="441"/>
            </w:trPr>
          </w:trPrChange>
        </w:trPr>
        <w:tc>
          <w:tcPr>
            <w:tcW w:w="1034" w:type="pct"/>
            <w:vAlign w:val="center"/>
            <w:tcPrChange w:id="1015" w:author="Allan Clemente de Souza" w:date="2020-10-04T21:01:00Z">
              <w:tcPr>
                <w:tcW w:w="718" w:type="pct"/>
              </w:tcPr>
            </w:tcPrChange>
          </w:tcPr>
          <w:p w14:paraId="22BB63B0" w14:textId="77777777" w:rsidR="00B270FD" w:rsidRPr="00B270FD" w:rsidRDefault="00B270FD" w:rsidP="00B270FD">
            <w:pPr>
              <w:jc w:val="center"/>
              <w:rPr>
                <w:ins w:id="1016" w:author="Allan Clemente de Souza" w:date="2020-10-04T21:00:00Z"/>
                <w:rFonts w:ascii="Times New Roman" w:hAnsi="Times New Roman" w:cs="Times New Roman"/>
                <w:sz w:val="14"/>
                <w:szCs w:val="14"/>
                <w:rPrChange w:id="1017" w:author="Allan Clemente de Souza" w:date="2020-10-04T21:00:00Z">
                  <w:rPr>
                    <w:ins w:id="1018" w:author="Allan Clemente de Souza" w:date="2020-10-04T21:00:00Z"/>
                    <w:rFonts w:ascii="Times New Roman" w:hAnsi="Times New Roman" w:cs="Times New Roman"/>
                    <w:sz w:val="14"/>
                    <w:szCs w:val="14"/>
                  </w:rPr>
                </w:rPrChange>
              </w:rPr>
              <w:pPrChange w:id="1019" w:author="Allan Clemente de Souza" w:date="2020-10-04T21:01:00Z">
                <w:pPr>
                  <w:jc w:val="right"/>
                </w:pPr>
              </w:pPrChange>
            </w:pPr>
            <m:oMathPara>
              <m:oMath>
                <m:sSub>
                  <m:sSubPr>
                    <m:ctrlPr>
                      <w:ins w:id="1020" w:author="Samylla Oliveira" w:date="2020-08-03T10:26:00Z">
                        <w:rPr>
                          <w:rFonts w:ascii="Cambria Math" w:hAnsi="Cambria Math" w:cs="Times New Roman"/>
                          <w:i/>
                          <w:sz w:val="14"/>
                          <w:szCs w:val="14"/>
                        </w:rPr>
                      </w:ins>
                    </m:ctrlPr>
                  </m:sSubPr>
                  <m:e>
                    <m:acc>
                      <m:accPr>
                        <m:ctrlPr>
                          <w:ins w:id="1021" w:author="Samylla Oliveira" w:date="2020-08-03T10:26:00Z">
                            <w:rPr>
                              <w:rFonts w:ascii="Cambria Math" w:hAnsi="Cambria Math" w:cs="Times New Roman"/>
                              <w:i/>
                              <w:sz w:val="14"/>
                              <w:szCs w:val="14"/>
                            </w:rPr>
                          </w:ins>
                        </m:ctrlPr>
                      </m:accPr>
                      <m:e>
                        <m:r>
                          <w:ins w:id="1022" w:author="Samylla Oliveira" w:date="2020-08-03T10:26:00Z">
                            <w:rPr>
                              <w:rFonts w:ascii="Cambria Math" w:hAnsi="Cambria Math" w:cs="Times New Roman"/>
                              <w:sz w:val="14"/>
                              <w:szCs w:val="14"/>
                            </w:rPr>
                            <m:t>OR</m:t>
                          </w:ins>
                        </m:r>
                      </m:e>
                    </m:acc>
                  </m:e>
                  <m:sub>
                    <m:r>
                      <w:ins w:id="1023" w:author="Samylla Oliveira" w:date="2020-08-03T10:27:00Z">
                        <w:rPr>
                          <w:rFonts w:ascii="Cambria Math" w:hAnsi="Cambria Math" w:cs="Times New Roman"/>
                          <w:sz w:val="14"/>
                          <w:szCs w:val="14"/>
                        </w:rPr>
                        <m:t>3</m:t>
                      </w:ins>
                    </m:r>
                  </m:sub>
                </m:sSub>
              </m:oMath>
            </m:oMathPara>
          </w:p>
          <w:p w14:paraId="54521F62" w14:textId="09EC2AC9" w:rsidR="00B270FD" w:rsidRPr="00DA6FEE" w:rsidRDefault="00B270FD" w:rsidP="00B270FD">
            <w:pPr>
              <w:jc w:val="center"/>
              <w:rPr>
                <w:ins w:id="1024" w:author="Samylla Oliveira" w:date="2020-08-03T10:26:00Z"/>
                <w:rFonts w:ascii="Times New Roman" w:hAnsi="Times New Roman" w:cs="Times New Roman"/>
                <w:sz w:val="14"/>
                <w:szCs w:val="14"/>
              </w:rPr>
              <w:pPrChange w:id="1025" w:author="Allan Clemente de Souza" w:date="2020-10-04T21:01:00Z">
                <w:pPr>
                  <w:jc w:val="right"/>
                </w:pPr>
              </w:pPrChange>
            </w:pPr>
            <m:oMathPara>
              <m:oMath>
                <m:r>
                  <w:ins w:id="1026" w:author="Allan Clemente de Souza" w:date="2020-10-04T21:00:00Z">
                    <m:rPr>
                      <m:sty m:val="p"/>
                    </m:rPr>
                    <w:rPr>
                      <w:rFonts w:ascii="Cambria Math" w:eastAsiaTheme="minorEastAsia" w:hAnsi="Cambria Math" w:cs="Times New Roman"/>
                      <w:sz w:val="16"/>
                      <w:szCs w:val="16"/>
                    </w:rPr>
                    <m:t>exp⁡</m:t>
                  </w:ins>
                </m:r>
                <m:r>
                  <w:ins w:id="1027" w:author="Allan Clemente de Souza" w:date="2020-10-04T21:00:00Z">
                    <w:rPr>
                      <w:rFonts w:ascii="Cambria Math" w:eastAsiaTheme="minorEastAsia" w:hAnsi="Cambria Math" w:cs="Times New Roman"/>
                      <w:sz w:val="16"/>
                      <w:szCs w:val="16"/>
                    </w:rPr>
                    <m:t>[</m:t>
                  </w:ins>
                </m:r>
                <m:sSub>
                  <m:sSubPr>
                    <m:ctrlPr>
                      <w:ins w:id="1028" w:author="Allan Clemente de Souza" w:date="2020-10-04T21:00:00Z">
                        <w:rPr>
                          <w:rFonts w:ascii="Cambria Math" w:hAnsi="Cambria Math" w:cs="Times New Roman"/>
                          <w:i/>
                          <w:sz w:val="16"/>
                          <w:szCs w:val="16"/>
                        </w:rPr>
                      </w:ins>
                    </m:ctrlPr>
                  </m:sSubPr>
                  <m:e>
                    <m:acc>
                      <m:accPr>
                        <m:ctrlPr>
                          <w:ins w:id="1029" w:author="Allan Clemente de Souza" w:date="2020-10-04T21:00:00Z">
                            <w:rPr>
                              <w:rFonts w:ascii="Cambria Math" w:hAnsi="Cambria Math" w:cs="Times New Roman"/>
                              <w:i/>
                              <w:sz w:val="16"/>
                              <w:szCs w:val="16"/>
                            </w:rPr>
                          </w:ins>
                        </m:ctrlPr>
                      </m:accPr>
                      <m:e>
                        <m:r>
                          <w:ins w:id="1030" w:author="Allan Clemente de Souza" w:date="2020-10-04T21:00:00Z">
                            <w:rPr>
                              <w:rFonts w:ascii="Cambria Math" w:hAnsi="Cambria Math" w:cs="Times New Roman"/>
                              <w:sz w:val="16"/>
                              <w:szCs w:val="16"/>
                            </w:rPr>
                            <m:t>β</m:t>
                          </w:ins>
                        </m:r>
                      </m:e>
                    </m:acc>
                  </m:e>
                  <m:sub>
                    <m:r>
                      <w:ins w:id="1031" w:author="Allan Clemente de Souza" w:date="2020-10-04T21:00:00Z">
                        <m:rPr>
                          <m:sty m:val="p"/>
                        </m:rPr>
                        <w:rPr>
                          <w:rFonts w:ascii="Cambria Math" w:hAnsi="Cambria Math" w:cs="Times New Roman"/>
                          <w:sz w:val="16"/>
                          <w:szCs w:val="16"/>
                          <w:vertAlign w:val="subscript"/>
                        </w:rPr>
                        <m:t>Phylum</m:t>
                      </w:ins>
                    </m:r>
                  </m:sub>
                </m:sSub>
                <m:r>
                  <w:ins w:id="1032" w:author="Allan Clemente de Souza" w:date="2020-10-04T21:00:00Z">
                    <w:rPr>
                      <w:rFonts w:ascii="Cambria Math" w:hAnsi="Cambria Math" w:cs="Times New Roman"/>
                      <w:sz w:val="16"/>
                      <w:szCs w:val="16"/>
                      <w:vertAlign w:val="subscript"/>
                    </w:rPr>
                    <m:t>]</m:t>
                  </w:ins>
                </m:r>
              </m:oMath>
            </m:oMathPara>
          </w:p>
        </w:tc>
        <w:tc>
          <w:tcPr>
            <w:tcW w:w="1082" w:type="pct"/>
            <w:vAlign w:val="center"/>
            <w:tcPrChange w:id="1033" w:author="Allan Clemente de Souza" w:date="2020-10-04T21:01:00Z">
              <w:tcPr>
                <w:tcW w:w="948" w:type="pct"/>
              </w:tcPr>
            </w:tcPrChange>
          </w:tcPr>
          <w:p w14:paraId="6D8AE6D0" w14:textId="2D812AEF" w:rsidR="00B270FD" w:rsidRPr="00DA6FEE" w:rsidRDefault="00B270FD" w:rsidP="00B270FD">
            <w:pPr>
              <w:jc w:val="center"/>
              <w:rPr>
                <w:ins w:id="1034" w:author="Samylla Oliveira" w:date="2020-08-03T10:26:00Z"/>
                <w:rFonts w:ascii="Times New Roman" w:hAnsi="Times New Roman" w:cs="Times New Roman"/>
                <w:sz w:val="14"/>
                <w:szCs w:val="14"/>
              </w:rPr>
              <w:pPrChange w:id="1035" w:author="Allan Clemente de Souza" w:date="2020-10-04T21:01:00Z">
                <w:pPr>
                  <w:jc w:val="right"/>
                </w:pPr>
              </w:pPrChange>
            </w:pPr>
            <m:oMathPara>
              <m:oMath>
                <m:f>
                  <m:fPr>
                    <m:ctrlPr>
                      <w:ins w:id="1036" w:author="Samylla Oliveira" w:date="2020-08-03T10:26:00Z">
                        <w:rPr>
                          <w:rFonts w:ascii="Cambria Math" w:hAnsi="Cambria Math" w:cs="Times New Roman"/>
                          <w:i/>
                          <w:sz w:val="14"/>
                          <w:szCs w:val="14"/>
                        </w:rPr>
                      </w:ins>
                    </m:ctrlPr>
                  </m:fPr>
                  <m:num>
                    <m:sSub>
                      <m:sSubPr>
                        <m:ctrlPr>
                          <w:ins w:id="1037" w:author="Samylla Oliveira" w:date="2020-08-03T10:26:00Z">
                            <w:rPr>
                              <w:rFonts w:ascii="Cambria Math" w:hAnsi="Cambria Math" w:cs="Times New Roman"/>
                              <w:i/>
                              <w:sz w:val="14"/>
                              <w:szCs w:val="14"/>
                            </w:rPr>
                          </w:ins>
                        </m:ctrlPr>
                      </m:sSubPr>
                      <m:e>
                        <m:r>
                          <w:ins w:id="1038" w:author="Samylla Oliveira" w:date="2020-08-03T10:26:00Z">
                            <w:rPr>
                              <w:rFonts w:ascii="Cambria Math" w:hAnsi="Cambria Math" w:cs="Times New Roman"/>
                              <w:sz w:val="14"/>
                              <w:szCs w:val="14"/>
                            </w:rPr>
                            <m:t>S</m:t>
                          </w:ins>
                        </m:r>
                      </m:e>
                      <m:sub>
                        <m:r>
                          <w:ins w:id="1039" w:author="Samylla Oliveira" w:date="2020-08-03T10:26:00Z">
                            <w:rPr>
                              <w:rFonts w:ascii="Cambria Math" w:hAnsi="Cambria Math" w:cs="Times New Roman"/>
                              <w:sz w:val="14"/>
                              <w:szCs w:val="14"/>
                            </w:rPr>
                            <m:t>2</m:t>
                          </w:ins>
                        </m:r>
                      </m:sub>
                    </m:sSub>
                  </m:num>
                  <m:den>
                    <m:sSub>
                      <m:sSubPr>
                        <m:ctrlPr>
                          <w:ins w:id="1040" w:author="Samylla Oliveira" w:date="2020-08-03T10:26:00Z">
                            <w:rPr>
                              <w:rFonts w:ascii="Cambria Math" w:hAnsi="Cambria Math" w:cs="Times New Roman"/>
                              <w:i/>
                              <w:sz w:val="14"/>
                              <w:szCs w:val="14"/>
                            </w:rPr>
                          </w:ins>
                        </m:ctrlPr>
                      </m:sSubPr>
                      <m:e>
                        <m:r>
                          <w:ins w:id="1041" w:author="Samylla Oliveira" w:date="2020-08-03T10:26:00Z">
                            <w:rPr>
                              <w:rFonts w:ascii="Cambria Math" w:hAnsi="Cambria Math" w:cs="Times New Roman"/>
                              <w:sz w:val="14"/>
                              <w:szCs w:val="14"/>
                            </w:rPr>
                            <m:t>S</m:t>
                          </w:ins>
                        </m:r>
                      </m:e>
                      <m:sub>
                        <m:r>
                          <w:ins w:id="1042" w:author="Samylla Oliveira" w:date="2020-08-03T10:26:00Z">
                            <w:rPr>
                              <w:rFonts w:ascii="Cambria Math" w:hAnsi="Cambria Math" w:cs="Times New Roman"/>
                              <w:sz w:val="14"/>
                              <w:szCs w:val="14"/>
                            </w:rPr>
                            <m:t>1</m:t>
                          </w:ins>
                        </m:r>
                      </m:sub>
                    </m:sSub>
                  </m:den>
                </m:f>
                <m:r>
                  <w:ins w:id="1043" w:author="Samylla Oliveira" w:date="2020-08-03T10:26:00Z">
                    <w:rPr>
                      <w:rFonts w:ascii="Cambria Math" w:hAnsi="Cambria Math" w:cs="Times New Roman"/>
                      <w:sz w:val="14"/>
                      <w:szCs w:val="14"/>
                    </w:rPr>
                    <m:t xml:space="preserve">, </m:t>
                  </w:ins>
                </m:r>
                <m:f>
                  <m:fPr>
                    <m:ctrlPr>
                      <w:ins w:id="1044" w:author="Samylla Oliveira" w:date="2020-08-03T10:26:00Z">
                        <w:rPr>
                          <w:rFonts w:ascii="Cambria Math" w:hAnsi="Cambria Math" w:cs="Times New Roman"/>
                          <w:i/>
                          <w:sz w:val="14"/>
                          <w:szCs w:val="14"/>
                        </w:rPr>
                      </w:ins>
                    </m:ctrlPr>
                  </m:fPr>
                  <m:num>
                    <m:sSub>
                      <m:sSubPr>
                        <m:ctrlPr>
                          <w:ins w:id="1045" w:author="Samylla Oliveira" w:date="2020-08-03T10:26:00Z">
                            <w:rPr>
                              <w:rFonts w:ascii="Cambria Math" w:hAnsi="Cambria Math" w:cs="Times New Roman"/>
                              <w:i/>
                              <w:sz w:val="14"/>
                              <w:szCs w:val="14"/>
                            </w:rPr>
                          </w:ins>
                        </m:ctrlPr>
                      </m:sSubPr>
                      <m:e>
                        <m:r>
                          <w:ins w:id="1046" w:author="Samylla Oliveira" w:date="2020-08-03T10:26:00Z">
                            <w:rPr>
                              <w:rFonts w:ascii="Cambria Math" w:hAnsi="Cambria Math" w:cs="Times New Roman"/>
                              <w:sz w:val="14"/>
                              <w:szCs w:val="14"/>
                            </w:rPr>
                            <m:t>S</m:t>
                          </w:ins>
                        </m:r>
                      </m:e>
                      <m:sub>
                        <m:r>
                          <w:ins w:id="1047" w:author="Samylla Oliveira" w:date="2020-08-03T10:26:00Z">
                            <w:rPr>
                              <w:rFonts w:ascii="Cambria Math" w:hAnsi="Cambria Math" w:cs="Times New Roman"/>
                              <w:sz w:val="14"/>
                              <w:szCs w:val="14"/>
                            </w:rPr>
                            <m:t>4</m:t>
                          </w:ins>
                        </m:r>
                      </m:sub>
                    </m:sSub>
                  </m:num>
                  <m:den>
                    <m:sSub>
                      <m:sSubPr>
                        <m:ctrlPr>
                          <w:ins w:id="1048" w:author="Samylla Oliveira" w:date="2020-08-03T10:26:00Z">
                            <w:rPr>
                              <w:rFonts w:ascii="Cambria Math" w:hAnsi="Cambria Math" w:cs="Times New Roman"/>
                              <w:i/>
                              <w:sz w:val="14"/>
                              <w:szCs w:val="14"/>
                            </w:rPr>
                          </w:ins>
                        </m:ctrlPr>
                      </m:sSubPr>
                      <m:e>
                        <m:r>
                          <w:ins w:id="1049" w:author="Samylla Oliveira" w:date="2020-08-03T10:26:00Z">
                            <w:rPr>
                              <w:rFonts w:ascii="Cambria Math" w:hAnsi="Cambria Math" w:cs="Times New Roman"/>
                              <w:sz w:val="14"/>
                              <w:szCs w:val="14"/>
                            </w:rPr>
                            <m:t>S</m:t>
                          </w:ins>
                        </m:r>
                      </m:e>
                      <m:sub>
                        <m:r>
                          <w:ins w:id="1050" w:author="Samylla Oliveira" w:date="2020-08-03T10:26:00Z">
                            <w:rPr>
                              <w:rFonts w:ascii="Cambria Math" w:hAnsi="Cambria Math" w:cs="Times New Roman"/>
                              <w:sz w:val="14"/>
                              <w:szCs w:val="14"/>
                            </w:rPr>
                            <m:t>3</m:t>
                          </w:ins>
                        </m:r>
                      </m:sub>
                    </m:sSub>
                  </m:den>
                </m:f>
                <m:r>
                  <w:ins w:id="1051" w:author="Samylla Oliveira" w:date="2020-08-03T10:26:00Z">
                    <w:rPr>
                      <w:rFonts w:ascii="Cambria Math" w:hAnsi="Cambria Math" w:cs="Times New Roman"/>
                      <w:sz w:val="14"/>
                      <w:szCs w:val="14"/>
                    </w:rPr>
                    <m:t xml:space="preserve"> or </m:t>
                  </w:ins>
                </m:r>
                <m:f>
                  <m:fPr>
                    <m:ctrlPr>
                      <w:ins w:id="1052" w:author="Samylla Oliveira" w:date="2020-08-03T10:26:00Z">
                        <w:rPr>
                          <w:rFonts w:ascii="Cambria Math" w:hAnsi="Cambria Math" w:cs="Times New Roman"/>
                          <w:i/>
                          <w:sz w:val="14"/>
                          <w:szCs w:val="14"/>
                        </w:rPr>
                      </w:ins>
                    </m:ctrlPr>
                  </m:fPr>
                  <m:num>
                    <m:sSub>
                      <m:sSubPr>
                        <m:ctrlPr>
                          <w:ins w:id="1053" w:author="Samylla Oliveira" w:date="2020-08-03T10:26:00Z">
                            <w:rPr>
                              <w:rFonts w:ascii="Cambria Math" w:hAnsi="Cambria Math" w:cs="Times New Roman"/>
                              <w:i/>
                              <w:sz w:val="14"/>
                              <w:szCs w:val="14"/>
                            </w:rPr>
                          </w:ins>
                        </m:ctrlPr>
                      </m:sSubPr>
                      <m:e>
                        <m:r>
                          <w:ins w:id="1054" w:author="Samylla Oliveira" w:date="2020-08-03T10:26:00Z">
                            <w:rPr>
                              <w:rFonts w:ascii="Cambria Math" w:hAnsi="Cambria Math" w:cs="Times New Roman"/>
                              <w:sz w:val="14"/>
                              <w:szCs w:val="14"/>
                            </w:rPr>
                            <m:t>S</m:t>
                          </w:ins>
                        </m:r>
                      </m:e>
                      <m:sub>
                        <m:r>
                          <w:ins w:id="1055" w:author="Samylla Oliveira" w:date="2020-08-03T10:26:00Z">
                            <w:rPr>
                              <w:rFonts w:ascii="Cambria Math" w:hAnsi="Cambria Math" w:cs="Times New Roman"/>
                              <w:sz w:val="14"/>
                              <w:szCs w:val="14"/>
                            </w:rPr>
                            <m:t>6</m:t>
                          </w:ins>
                        </m:r>
                      </m:sub>
                    </m:sSub>
                  </m:num>
                  <m:den>
                    <m:sSub>
                      <m:sSubPr>
                        <m:ctrlPr>
                          <w:ins w:id="1056" w:author="Samylla Oliveira" w:date="2020-08-03T10:26:00Z">
                            <w:rPr>
                              <w:rFonts w:ascii="Cambria Math" w:hAnsi="Cambria Math" w:cs="Times New Roman"/>
                              <w:i/>
                              <w:sz w:val="14"/>
                              <w:szCs w:val="14"/>
                            </w:rPr>
                          </w:ins>
                        </m:ctrlPr>
                      </m:sSubPr>
                      <m:e>
                        <m:r>
                          <w:ins w:id="1057" w:author="Samylla Oliveira" w:date="2020-08-03T10:26:00Z">
                            <w:rPr>
                              <w:rFonts w:ascii="Cambria Math" w:hAnsi="Cambria Math" w:cs="Times New Roman"/>
                              <w:sz w:val="14"/>
                              <w:szCs w:val="14"/>
                            </w:rPr>
                            <m:t>S</m:t>
                          </w:ins>
                        </m:r>
                      </m:e>
                      <m:sub>
                        <m:r>
                          <w:ins w:id="1058" w:author="Samylla Oliveira" w:date="2020-08-03T10:26:00Z">
                            <w:rPr>
                              <w:rFonts w:ascii="Cambria Math" w:hAnsi="Cambria Math" w:cs="Times New Roman"/>
                              <w:sz w:val="14"/>
                              <w:szCs w:val="14"/>
                            </w:rPr>
                            <m:t>5</m:t>
                          </w:ins>
                        </m:r>
                      </m:sub>
                    </m:sSub>
                  </m:den>
                </m:f>
              </m:oMath>
            </m:oMathPara>
          </w:p>
        </w:tc>
        <w:tc>
          <w:tcPr>
            <w:tcW w:w="1998" w:type="pct"/>
            <w:vAlign w:val="center"/>
            <w:tcPrChange w:id="1059" w:author="Allan Clemente de Souza" w:date="2020-10-04T21:01:00Z">
              <w:tcPr>
                <w:tcW w:w="1717" w:type="pct"/>
              </w:tcPr>
            </w:tcPrChange>
          </w:tcPr>
          <w:p w14:paraId="04C5AF34" w14:textId="0A5624E0" w:rsidR="00B270FD" w:rsidRPr="00DA6FEE" w:rsidRDefault="00B270FD" w:rsidP="00B270FD">
            <w:pPr>
              <w:jc w:val="center"/>
              <w:rPr>
                <w:ins w:id="1060" w:author="Samylla Oliveira" w:date="2020-08-03T10:26:00Z"/>
                <w:rFonts w:ascii="Times New Roman" w:hAnsi="Times New Roman" w:cs="Times New Roman"/>
                <w:sz w:val="14"/>
                <w:szCs w:val="14"/>
              </w:rPr>
              <w:pPrChange w:id="1061" w:author="Allan Clemente de Souza" w:date="2020-10-04T21:01:00Z">
                <w:pPr>
                  <w:jc w:val="right"/>
                </w:pPr>
              </w:pPrChange>
            </w:pPr>
            <w:ins w:id="1062" w:author="Samylla Oliveira" w:date="2020-08-03T10:26:00Z">
              <w:r w:rsidRPr="00DA6FEE">
                <w:rPr>
                  <w:rFonts w:ascii="Times New Roman" w:hAnsi="Times New Roman" w:cs="Times New Roman"/>
                  <w:sz w:val="14"/>
                  <w:szCs w:val="14"/>
                </w:rPr>
                <w:t>check if in any time the odds of algae intact cells are different* from these of cyanobacteria</w:t>
              </w:r>
            </w:ins>
          </w:p>
        </w:tc>
        <w:tc>
          <w:tcPr>
            <w:tcW w:w="886" w:type="pct"/>
            <w:vAlign w:val="center"/>
            <w:tcPrChange w:id="1063" w:author="Allan Clemente de Souza" w:date="2020-10-04T21:01:00Z">
              <w:tcPr>
                <w:tcW w:w="783" w:type="pct"/>
              </w:tcPr>
            </w:tcPrChange>
          </w:tcPr>
          <w:p w14:paraId="2EDF1843" w14:textId="5E588130" w:rsidR="00B270FD" w:rsidRPr="00DA6FEE" w:rsidRDefault="00B270FD" w:rsidP="00B270FD">
            <w:pPr>
              <w:jc w:val="center"/>
              <w:rPr>
                <w:ins w:id="1064" w:author="Samylla Oliveira" w:date="2020-08-03T10:26:00Z"/>
                <w:rFonts w:ascii="Times New Roman" w:hAnsi="Times New Roman" w:cs="Times New Roman"/>
                <w:sz w:val="14"/>
                <w:szCs w:val="14"/>
              </w:rPr>
              <w:pPrChange w:id="1065" w:author="Allan Clemente de Souza" w:date="2020-10-04T21:01:00Z">
                <w:pPr>
                  <w:jc w:val="right"/>
                </w:pPr>
              </w:pPrChange>
            </w:pPr>
            <w:ins w:id="1066" w:author="Samylla Oliveira" w:date="2020-08-03T10:26:00Z">
              <w:r w:rsidRPr="00DA6FEE">
                <w:rPr>
                  <w:rFonts w:ascii="Times New Roman" w:hAnsi="Times New Roman" w:cs="Times New Roman"/>
                  <w:sz w:val="14"/>
                  <w:szCs w:val="14"/>
                </w:rPr>
                <w:t>QUESTION I</w:t>
              </w:r>
            </w:ins>
            <w:ins w:id="1067" w:author="Samylla Oliveira" w:date="2020-08-03T10:29:00Z">
              <w:r>
                <w:rPr>
                  <w:rFonts w:ascii="Times New Roman" w:hAnsi="Times New Roman" w:cs="Times New Roman"/>
                  <w:sz w:val="14"/>
                  <w:szCs w:val="14"/>
                </w:rPr>
                <w:t>II</w:t>
              </w:r>
            </w:ins>
          </w:p>
        </w:tc>
      </w:tr>
    </w:tbl>
    <w:p w14:paraId="18C8B3D9" w14:textId="77777777" w:rsidR="00634AB5" w:rsidRPr="000F642F" w:rsidRDefault="00634AB5" w:rsidP="00634AB5">
      <w:pPr>
        <w:pStyle w:val="Nota"/>
        <w:rPr>
          <w:moveTo w:id="1068" w:author="Samylla Oliveira" w:date="2020-08-03T10:26:00Z"/>
          <w:rFonts w:ascii="Times New Roman" w:hAnsi="Times New Roman" w:cs="Times New Roman"/>
          <w:lang w:val="pt-BR"/>
        </w:rPr>
      </w:pPr>
      <w:moveTo w:id="1069" w:author="Samylla Oliveira" w:date="2020-08-03T10:26:00Z">
        <w:r w:rsidRPr="00DA6FEE">
          <w:rPr>
            <w:rFonts w:ascii="Times New Roman" w:hAnsi="Times New Roman" w:cs="Times New Roman"/>
          </w:rPr>
          <w:t xml:space="preserve">*Note: differences may be an increase (R1 region of Figure 2) or decrease (R2 Region of Figure 2). </w:t>
        </w:r>
        <w:r w:rsidRPr="000F642F">
          <w:rPr>
            <w:rFonts w:ascii="Times New Roman" w:hAnsi="Times New Roman" w:cs="Times New Roman"/>
            <w:lang w:val="pt-BR"/>
          </w:rPr>
          <w:t xml:space="preserve">In case of </w:t>
        </w:r>
        <w:proofErr w:type="spellStart"/>
        <w:r w:rsidRPr="000F642F">
          <w:rPr>
            <w:rFonts w:ascii="Times New Roman" w:hAnsi="Times New Roman" w:cs="Times New Roman"/>
            <w:lang w:val="pt-BR"/>
          </w:rPr>
          <w:t>the</w:t>
        </w:r>
        <w:proofErr w:type="spellEnd"/>
        <w:r w:rsidRPr="000F642F">
          <w:rPr>
            <w:rFonts w:ascii="Times New Roman" w:hAnsi="Times New Roman" w:cs="Times New Roman"/>
            <w:lang w:val="pt-BR"/>
          </w:rPr>
          <w:t xml:space="preserve"> R3 </w:t>
        </w:r>
        <w:proofErr w:type="spellStart"/>
        <w:r w:rsidRPr="000F642F">
          <w:rPr>
            <w:rFonts w:ascii="Times New Roman" w:hAnsi="Times New Roman" w:cs="Times New Roman"/>
            <w:lang w:val="pt-BR"/>
          </w:rPr>
          <w:t>Region</w:t>
        </w:r>
        <w:proofErr w:type="spellEnd"/>
        <w:r w:rsidRPr="000F642F">
          <w:rPr>
            <w:rFonts w:ascii="Times New Roman" w:hAnsi="Times New Roman" w:cs="Times New Roman"/>
            <w:lang w:val="pt-BR"/>
          </w:rPr>
          <w:t xml:space="preserve">, no </w:t>
        </w:r>
        <w:proofErr w:type="spellStart"/>
        <w:r w:rsidRPr="000F642F">
          <w:rPr>
            <w:rFonts w:ascii="Times New Roman" w:hAnsi="Times New Roman" w:cs="Times New Roman"/>
            <w:lang w:val="pt-BR"/>
          </w:rPr>
          <w:t>difference</w:t>
        </w:r>
        <w:proofErr w:type="spellEnd"/>
        <w:r w:rsidRPr="000F642F">
          <w:rPr>
            <w:rFonts w:ascii="Times New Roman" w:hAnsi="Times New Roman" w:cs="Times New Roman"/>
            <w:lang w:val="pt-BR"/>
          </w:rPr>
          <w:t xml:space="preserve"> </w:t>
        </w:r>
        <w:proofErr w:type="spellStart"/>
        <w:r w:rsidRPr="000F642F">
          <w:rPr>
            <w:rFonts w:ascii="Times New Roman" w:hAnsi="Times New Roman" w:cs="Times New Roman"/>
            <w:lang w:val="pt-BR"/>
          </w:rPr>
          <w:t>found</w:t>
        </w:r>
        <w:proofErr w:type="spellEnd"/>
        <w:r w:rsidRPr="000F642F">
          <w:rPr>
            <w:rFonts w:ascii="Times New Roman" w:hAnsi="Times New Roman" w:cs="Times New Roman"/>
            <w:lang w:val="pt-BR"/>
          </w:rPr>
          <w:t xml:space="preserve">. </w:t>
        </w:r>
      </w:moveTo>
    </w:p>
    <w:p w14:paraId="66A853D6" w14:textId="5A8B92B6" w:rsidR="00634AB5" w:rsidDel="006B18B3" w:rsidRDefault="00634AB5">
      <w:pPr>
        <w:rPr>
          <w:del w:id="1070" w:author="Samylla Oliveira" w:date="2020-08-03T10:29:00Z"/>
          <w:rFonts w:ascii="Times New Roman" w:hAnsi="Times New Roman" w:cs="Times New Roman"/>
          <w:lang w:val="pt-BR"/>
        </w:rPr>
      </w:pPr>
    </w:p>
    <w:p w14:paraId="37882397" w14:textId="77777777" w:rsidR="006B18B3" w:rsidRPr="000F642F" w:rsidRDefault="006B18B3">
      <w:pPr>
        <w:rPr>
          <w:ins w:id="1071" w:author="Allan Clemente de Souza" w:date="2020-10-04T14:56:00Z"/>
          <w:rFonts w:ascii="Times New Roman" w:hAnsi="Times New Roman" w:cs="Times New Roman"/>
          <w:lang w:val="pt-BR"/>
          <w:rPrChange w:id="1072" w:author="Samylla Oliveira" w:date="2020-08-03T13:38:00Z">
            <w:rPr>
              <w:ins w:id="1073" w:author="Allan Clemente de Souza" w:date="2020-10-04T14:56:00Z"/>
              <w:rFonts w:ascii="Times New Roman" w:hAnsi="Times New Roman" w:cs="Times New Roman"/>
            </w:rPr>
          </w:rPrChange>
        </w:rPr>
        <w:pPrChange w:id="1074" w:author="Jose Capelo Neto" w:date="2020-05-11T16:25:00Z">
          <w:pPr>
            <w:spacing w:after="160" w:line="259" w:lineRule="auto"/>
            <w:jc w:val="left"/>
          </w:pPr>
        </w:pPrChange>
      </w:pPr>
    </w:p>
    <w:p w14:paraId="54A3A77A" w14:textId="5AB84303" w:rsidR="00865EF0" w:rsidRPr="000F642F" w:rsidRDefault="00865EF0">
      <w:pPr>
        <w:rPr>
          <w:ins w:id="1075" w:author="Samylla Oliveira" w:date="2020-08-03T10:36:00Z"/>
          <w:rFonts w:ascii="Times New Roman" w:hAnsi="Times New Roman" w:cs="Times New Roman"/>
          <w:lang w:val="pt-BR"/>
          <w:rPrChange w:id="1076" w:author="Samylla Oliveira" w:date="2020-08-03T13:38:00Z">
            <w:rPr>
              <w:ins w:id="1077" w:author="Samylla Oliveira" w:date="2020-08-03T10:36:00Z"/>
              <w:rFonts w:ascii="Times New Roman" w:hAnsi="Times New Roman" w:cs="Times New Roman"/>
            </w:rPr>
          </w:rPrChange>
        </w:rPr>
        <w:pPrChange w:id="1078" w:author="Samylla Oliveira" w:date="2020-08-03T10:36:00Z">
          <w:pPr>
            <w:ind w:firstLine="1134"/>
          </w:pPr>
        </w:pPrChange>
      </w:pPr>
    </w:p>
    <w:p w14:paraId="6E60AD27" w14:textId="6AD48A20" w:rsidR="00865EF0" w:rsidRPr="00865EF0" w:rsidRDefault="00865EF0">
      <w:pPr>
        <w:rPr>
          <w:ins w:id="1079" w:author="Samylla Oliveira" w:date="2020-08-03T10:36:00Z"/>
          <w:rFonts w:ascii="Times New Roman" w:hAnsi="Times New Roman" w:cs="Times New Roman"/>
          <w:b/>
          <w:lang w:val="pt-BR"/>
          <w:rPrChange w:id="1080" w:author="Samylla Oliveira" w:date="2020-08-03T10:43:00Z">
            <w:rPr>
              <w:ins w:id="1081" w:author="Samylla Oliveira" w:date="2020-08-03T10:36:00Z"/>
              <w:rFonts w:ascii="Times New Roman" w:hAnsi="Times New Roman" w:cs="Times New Roman"/>
              <w:lang w:val="pt-BR"/>
            </w:rPr>
          </w:rPrChange>
        </w:rPr>
        <w:pPrChange w:id="1082" w:author="Samylla Oliveira" w:date="2020-08-03T10:36:00Z">
          <w:pPr>
            <w:ind w:firstLine="1134"/>
          </w:pPr>
        </w:pPrChange>
      </w:pPr>
      <w:ins w:id="1083" w:author="Samylla Oliveira" w:date="2020-08-03T10:36:00Z">
        <w:r w:rsidRPr="00865EF0">
          <w:rPr>
            <w:rFonts w:ascii="Times New Roman" w:hAnsi="Times New Roman" w:cs="Times New Roman"/>
            <w:b/>
            <w:lang w:val="pt-BR"/>
            <w:rPrChange w:id="1084" w:author="Samylla Oliveira" w:date="2020-08-03T10:43:00Z">
              <w:rPr>
                <w:rFonts w:ascii="Times New Roman" w:hAnsi="Times New Roman" w:cs="Times New Roman"/>
              </w:rPr>
            </w:rPrChange>
          </w:rPr>
          <w:t xml:space="preserve">2.5.2 </w:t>
        </w:r>
      </w:ins>
      <w:ins w:id="1085" w:author="Samylla Oliveira" w:date="2020-08-03T10:39:00Z">
        <w:r w:rsidRPr="00865EF0">
          <w:rPr>
            <w:rFonts w:ascii="Times New Roman" w:hAnsi="Times New Roman" w:cs="Times New Roman"/>
            <w:b/>
            <w:lang w:val="pt-BR"/>
            <w:rPrChange w:id="1086" w:author="Samylla Oliveira" w:date="2020-08-03T10:43:00Z">
              <w:rPr>
                <w:rFonts w:ascii="Times New Roman" w:hAnsi="Times New Roman" w:cs="Times New Roman"/>
                <w:lang w:val="pt-BR"/>
              </w:rPr>
            </w:rPrChange>
          </w:rPr>
          <w:t>Análise estatística da avaliação de c</w:t>
        </w:r>
      </w:ins>
      <w:ins w:id="1087" w:author="Samylla Oliveira" w:date="2020-08-03T10:40:00Z">
        <w:r w:rsidRPr="00865EF0">
          <w:rPr>
            <w:rFonts w:ascii="Times New Roman" w:hAnsi="Times New Roman" w:cs="Times New Roman"/>
            <w:b/>
            <w:lang w:val="pt-BR"/>
            <w:rPrChange w:id="1088" w:author="Samylla Oliveira" w:date="2020-08-03T10:43:00Z">
              <w:rPr>
                <w:rFonts w:ascii="Times New Roman" w:hAnsi="Times New Roman" w:cs="Times New Roman"/>
                <w:lang w:val="pt-BR"/>
              </w:rPr>
            </w:rPrChange>
          </w:rPr>
          <w:t>élulas por tricoma.</w:t>
        </w:r>
      </w:ins>
    </w:p>
    <w:p w14:paraId="69EFC319" w14:textId="2C421702" w:rsidR="00865EF0" w:rsidRPr="00865EF0" w:rsidRDefault="00865EF0">
      <w:pPr>
        <w:rPr>
          <w:ins w:id="1089" w:author="Samylla Oliveira" w:date="2020-08-03T10:36:00Z"/>
          <w:moveTo w:id="1090" w:author="Samylla Oliveira" w:date="2020-08-03T10:26:00Z"/>
          <w:rFonts w:ascii="Times New Roman" w:hAnsi="Times New Roman" w:cs="Times New Roman"/>
          <w:lang w:val="pt-BR"/>
        </w:rPr>
        <w:pPrChange w:id="1091" w:author="Samylla Oliveira" w:date="2020-08-03T10:36:00Z">
          <w:pPr>
            <w:ind w:firstLine="1134"/>
          </w:pPr>
        </w:pPrChange>
      </w:pPr>
      <w:ins w:id="1092" w:author="Samylla Oliveira" w:date="2020-08-03T10:36:00Z">
        <w:r w:rsidRPr="00865EF0">
          <w:rPr>
            <w:rFonts w:ascii="Times New Roman" w:hAnsi="Times New Roman" w:cs="Times New Roman"/>
            <w:lang w:val="pt-BR"/>
            <w:rPrChange w:id="1093" w:author="Samylla Oliveira" w:date="2020-08-03T10:36:00Z">
              <w:rPr>
                <w:rFonts w:ascii="Times New Roman" w:hAnsi="Times New Roman" w:cs="Times New Roman"/>
              </w:rPr>
            </w:rPrChange>
          </w:rPr>
          <w:t xml:space="preserve">Para avaliar </w:t>
        </w:r>
        <w:r>
          <w:rPr>
            <w:rFonts w:ascii="Times New Roman" w:hAnsi="Times New Roman" w:cs="Times New Roman"/>
            <w:lang w:val="pt-BR"/>
          </w:rPr>
          <w:t xml:space="preserve">os dados referentes a análise do número de células nos tricomas </w:t>
        </w:r>
      </w:ins>
      <w:ins w:id="1094" w:author="Samylla Oliveira" w:date="2020-08-03T10:37:00Z">
        <w:r>
          <w:rPr>
            <w:rFonts w:ascii="Times New Roman" w:hAnsi="Times New Roman" w:cs="Times New Roman"/>
            <w:lang w:val="pt-BR"/>
          </w:rPr>
          <w:t xml:space="preserve">das cianobactérias filamentosas </w:t>
        </w:r>
      </w:ins>
      <w:ins w:id="1095" w:author="Samylla Oliveira" w:date="2020-08-03T10:36:00Z">
        <w:r w:rsidRPr="00865EF0">
          <w:rPr>
            <w:rFonts w:ascii="Times New Roman" w:hAnsi="Times New Roman" w:cs="Times New Roman"/>
            <w:lang w:val="pt-BR"/>
            <w:rPrChange w:id="1096" w:author="Samylla Oliveira" w:date="2020-08-03T10:36:00Z">
              <w:rPr>
                <w:rFonts w:ascii="Times New Roman" w:hAnsi="Times New Roman" w:cs="Times New Roman"/>
              </w:rPr>
            </w:rPrChange>
          </w:rPr>
          <w:t xml:space="preserve">foi </w:t>
        </w:r>
      </w:ins>
      <w:ins w:id="1097" w:author="Samylla Oliveira" w:date="2020-08-03T10:37:00Z">
        <w:r>
          <w:rPr>
            <w:rFonts w:ascii="Times New Roman" w:hAnsi="Times New Roman" w:cs="Times New Roman"/>
            <w:lang w:val="pt-BR"/>
          </w:rPr>
          <w:t>testado</w:t>
        </w:r>
      </w:ins>
      <w:ins w:id="1098" w:author="Samylla Oliveira" w:date="2020-08-03T10:36:00Z">
        <w:r w:rsidRPr="00865EF0">
          <w:rPr>
            <w:rFonts w:ascii="Times New Roman" w:hAnsi="Times New Roman" w:cs="Times New Roman"/>
            <w:lang w:val="pt-BR"/>
            <w:rPrChange w:id="1099" w:author="Samylla Oliveira" w:date="2020-08-03T10:36:00Z">
              <w:rPr>
                <w:rFonts w:ascii="Times New Roman" w:hAnsi="Times New Roman" w:cs="Times New Roman"/>
              </w:rPr>
            </w:rPrChange>
          </w:rPr>
          <w:t xml:space="preserve"> a normalidade. Como as amostras eram não paramétricas. Testes múltiplos em pares foram feitos usando um teste de soma-classificação bicaudal de Wilcoxon para identificar diferenças entre as amostras. As amostras foram consideradas independentes, pois cada resultado não influenciou o outro. Para reduzir as chances de obter resultados falso-positivos ao usar vários testes em pares, cada teste foi ajustado pelo método de Bonferroni. O método de correção de Bonferroni é um ajuste feito aos valores-p quando várias comparações são realizadas simultaneamente (</w:t>
        </w:r>
        <w:proofErr w:type="spellStart"/>
        <w:r w:rsidRPr="00865EF0">
          <w:rPr>
            <w:rFonts w:ascii="Times New Roman" w:hAnsi="Times New Roman" w:cs="Times New Roman"/>
            <w:lang w:val="pt-BR"/>
            <w:rPrChange w:id="1100" w:author="Samylla Oliveira" w:date="2020-08-03T10:36:00Z">
              <w:rPr>
                <w:rFonts w:ascii="Times New Roman" w:hAnsi="Times New Roman" w:cs="Times New Roman"/>
              </w:rPr>
            </w:rPrChange>
          </w:rPr>
          <w:t>Giolo</w:t>
        </w:r>
        <w:proofErr w:type="spellEnd"/>
        <w:r w:rsidRPr="00865EF0">
          <w:rPr>
            <w:rFonts w:ascii="Times New Roman" w:hAnsi="Times New Roman" w:cs="Times New Roman"/>
            <w:lang w:val="pt-BR"/>
            <w:rPrChange w:id="1101" w:author="Samylla Oliveira" w:date="2020-08-03T10:36:00Z">
              <w:rPr>
                <w:rFonts w:ascii="Times New Roman" w:hAnsi="Times New Roman" w:cs="Times New Roman"/>
              </w:rPr>
            </w:rPrChange>
          </w:rPr>
          <w:t xml:space="preserve">, 2017; </w:t>
        </w:r>
        <w:proofErr w:type="spellStart"/>
        <w:r w:rsidRPr="00865EF0">
          <w:rPr>
            <w:rFonts w:ascii="Times New Roman" w:hAnsi="Times New Roman" w:cs="Times New Roman"/>
            <w:lang w:val="pt-BR"/>
            <w:rPrChange w:id="1102" w:author="Samylla Oliveira" w:date="2020-08-03T10:36:00Z">
              <w:rPr>
                <w:rFonts w:ascii="Times New Roman" w:hAnsi="Times New Roman" w:cs="Times New Roman"/>
              </w:rPr>
            </w:rPrChange>
          </w:rPr>
          <w:t>Agresti</w:t>
        </w:r>
        <w:proofErr w:type="spellEnd"/>
        <w:r w:rsidRPr="00865EF0">
          <w:rPr>
            <w:rFonts w:ascii="Times New Roman" w:hAnsi="Times New Roman" w:cs="Times New Roman"/>
            <w:lang w:val="pt-BR"/>
            <w:rPrChange w:id="1103" w:author="Samylla Oliveira" w:date="2020-08-03T10:36:00Z">
              <w:rPr>
                <w:rFonts w:ascii="Times New Roman" w:hAnsi="Times New Roman" w:cs="Times New Roman"/>
              </w:rPr>
            </w:rPrChange>
          </w:rPr>
          <w:t xml:space="preserve">, 2012). O mesmo procedimento foi utilizado para identificar reduções significativas no </w:t>
        </w:r>
      </w:ins>
      <w:ins w:id="1104" w:author="Samylla Oliveira" w:date="2020-08-03T10:38:00Z">
        <w:r>
          <w:rPr>
            <w:rFonts w:ascii="Times New Roman" w:hAnsi="Times New Roman" w:cs="Times New Roman"/>
            <w:lang w:val="pt-BR"/>
          </w:rPr>
          <w:t>número de células</w:t>
        </w:r>
      </w:ins>
      <w:ins w:id="1105" w:author="Samylla Oliveira" w:date="2020-08-03T10:36:00Z">
        <w:r w:rsidRPr="00865EF0">
          <w:rPr>
            <w:rFonts w:ascii="Times New Roman" w:hAnsi="Times New Roman" w:cs="Times New Roman"/>
            <w:lang w:val="pt-BR"/>
            <w:rPrChange w:id="1106" w:author="Samylla Oliveira" w:date="2020-08-03T10:36:00Z">
              <w:rPr>
                <w:rFonts w:ascii="Times New Roman" w:hAnsi="Times New Roman" w:cs="Times New Roman"/>
              </w:rPr>
            </w:rPrChange>
          </w:rPr>
          <w:t xml:space="preserve"> dos tricomas</w:t>
        </w:r>
      </w:ins>
      <w:ins w:id="1107" w:author="Samylla Oliveira" w:date="2020-08-03T10:38:00Z">
        <w:r>
          <w:rPr>
            <w:rFonts w:ascii="Times New Roman" w:hAnsi="Times New Roman" w:cs="Times New Roman"/>
            <w:lang w:val="pt-BR"/>
          </w:rPr>
          <w:t xml:space="preserve"> analisados</w:t>
        </w:r>
      </w:ins>
      <w:ins w:id="1108" w:author="Samylla Oliveira" w:date="2020-08-03T10:36:00Z">
        <w:r w:rsidRPr="00865EF0">
          <w:rPr>
            <w:rFonts w:ascii="Times New Roman" w:hAnsi="Times New Roman" w:cs="Times New Roman"/>
            <w:lang w:val="pt-BR"/>
            <w:rPrChange w:id="1109" w:author="Samylla Oliveira" w:date="2020-08-03T10:36:00Z">
              <w:rPr>
                <w:rFonts w:ascii="Times New Roman" w:hAnsi="Times New Roman" w:cs="Times New Roman"/>
              </w:rPr>
            </w:rPrChange>
          </w:rPr>
          <w:t>. No nível de significância de 5%, a hipótese de igualdade de condições de mistura nos experimentos foi aceita quando p</w:t>
        </w:r>
      </w:ins>
      <w:ins w:id="1110" w:author="Samylla Oliveira" w:date="2020-08-03T10:40:00Z">
        <w:r>
          <w:rPr>
            <w:rFonts w:ascii="Times New Roman" w:hAnsi="Times New Roman" w:cs="Times New Roman"/>
            <w:lang w:val="pt-BR"/>
          </w:rPr>
          <w:t>&gt;</w:t>
        </w:r>
      </w:ins>
      <w:ins w:id="1111" w:author="Samylla Oliveira" w:date="2020-08-03T10:36:00Z">
        <w:r w:rsidRPr="00865EF0">
          <w:rPr>
            <w:rFonts w:ascii="Times New Roman" w:hAnsi="Times New Roman" w:cs="Times New Roman"/>
            <w:lang w:val="pt-BR"/>
            <w:rPrChange w:id="1112" w:author="Samylla Oliveira" w:date="2020-08-03T10:36:00Z">
              <w:rPr>
                <w:rFonts w:ascii="Times New Roman" w:hAnsi="Times New Roman" w:cs="Times New Roman"/>
              </w:rPr>
            </w:rPrChange>
          </w:rPr>
          <w:t xml:space="preserve">0,05. No caso dos tricomas, as reduções </w:t>
        </w:r>
      </w:ins>
      <w:ins w:id="1113" w:author="Samylla Oliveira" w:date="2020-08-03T10:42:00Z">
        <w:r>
          <w:rPr>
            <w:rFonts w:ascii="Times New Roman" w:hAnsi="Times New Roman" w:cs="Times New Roman"/>
            <w:lang w:val="pt-BR"/>
          </w:rPr>
          <w:t>nos números de célula por tricoma</w:t>
        </w:r>
      </w:ins>
      <w:ins w:id="1114" w:author="Samylla Oliveira" w:date="2020-08-03T10:36:00Z">
        <w:r w:rsidRPr="00865EF0">
          <w:rPr>
            <w:rFonts w:ascii="Times New Roman" w:hAnsi="Times New Roman" w:cs="Times New Roman"/>
            <w:lang w:val="pt-BR"/>
            <w:rPrChange w:id="1115" w:author="Samylla Oliveira" w:date="2020-08-03T10:36:00Z">
              <w:rPr>
                <w:rFonts w:ascii="Times New Roman" w:hAnsi="Times New Roman" w:cs="Times New Roman"/>
              </w:rPr>
            </w:rPrChange>
          </w:rPr>
          <w:t xml:space="preserve"> foram significativas quando p</w:t>
        </w:r>
      </w:ins>
      <w:ins w:id="1116" w:author="Samylla Oliveira" w:date="2020-08-03T10:40:00Z">
        <w:r>
          <w:rPr>
            <w:rFonts w:ascii="Times New Roman" w:hAnsi="Times New Roman" w:cs="Times New Roman"/>
            <w:lang w:val="pt-BR"/>
          </w:rPr>
          <w:t>&lt;</w:t>
        </w:r>
      </w:ins>
      <w:ins w:id="1117" w:author="Samylla Oliveira" w:date="2020-08-03T10:36:00Z">
        <w:r w:rsidRPr="00865EF0">
          <w:rPr>
            <w:rFonts w:ascii="Times New Roman" w:hAnsi="Times New Roman" w:cs="Times New Roman"/>
            <w:lang w:val="pt-BR"/>
            <w:rPrChange w:id="1118" w:author="Samylla Oliveira" w:date="2020-08-03T10:36:00Z">
              <w:rPr>
                <w:rFonts w:ascii="Times New Roman" w:hAnsi="Times New Roman" w:cs="Times New Roman"/>
              </w:rPr>
            </w:rPrChange>
          </w:rPr>
          <w:t xml:space="preserve">0,05 </w:t>
        </w:r>
      </w:ins>
    </w:p>
    <w:moveToRangeEnd w:id="851"/>
    <w:p w14:paraId="7556B609" w14:textId="79C2581D" w:rsidR="003D3617" w:rsidRPr="00865EF0" w:rsidRDefault="003D3617">
      <w:pPr>
        <w:rPr>
          <w:ins w:id="1119" w:author="Jose Capelo Neto" w:date="2020-05-11T16:15:00Z"/>
          <w:rFonts w:ascii="Times New Roman" w:hAnsi="Times New Roman" w:cs="Times New Roman"/>
          <w:b/>
          <w:color w:val="000000"/>
          <w:lang w:val="pt-BR"/>
          <w:rPrChange w:id="1120" w:author="Samylla Oliveira" w:date="2020-08-03T10:36:00Z">
            <w:rPr>
              <w:ins w:id="1121" w:author="Jose Capelo Neto" w:date="2020-05-11T16:15:00Z"/>
              <w:rFonts w:ascii="Times New Roman" w:hAnsi="Times New Roman" w:cs="Times New Roman"/>
              <w:b/>
              <w:color w:val="000000"/>
              <w:lang w:val="en-GB"/>
            </w:rPr>
          </w:rPrChange>
        </w:rPr>
        <w:pPrChange w:id="1122" w:author="Jose Capelo Neto" w:date="2020-05-11T16:25:00Z">
          <w:pPr>
            <w:spacing w:after="160" w:line="259" w:lineRule="auto"/>
            <w:jc w:val="left"/>
          </w:pPr>
        </w:pPrChange>
      </w:pPr>
    </w:p>
    <w:p w14:paraId="43C0C5E7" w14:textId="77777777" w:rsidR="00657E81" w:rsidRPr="00C13515" w:rsidDel="005E658B" w:rsidRDefault="00657E81" w:rsidP="00657E81">
      <w:pPr>
        <w:rPr>
          <w:del w:id="1123" w:author="Jose Capelo Neto" w:date="2020-05-09T16:21:00Z"/>
          <w:rFonts w:ascii="Times New Roman" w:hAnsi="Times New Roman" w:cs="Times New Roman"/>
          <w:b/>
          <w:color w:val="000000"/>
          <w:lang w:val="en-GB"/>
        </w:rPr>
      </w:pPr>
    </w:p>
    <w:p w14:paraId="2757A0AB" w14:textId="309B120C" w:rsidR="000938ED" w:rsidRDefault="009F4AE1" w:rsidP="00657E81">
      <w:pPr>
        <w:rPr>
          <w:ins w:id="1124" w:author="Samylla Oliveira" w:date="2020-08-03T13:14:00Z"/>
          <w:rFonts w:ascii="Times New Roman" w:hAnsi="Times New Roman" w:cs="Times New Roman"/>
          <w:b/>
          <w:lang w:val="pt-BR"/>
        </w:rPr>
      </w:pPr>
      <w:r w:rsidRPr="00C13515">
        <w:rPr>
          <w:rFonts w:ascii="Times New Roman" w:hAnsi="Times New Roman" w:cs="Times New Roman"/>
          <w:b/>
          <w:lang w:val="pt-BR"/>
          <w:rPrChange w:id="1125" w:author="Jose Capelo Neto" w:date="2020-05-11T16:08:00Z">
            <w:rPr>
              <w:rFonts w:ascii="Times New Roman" w:hAnsi="Times New Roman" w:cs="Times New Roman"/>
              <w:lang w:val="pt-BR"/>
            </w:rPr>
          </w:rPrChange>
        </w:rPr>
        <w:t>R</w:t>
      </w:r>
      <w:ins w:id="1126" w:author="Jose Capelo Neto" w:date="2020-05-09T16:21:00Z">
        <w:r w:rsidR="005E658B" w:rsidRPr="00C13515">
          <w:rPr>
            <w:rFonts w:ascii="Times New Roman" w:hAnsi="Times New Roman" w:cs="Times New Roman"/>
            <w:b/>
            <w:lang w:val="pt-BR"/>
            <w:rPrChange w:id="1127" w:author="Jose Capelo Neto" w:date="2020-05-11T16:08:00Z">
              <w:rPr>
                <w:rFonts w:ascii="Times New Roman" w:hAnsi="Times New Roman" w:cs="Times New Roman"/>
                <w:lang w:val="pt-BR"/>
              </w:rPr>
            </w:rPrChange>
          </w:rPr>
          <w:t>esultados e Discussão</w:t>
        </w:r>
      </w:ins>
    </w:p>
    <w:p w14:paraId="44F80175" w14:textId="7F6D74A4" w:rsidR="001361BB" w:rsidRDefault="00053F87" w:rsidP="00657E81">
      <w:pPr>
        <w:rPr>
          <w:ins w:id="1128" w:author="Allan Clemente de Souza" w:date="2020-10-04T22:29:00Z"/>
          <w:rFonts w:ascii="Times New Roman" w:hAnsi="Times New Roman" w:cs="Times New Roman"/>
          <w:lang w:val="pt-BR"/>
        </w:rPr>
      </w:pPr>
      <w:ins w:id="1129" w:author="Allan Clemente de Souza" w:date="2020-10-04T22:20:00Z">
        <w:r>
          <w:rPr>
            <w:rFonts w:ascii="Times New Roman" w:hAnsi="Times New Roman" w:cs="Times New Roman"/>
            <w:bCs/>
            <w:lang w:val="pt-BR"/>
          </w:rPr>
          <w:t>No</w:t>
        </w:r>
      </w:ins>
      <w:ins w:id="1130" w:author="Allan Clemente de Souza" w:date="2020-10-04T22:17:00Z">
        <w:r>
          <w:rPr>
            <w:rFonts w:ascii="Times New Roman" w:hAnsi="Times New Roman" w:cs="Times New Roman"/>
            <w:bCs/>
            <w:lang w:val="pt-BR"/>
          </w:rPr>
          <w:t xml:space="preserve"> Quadro 1 </w:t>
        </w:r>
      </w:ins>
      <w:ins w:id="1131" w:author="Allan Clemente de Souza" w:date="2020-10-04T22:20:00Z">
        <w:r>
          <w:rPr>
            <w:rFonts w:ascii="Times New Roman" w:hAnsi="Times New Roman" w:cs="Times New Roman"/>
            <w:bCs/>
            <w:lang w:val="pt-BR"/>
          </w:rPr>
          <w:t xml:space="preserve">percebe-se que ao longo do tempo o número </w:t>
        </w:r>
      </w:ins>
      <w:ins w:id="1132" w:author="Allan Clemente de Souza" w:date="2020-10-04T22:24:00Z">
        <w:r>
          <w:rPr>
            <w:rFonts w:ascii="Times New Roman" w:hAnsi="Times New Roman" w:cs="Times New Roman"/>
            <w:bCs/>
            <w:lang w:val="pt-BR"/>
          </w:rPr>
          <w:t xml:space="preserve">médio </w:t>
        </w:r>
      </w:ins>
      <w:ins w:id="1133" w:author="Allan Clemente de Souza" w:date="2020-10-04T22:38:00Z">
        <w:r w:rsidR="00C25F08">
          <w:rPr>
            <w:rFonts w:ascii="Times New Roman" w:hAnsi="Times New Roman" w:cs="Times New Roman"/>
            <w:bCs/>
            <w:lang w:val="pt-BR"/>
          </w:rPr>
          <w:t xml:space="preserve">e a </w:t>
        </w:r>
      </w:ins>
      <w:ins w:id="1134" w:author="Allan Clemente de Souza" w:date="2020-10-04T22:39:00Z">
        <w:r w:rsidR="00C25F08">
          <w:rPr>
            <w:rFonts w:ascii="Times New Roman" w:hAnsi="Times New Roman" w:cs="Times New Roman"/>
            <w:bCs/>
            <w:lang w:val="pt-BR"/>
          </w:rPr>
          <w:t xml:space="preserve">probabilidade </w:t>
        </w:r>
        <w:r w:rsidR="00C25F08">
          <w:rPr>
            <w:rFonts w:ascii="Times New Roman" w:hAnsi="Times New Roman" w:cs="Times New Roman"/>
            <w:bCs/>
            <w:lang w:val="pt-BR"/>
          </w:rPr>
          <w:t xml:space="preserve">de organismos íntegros </w:t>
        </w:r>
      </w:ins>
      <w:ins w:id="1135" w:author="Allan Clemente de Souza" w:date="2020-10-04T22:20:00Z">
        <w:r>
          <w:rPr>
            <w:rFonts w:ascii="Times New Roman" w:hAnsi="Times New Roman" w:cs="Times New Roman"/>
            <w:bCs/>
            <w:lang w:val="pt-BR"/>
          </w:rPr>
          <w:t>varia</w:t>
        </w:r>
      </w:ins>
      <w:ins w:id="1136" w:author="Allan Clemente de Souza" w:date="2020-10-04T22:39:00Z">
        <w:r w:rsidR="00C25F08">
          <w:rPr>
            <w:rFonts w:ascii="Times New Roman" w:hAnsi="Times New Roman" w:cs="Times New Roman"/>
            <w:bCs/>
            <w:lang w:val="pt-BR"/>
          </w:rPr>
          <w:t>m</w:t>
        </w:r>
      </w:ins>
      <w:ins w:id="1137" w:author="Allan Clemente de Souza" w:date="2020-10-04T22:20:00Z">
        <w:r>
          <w:rPr>
            <w:rFonts w:ascii="Times New Roman" w:hAnsi="Times New Roman" w:cs="Times New Roman"/>
            <w:bCs/>
            <w:lang w:val="pt-BR"/>
          </w:rPr>
          <w:t>,</w:t>
        </w:r>
      </w:ins>
      <w:ins w:id="1138" w:author="Allan Clemente de Souza" w:date="2020-10-04T22:22:00Z">
        <w:r>
          <w:rPr>
            <w:rFonts w:ascii="Times New Roman" w:hAnsi="Times New Roman" w:cs="Times New Roman"/>
            <w:bCs/>
            <w:lang w:val="pt-BR"/>
          </w:rPr>
          <w:t xml:space="preserve"> comparando-se </w:t>
        </w:r>
      </w:ins>
      <w:ins w:id="1139" w:author="Allan Clemente de Souza" w:date="2020-10-04T22:23:00Z">
        <w:r>
          <w:rPr>
            <w:rFonts w:ascii="Times New Roman" w:hAnsi="Times New Roman" w:cs="Times New Roman"/>
            <w:bCs/>
            <w:lang w:val="pt-BR"/>
          </w:rPr>
          <w:t>a amostra de água brut</w:t>
        </w:r>
      </w:ins>
      <w:ins w:id="1140" w:author="Allan Clemente de Souza" w:date="2020-10-04T22:24:00Z">
        <w:r>
          <w:rPr>
            <w:rFonts w:ascii="Times New Roman" w:hAnsi="Times New Roman" w:cs="Times New Roman"/>
            <w:bCs/>
            <w:lang w:val="pt-BR"/>
          </w:rPr>
          <w:t>a</w:t>
        </w:r>
      </w:ins>
      <w:ins w:id="1141" w:author="Allan Clemente de Souza" w:date="2020-10-04T22:23:00Z">
        <w:r>
          <w:rPr>
            <w:rFonts w:ascii="Times New Roman" w:hAnsi="Times New Roman" w:cs="Times New Roman"/>
            <w:bCs/>
            <w:lang w:val="pt-BR"/>
          </w:rPr>
          <w:t xml:space="preserve"> com o controle Mesocosmos</w:t>
        </w:r>
      </w:ins>
      <w:ins w:id="1142" w:author="Allan Clemente de Souza" w:date="2020-10-04T22:25:00Z">
        <w:r>
          <w:rPr>
            <w:rFonts w:ascii="Times New Roman" w:hAnsi="Times New Roman" w:cs="Times New Roman"/>
            <w:bCs/>
            <w:lang w:val="pt-BR"/>
          </w:rPr>
          <w:t xml:space="preserve">, e este com o Mesocosmos tratamento. No entanto, tendências diferences são observadas </w:t>
        </w:r>
      </w:ins>
      <w:ins w:id="1143" w:author="Allan Clemente de Souza" w:date="2020-10-04T22:26:00Z">
        <w:r>
          <w:rPr>
            <w:rFonts w:ascii="Times New Roman" w:hAnsi="Times New Roman" w:cs="Times New Roman"/>
            <w:bCs/>
            <w:lang w:val="pt-BR"/>
          </w:rPr>
          <w:t xml:space="preserve">para cianobactérias e algas. </w:t>
        </w:r>
      </w:ins>
      <w:ins w:id="1144" w:author="Allan Clemente de Souza" w:date="2020-10-04T22:27:00Z">
        <w:r w:rsidR="001361BB">
          <w:rPr>
            <w:rFonts w:ascii="Times New Roman" w:hAnsi="Times New Roman" w:cs="Times New Roman"/>
            <w:bCs/>
            <w:lang w:val="pt-BR"/>
          </w:rPr>
          <w:t>Portanto, por meio d</w:t>
        </w:r>
      </w:ins>
      <w:moveToRangeStart w:id="1145" w:author="Allan Clemente de Souza" w:date="2020-10-04T22:27:00Z" w:name="move52742850"/>
      <w:moveTo w:id="1146" w:author="Allan Clemente de Souza" w:date="2020-10-04T22:27:00Z">
        <w:del w:id="1147" w:author="Allan Clemente de Souza" w:date="2020-10-04T22:27:00Z">
          <w:r w:rsidR="001361BB" w:rsidRPr="0082683A" w:rsidDel="001361BB">
            <w:rPr>
              <w:rFonts w:ascii="Times New Roman" w:hAnsi="Times New Roman" w:cs="Times New Roman"/>
              <w:lang w:val="pt-BR"/>
            </w:rPr>
            <w:delText>O</w:delText>
          </w:r>
        </w:del>
      </w:moveTo>
      <w:ins w:id="1148" w:author="Allan Clemente de Souza" w:date="2020-10-04T22:27:00Z">
        <w:r w:rsidR="001361BB">
          <w:rPr>
            <w:rFonts w:ascii="Times New Roman" w:hAnsi="Times New Roman" w:cs="Times New Roman"/>
            <w:lang w:val="pt-BR"/>
          </w:rPr>
          <w:t>o</w:t>
        </w:r>
      </w:ins>
      <w:moveTo w:id="1149" w:author="Allan Clemente de Souza" w:date="2020-10-04T22:27:00Z">
        <w:r w:rsidR="001361BB" w:rsidRPr="0082683A">
          <w:rPr>
            <w:rFonts w:ascii="Times New Roman" w:hAnsi="Times New Roman" w:cs="Times New Roman"/>
            <w:lang w:val="pt-BR"/>
          </w:rPr>
          <w:t xml:space="preserve">s gráficos </w:t>
        </w:r>
      </w:moveTo>
      <w:ins w:id="1150" w:author="Allan Clemente de Souza" w:date="2020-10-04T22:31:00Z">
        <w:r w:rsidR="001361BB">
          <w:rPr>
            <w:rFonts w:ascii="Times New Roman" w:hAnsi="Times New Roman" w:cs="Times New Roman"/>
            <w:lang w:val="pt-BR"/>
          </w:rPr>
          <w:t xml:space="preserve">do OR </w:t>
        </w:r>
      </w:ins>
      <w:moveTo w:id="1151" w:author="Allan Clemente de Souza" w:date="2020-10-04T22:27:00Z">
        <w:del w:id="1152" w:author="Allan Clemente de Souza" w:date="2020-10-04T22:31:00Z">
          <w:r w:rsidR="001361BB" w:rsidRPr="0082683A" w:rsidDel="001361BB">
            <w:rPr>
              <w:rFonts w:ascii="Times New Roman" w:hAnsi="Times New Roman" w:cs="Times New Roman"/>
              <w:lang w:val="pt-BR"/>
            </w:rPr>
            <w:delText>d</w:delText>
          </w:r>
        </w:del>
      </w:moveTo>
      <w:ins w:id="1153" w:author="Allan Clemente de Souza" w:date="2020-10-04T22:31:00Z">
        <w:r w:rsidR="001361BB">
          <w:rPr>
            <w:rFonts w:ascii="Times New Roman" w:hAnsi="Times New Roman" w:cs="Times New Roman"/>
            <w:lang w:val="pt-BR"/>
          </w:rPr>
          <w:t>n</w:t>
        </w:r>
      </w:ins>
      <w:moveTo w:id="1154" w:author="Allan Clemente de Souza" w:date="2020-10-04T22:27:00Z">
        <w:r w:rsidR="001361BB" w:rsidRPr="0082683A">
          <w:rPr>
            <w:rFonts w:ascii="Times New Roman" w:hAnsi="Times New Roman" w:cs="Times New Roman"/>
            <w:lang w:val="pt-BR"/>
          </w:rPr>
          <w:t xml:space="preserve">a Figura </w:t>
        </w:r>
        <w:r w:rsidR="001361BB">
          <w:rPr>
            <w:rFonts w:ascii="Times New Roman" w:hAnsi="Times New Roman" w:cs="Times New Roman"/>
            <w:lang w:val="pt-BR"/>
          </w:rPr>
          <w:t>5, 6 e 7</w:t>
        </w:r>
      </w:moveTo>
      <w:ins w:id="1155" w:author="Allan Clemente de Souza" w:date="2020-10-04T22:27:00Z">
        <w:r w:rsidR="001361BB">
          <w:rPr>
            <w:rFonts w:ascii="Times New Roman" w:hAnsi="Times New Roman" w:cs="Times New Roman"/>
            <w:lang w:val="pt-BR"/>
          </w:rPr>
          <w:t>, buscou-se</w:t>
        </w:r>
      </w:ins>
      <w:ins w:id="1156" w:author="Allan Clemente de Souza" w:date="2020-10-04T22:28:00Z">
        <w:r w:rsidR="001361BB">
          <w:rPr>
            <w:rFonts w:ascii="Times New Roman" w:hAnsi="Times New Roman" w:cs="Times New Roman"/>
            <w:lang w:val="pt-BR"/>
          </w:rPr>
          <w:t xml:space="preserve"> identificar</w:t>
        </w:r>
      </w:ins>
      <w:ins w:id="1157" w:author="Allan Clemente de Souza" w:date="2020-10-04T22:29:00Z">
        <w:r w:rsidR="001361BB">
          <w:rPr>
            <w:rFonts w:ascii="Times New Roman" w:hAnsi="Times New Roman" w:cs="Times New Roman"/>
            <w:lang w:val="pt-BR"/>
          </w:rPr>
          <w:t xml:space="preserve"> </w:t>
        </w:r>
      </w:ins>
      <w:ins w:id="1158" w:author="Allan Clemente de Souza" w:date="2020-10-04T22:30:00Z">
        <w:r w:rsidR="001361BB">
          <w:rPr>
            <w:rFonts w:ascii="Times New Roman" w:hAnsi="Times New Roman" w:cs="Times New Roman"/>
            <w:lang w:val="pt-BR"/>
          </w:rPr>
          <w:t xml:space="preserve">e quantificar </w:t>
        </w:r>
      </w:ins>
      <w:ins w:id="1159" w:author="Allan Clemente de Souza" w:date="2020-10-04T22:41:00Z">
        <w:r w:rsidR="00C25F08">
          <w:rPr>
            <w:rFonts w:ascii="Times New Roman" w:hAnsi="Times New Roman" w:cs="Times New Roman"/>
            <w:lang w:val="pt-BR"/>
          </w:rPr>
          <w:t xml:space="preserve"> por meio da OR </w:t>
        </w:r>
      </w:ins>
      <w:ins w:id="1160" w:author="Allan Clemente de Souza" w:date="2020-10-04T22:28:00Z">
        <w:r w:rsidR="001361BB">
          <w:rPr>
            <w:rFonts w:ascii="Times New Roman" w:hAnsi="Times New Roman" w:cs="Times New Roman"/>
            <w:lang w:val="pt-BR"/>
          </w:rPr>
          <w:t xml:space="preserve">quanto </w:t>
        </w:r>
      </w:ins>
      <w:ins w:id="1161" w:author="Allan Clemente de Souza" w:date="2020-10-04T22:31:00Z">
        <w:r w:rsidR="001361BB">
          <w:rPr>
            <w:rFonts w:ascii="Times New Roman" w:hAnsi="Times New Roman" w:cs="Times New Roman"/>
            <w:lang w:val="pt-BR"/>
          </w:rPr>
          <w:t>essas tendências</w:t>
        </w:r>
      </w:ins>
      <w:ins w:id="1162" w:author="Allan Clemente de Souza" w:date="2020-10-04T22:28:00Z">
        <w:r w:rsidR="001361BB">
          <w:rPr>
            <w:rFonts w:ascii="Times New Roman" w:hAnsi="Times New Roman" w:cs="Times New Roman"/>
            <w:lang w:val="pt-BR"/>
          </w:rPr>
          <w:t xml:space="preserve"> (</w:t>
        </w:r>
      </w:ins>
      <w:ins w:id="1163" w:author="Allan Clemente de Souza" w:date="2020-10-04T22:29:00Z">
        <w:r w:rsidR="001361BB">
          <w:rPr>
            <w:rFonts w:ascii="Times New Roman" w:hAnsi="Times New Roman" w:cs="Times New Roman"/>
            <w:lang w:val="pt-BR"/>
          </w:rPr>
          <w:t xml:space="preserve">de </w:t>
        </w:r>
      </w:ins>
      <w:ins w:id="1164" w:author="Allan Clemente de Souza" w:date="2020-10-04T22:28:00Z">
        <w:r w:rsidR="001361BB">
          <w:rPr>
            <w:rFonts w:ascii="Times New Roman" w:hAnsi="Times New Roman" w:cs="Times New Roman"/>
            <w:lang w:val="pt-BR"/>
          </w:rPr>
          <w:t xml:space="preserve">aumento ou </w:t>
        </w:r>
      </w:ins>
      <w:ins w:id="1165" w:author="Allan Clemente de Souza" w:date="2020-10-04T22:29:00Z">
        <w:r w:rsidR="001361BB">
          <w:rPr>
            <w:rFonts w:ascii="Times New Roman" w:hAnsi="Times New Roman" w:cs="Times New Roman"/>
            <w:lang w:val="pt-BR"/>
          </w:rPr>
          <w:t xml:space="preserve">de </w:t>
        </w:r>
      </w:ins>
      <w:ins w:id="1166" w:author="Allan Clemente de Souza" w:date="2020-10-04T22:28:00Z">
        <w:r w:rsidR="001361BB">
          <w:rPr>
            <w:rFonts w:ascii="Times New Roman" w:hAnsi="Times New Roman" w:cs="Times New Roman"/>
            <w:lang w:val="pt-BR"/>
          </w:rPr>
          <w:t>redução</w:t>
        </w:r>
      </w:ins>
      <w:ins w:id="1167" w:author="Allan Clemente de Souza" w:date="2020-10-04T22:41:00Z">
        <w:r w:rsidR="00C25F08">
          <w:rPr>
            <w:rFonts w:ascii="Times New Roman" w:hAnsi="Times New Roman" w:cs="Times New Roman"/>
            <w:lang w:val="pt-BR"/>
          </w:rPr>
          <w:t xml:space="preserve"> da</w:t>
        </w:r>
      </w:ins>
      <w:ins w:id="1168" w:author="Allan Clemente de Souza" w:date="2020-10-04T22:42:00Z">
        <w:r w:rsidR="00C25F08">
          <w:rPr>
            <w:rFonts w:ascii="Times New Roman" w:hAnsi="Times New Roman" w:cs="Times New Roman"/>
            <w:lang w:val="pt-BR"/>
          </w:rPr>
          <w:t xml:space="preserve"> razão de chances de organismos íntegros</w:t>
        </w:r>
      </w:ins>
      <w:ins w:id="1169" w:author="Allan Clemente de Souza" w:date="2020-10-04T22:28:00Z">
        <w:r w:rsidR="001361BB">
          <w:rPr>
            <w:rFonts w:ascii="Times New Roman" w:hAnsi="Times New Roman" w:cs="Times New Roman"/>
            <w:lang w:val="pt-BR"/>
          </w:rPr>
          <w:t>) foram significativ</w:t>
        </w:r>
      </w:ins>
      <w:ins w:id="1170" w:author="Allan Clemente de Souza" w:date="2020-10-04T22:29:00Z">
        <w:r w:rsidR="001361BB">
          <w:rPr>
            <w:rFonts w:ascii="Times New Roman" w:hAnsi="Times New Roman" w:cs="Times New Roman"/>
            <w:lang w:val="pt-BR"/>
          </w:rPr>
          <w:t>a</w:t>
        </w:r>
      </w:ins>
      <w:ins w:id="1171" w:author="Allan Clemente de Souza" w:date="2020-10-04T22:28:00Z">
        <w:r w:rsidR="001361BB">
          <w:rPr>
            <w:rFonts w:ascii="Times New Roman" w:hAnsi="Times New Roman" w:cs="Times New Roman"/>
            <w:lang w:val="pt-BR"/>
          </w:rPr>
          <w:t>s e não c</w:t>
        </w:r>
      </w:ins>
      <w:ins w:id="1172" w:author="Allan Clemente de Souza" w:date="2020-10-04T22:31:00Z">
        <w:r w:rsidR="001361BB">
          <w:rPr>
            <w:rFonts w:ascii="Times New Roman" w:hAnsi="Times New Roman" w:cs="Times New Roman"/>
            <w:lang w:val="pt-BR"/>
          </w:rPr>
          <w:t xml:space="preserve">asualidades. </w:t>
        </w:r>
      </w:ins>
      <w:moveTo w:id="1173" w:author="Allan Clemente de Souza" w:date="2020-10-04T22:27:00Z">
        <w:del w:id="1174" w:author="Allan Clemente de Souza" w:date="2020-10-04T22:27:00Z">
          <w:r w:rsidR="001361BB" w:rsidRPr="0082683A" w:rsidDel="001361BB">
            <w:rPr>
              <w:rFonts w:ascii="Times New Roman" w:hAnsi="Times New Roman" w:cs="Times New Roman"/>
              <w:lang w:val="pt-BR"/>
            </w:rPr>
            <w:delText xml:space="preserve"> </w:delText>
          </w:r>
        </w:del>
      </w:moveTo>
    </w:p>
    <w:p w14:paraId="1C68A826" w14:textId="77777777" w:rsidR="00F80B34" w:rsidRDefault="001361BB" w:rsidP="00657E81">
      <w:pPr>
        <w:rPr>
          <w:ins w:id="1175" w:author="Allan Clemente de Souza" w:date="2020-10-04T22:50:00Z"/>
          <w:rFonts w:ascii="Times New Roman" w:hAnsi="Times New Roman" w:cs="Times New Roman"/>
          <w:lang w:val="pt-BR"/>
        </w:rPr>
      </w:pPr>
      <w:ins w:id="1176" w:author="Allan Clemente de Souza" w:date="2020-10-04T22:31:00Z">
        <w:r>
          <w:rPr>
            <w:rFonts w:ascii="Times New Roman" w:hAnsi="Times New Roman" w:cs="Times New Roman"/>
            <w:lang w:val="pt-BR"/>
          </w:rPr>
          <w:t xml:space="preserve">Na figura 5 </w:t>
        </w:r>
      </w:ins>
      <w:moveTo w:id="1177" w:author="Allan Clemente de Souza" w:date="2020-10-04T22:27:00Z">
        <w:del w:id="1178" w:author="Allan Clemente de Souza" w:date="2020-10-04T22:33:00Z">
          <w:r w:rsidRPr="0082683A" w:rsidDel="001361BB">
            <w:rPr>
              <w:rFonts w:ascii="Times New Roman" w:hAnsi="Times New Roman" w:cs="Times New Roman"/>
              <w:lang w:val="pt-BR"/>
            </w:rPr>
            <w:delText xml:space="preserve">têm </w:delText>
          </w:r>
        </w:del>
        <w:del w:id="1179" w:author="Allan Clemente de Souza" w:date="2020-10-04T22:45:00Z">
          <w:r w:rsidRPr="0082683A" w:rsidDel="00C25F08">
            <w:rPr>
              <w:rFonts w:ascii="Times New Roman" w:hAnsi="Times New Roman" w:cs="Times New Roman"/>
              <w:lang w:val="pt-BR"/>
            </w:rPr>
            <w:delText>duas</w:delText>
          </w:r>
        </w:del>
      </w:moveTo>
      <w:ins w:id="1180" w:author="Allan Clemente de Souza" w:date="2020-10-04T22:45:00Z">
        <w:r w:rsidR="00C25F08">
          <w:rPr>
            <w:rFonts w:ascii="Times New Roman" w:hAnsi="Times New Roman" w:cs="Times New Roman"/>
            <w:lang w:val="pt-BR"/>
          </w:rPr>
          <w:t xml:space="preserve">a região abaixo da </w:t>
        </w:r>
      </w:ins>
      <w:moveTo w:id="1181" w:author="Allan Clemente de Souza" w:date="2020-10-04T22:27:00Z">
        <w:del w:id="1182" w:author="Allan Clemente de Souza" w:date="2020-10-04T22:45:00Z">
          <w:r w:rsidRPr="0082683A" w:rsidDel="00C25F08">
            <w:rPr>
              <w:rFonts w:ascii="Times New Roman" w:hAnsi="Times New Roman" w:cs="Times New Roman"/>
              <w:lang w:val="pt-BR"/>
            </w:rPr>
            <w:delText xml:space="preserve"> regiões separadas </w:delText>
          </w:r>
        </w:del>
        <w:del w:id="1183" w:author="Allan Clemente de Souza" w:date="2020-10-04T22:33:00Z">
          <w:r w:rsidRPr="0082683A" w:rsidDel="001361BB">
            <w:rPr>
              <w:rFonts w:ascii="Times New Roman" w:hAnsi="Times New Roman" w:cs="Times New Roman"/>
              <w:lang w:val="pt-BR"/>
            </w:rPr>
            <w:delText>por uma</w:delText>
          </w:r>
        </w:del>
        <w:del w:id="1184" w:author="Allan Clemente de Souza" w:date="2020-10-04T22:45:00Z">
          <w:r w:rsidRPr="0082683A" w:rsidDel="00C25F08">
            <w:rPr>
              <w:rFonts w:ascii="Times New Roman" w:hAnsi="Times New Roman" w:cs="Times New Roman"/>
              <w:lang w:val="pt-BR"/>
            </w:rPr>
            <w:delText xml:space="preserve"> </w:delText>
          </w:r>
        </w:del>
        <w:r w:rsidRPr="0082683A">
          <w:rPr>
            <w:rFonts w:ascii="Times New Roman" w:hAnsi="Times New Roman" w:cs="Times New Roman"/>
            <w:lang w:val="pt-BR"/>
          </w:rPr>
          <w:t xml:space="preserve">linha </w:t>
        </w:r>
        <w:del w:id="1185" w:author="Allan Clemente de Souza" w:date="2020-10-04T22:34:00Z">
          <w:r w:rsidRPr="0082683A" w:rsidDel="001361BB">
            <w:rPr>
              <w:rFonts w:ascii="Times New Roman" w:hAnsi="Times New Roman" w:cs="Times New Roman"/>
              <w:lang w:val="pt-BR"/>
            </w:rPr>
            <w:delText xml:space="preserve">pontilhada, </w:delText>
          </w:r>
        </w:del>
      </w:moveTo>
      <w:ins w:id="1186" w:author="Allan Clemente de Souza" w:date="2020-10-04T22:43:00Z">
        <w:r w:rsidR="00C25F08">
          <w:rPr>
            <w:rFonts w:ascii="Times New Roman" w:hAnsi="Times New Roman" w:cs="Times New Roman"/>
            <w:lang w:val="pt-BR"/>
          </w:rPr>
          <w:t>(OR =1) indicam redução</w:t>
        </w:r>
      </w:ins>
      <w:ins w:id="1187" w:author="Allan Clemente de Souza" w:date="2020-10-04T22:46:00Z">
        <w:r w:rsidR="00C25F08">
          <w:rPr>
            <w:rFonts w:ascii="Times New Roman" w:hAnsi="Times New Roman" w:cs="Times New Roman"/>
            <w:lang w:val="pt-BR"/>
          </w:rPr>
          <w:t xml:space="preserve"> da</w:t>
        </w:r>
      </w:ins>
      <w:ins w:id="1188" w:author="Allan Clemente de Souza" w:date="2020-10-04T22:43:00Z">
        <w:r w:rsidR="00C25F08">
          <w:rPr>
            <w:rFonts w:ascii="Times New Roman" w:hAnsi="Times New Roman" w:cs="Times New Roman"/>
            <w:lang w:val="pt-BR"/>
          </w:rPr>
          <w:t xml:space="preserve"> chances de células in</w:t>
        </w:r>
      </w:ins>
      <w:ins w:id="1189" w:author="Allan Clemente de Souza" w:date="2020-10-04T22:44:00Z">
        <w:r w:rsidR="00C25F08">
          <w:rPr>
            <w:rFonts w:ascii="Times New Roman" w:hAnsi="Times New Roman" w:cs="Times New Roman"/>
            <w:lang w:val="pt-BR"/>
          </w:rPr>
          <w:t>tegras</w:t>
        </w:r>
      </w:ins>
      <w:ins w:id="1190" w:author="Allan Clemente de Souza" w:date="2020-10-04T22:45:00Z">
        <w:r w:rsidR="00C25F08">
          <w:rPr>
            <w:rFonts w:ascii="Times New Roman" w:hAnsi="Times New Roman" w:cs="Times New Roman"/>
            <w:lang w:val="pt-BR"/>
          </w:rPr>
          <w:t xml:space="preserve">, enquanto a região superior </w:t>
        </w:r>
      </w:ins>
      <w:ins w:id="1191" w:author="Allan Clemente de Souza" w:date="2020-10-04T22:44:00Z">
        <w:r w:rsidR="00C25F08">
          <w:rPr>
            <w:rFonts w:ascii="Times New Roman" w:hAnsi="Times New Roman" w:cs="Times New Roman"/>
            <w:lang w:val="pt-BR"/>
          </w:rPr>
          <w:t xml:space="preserve"> aumento</w:t>
        </w:r>
      </w:ins>
      <w:moveTo w:id="1192" w:author="Allan Clemente de Souza" w:date="2020-10-04T22:27:00Z">
        <w:del w:id="1193" w:author="Allan Clemente de Souza" w:date="2020-10-04T22:43:00Z">
          <w:r w:rsidRPr="0082683A" w:rsidDel="00C25F08">
            <w:rPr>
              <w:rFonts w:ascii="Times New Roman" w:hAnsi="Times New Roman" w:cs="Times New Roman"/>
              <w:lang w:val="pt-BR"/>
            </w:rPr>
            <w:delText>indi</w:delText>
          </w:r>
        </w:del>
        <w:del w:id="1194" w:author="Allan Clemente de Souza" w:date="2020-10-04T22:34:00Z">
          <w:r w:rsidRPr="0082683A" w:rsidDel="001361BB">
            <w:rPr>
              <w:rFonts w:ascii="Times New Roman" w:hAnsi="Times New Roman" w:cs="Times New Roman"/>
              <w:lang w:val="pt-BR"/>
            </w:rPr>
            <w:delText xml:space="preserve">cando </w:delText>
          </w:r>
        </w:del>
        <w:del w:id="1195" w:author="Allan Clemente de Souza" w:date="2020-10-04T22:45:00Z">
          <w:r w:rsidRPr="0082683A" w:rsidDel="00C25F08">
            <w:rPr>
              <w:rFonts w:ascii="Times New Roman" w:hAnsi="Times New Roman" w:cs="Times New Roman"/>
              <w:lang w:val="pt-BR"/>
            </w:rPr>
            <w:delText>o valor de</w:delText>
          </w:r>
        </w:del>
        <w:del w:id="1196" w:author="Allan Clemente de Souza" w:date="2020-10-04T22:43:00Z">
          <w:r w:rsidRPr="0082683A" w:rsidDel="00C25F08">
            <w:rPr>
              <w:rFonts w:ascii="Times New Roman" w:hAnsi="Times New Roman" w:cs="Times New Roman"/>
              <w:lang w:val="pt-BR"/>
            </w:rPr>
            <w:delText xml:space="preserve"> odds ratio</w:delText>
          </w:r>
        </w:del>
        <w:del w:id="1197" w:author="Allan Clemente de Souza" w:date="2020-10-04T22:45:00Z">
          <w:r w:rsidRPr="0082683A" w:rsidDel="00C25F08">
            <w:rPr>
              <w:rFonts w:ascii="Times New Roman" w:hAnsi="Times New Roman" w:cs="Times New Roman"/>
              <w:lang w:val="pt-BR"/>
            </w:rPr>
            <w:delText xml:space="preserve"> de uma</w:delText>
          </w:r>
        </w:del>
        <w:r w:rsidRPr="0082683A">
          <w:rPr>
            <w:rFonts w:ascii="Times New Roman" w:hAnsi="Times New Roman" w:cs="Times New Roman"/>
            <w:lang w:val="pt-BR"/>
          </w:rPr>
          <w:t xml:space="preserve">. Se </w:t>
        </w:r>
        <w:del w:id="1198" w:author="Allan Clemente de Souza" w:date="2020-10-04T22:47:00Z">
          <w:r w:rsidRPr="0082683A" w:rsidDel="0057647F">
            <w:rPr>
              <w:rFonts w:ascii="Times New Roman" w:hAnsi="Times New Roman" w:cs="Times New Roman"/>
              <w:lang w:val="pt-BR"/>
            </w:rPr>
            <w:delText>o odds ratio e seu respectivo intervalo de confiança estiverem abaixo dessa linha, as chances de células intactas</w:delText>
          </w:r>
          <w:r w:rsidDel="0057647F">
            <w:rPr>
              <w:rFonts w:ascii="Times New Roman" w:hAnsi="Times New Roman" w:cs="Times New Roman"/>
              <w:lang w:val="pt-BR"/>
            </w:rPr>
            <w:delText xml:space="preserve"> ...</w:delText>
          </w:r>
          <w:r w:rsidRPr="0082683A" w:rsidDel="0057647F">
            <w:rPr>
              <w:rFonts w:ascii="Times New Roman" w:hAnsi="Times New Roman" w:cs="Times New Roman"/>
              <w:lang w:val="pt-BR"/>
            </w:rPr>
            <w:delText xml:space="preserve">. Pelo contrário, </w:delText>
          </w:r>
        </w:del>
        <w:r w:rsidRPr="0082683A">
          <w:rPr>
            <w:rFonts w:ascii="Times New Roman" w:hAnsi="Times New Roman" w:cs="Times New Roman"/>
            <w:lang w:val="pt-BR"/>
          </w:rPr>
          <w:t>em</w:t>
        </w:r>
      </w:moveTo>
      <w:ins w:id="1199" w:author="Allan Clemente de Souza" w:date="2020-10-04T22:47:00Z">
        <w:r w:rsidR="0057647F">
          <w:rPr>
            <w:rFonts w:ascii="Times New Roman" w:hAnsi="Times New Roman" w:cs="Times New Roman"/>
            <w:lang w:val="pt-BR"/>
          </w:rPr>
          <w:t xml:space="preserve"> um</w:t>
        </w:r>
      </w:ins>
      <w:moveTo w:id="1200" w:author="Allan Clemente de Souza" w:date="2020-10-04T22:27:00Z">
        <w:r w:rsidRPr="0082683A">
          <w:rPr>
            <w:rFonts w:ascii="Times New Roman" w:hAnsi="Times New Roman" w:cs="Times New Roman"/>
            <w:lang w:val="pt-BR"/>
          </w:rPr>
          <w:t xml:space="preserve"> cenário</w:t>
        </w:r>
      </w:moveTo>
      <w:ins w:id="1201" w:author="Allan Clemente de Souza" w:date="2020-10-04T22:47:00Z">
        <w:r w:rsidR="0057647F">
          <w:rPr>
            <w:rFonts w:ascii="Times New Roman" w:hAnsi="Times New Roman" w:cs="Times New Roman"/>
            <w:lang w:val="pt-BR"/>
          </w:rPr>
          <w:t xml:space="preserve"> qualquer </w:t>
        </w:r>
      </w:ins>
      <w:moveTo w:id="1202" w:author="Allan Clemente de Souza" w:date="2020-10-04T22:27:00Z">
        <w:del w:id="1203" w:author="Allan Clemente de Souza" w:date="2020-10-04T22:47:00Z">
          <w:r w:rsidRPr="0082683A" w:rsidDel="0057647F">
            <w:rPr>
              <w:rFonts w:ascii="Times New Roman" w:hAnsi="Times New Roman" w:cs="Times New Roman"/>
              <w:lang w:val="pt-BR"/>
            </w:rPr>
            <w:delText xml:space="preserve">s em que </w:delText>
          </w:r>
        </w:del>
        <w:proofErr w:type="spellStart"/>
        <w:r w:rsidRPr="0082683A">
          <w:rPr>
            <w:rFonts w:ascii="Times New Roman" w:hAnsi="Times New Roman" w:cs="Times New Roman"/>
            <w:lang w:val="pt-BR"/>
          </w:rPr>
          <w:t>o</w:t>
        </w:r>
        <w:proofErr w:type="spellEnd"/>
        <w:r w:rsidRPr="0082683A">
          <w:rPr>
            <w:rFonts w:ascii="Times New Roman" w:hAnsi="Times New Roman" w:cs="Times New Roman"/>
            <w:lang w:val="pt-BR"/>
          </w:rPr>
          <w:t xml:space="preserve"> </w:t>
        </w:r>
        <w:del w:id="1204" w:author="Allan Clemente de Souza" w:date="2020-10-04T22:47:00Z">
          <w:r w:rsidRPr="0082683A" w:rsidDel="0057647F">
            <w:rPr>
              <w:rFonts w:ascii="Times New Roman" w:hAnsi="Times New Roman" w:cs="Times New Roman"/>
              <w:lang w:val="pt-BR"/>
            </w:rPr>
            <w:delText>odds ratio</w:delText>
          </w:r>
        </w:del>
      </w:moveTo>
      <w:ins w:id="1205" w:author="Allan Clemente de Souza" w:date="2020-10-04T22:47:00Z">
        <w:r w:rsidR="0057647F">
          <w:rPr>
            <w:rFonts w:ascii="Times New Roman" w:hAnsi="Times New Roman" w:cs="Times New Roman"/>
            <w:lang w:val="pt-BR"/>
          </w:rPr>
          <w:t>OR</w:t>
        </w:r>
      </w:ins>
      <w:moveTo w:id="1206" w:author="Allan Clemente de Souza" w:date="2020-10-04T22:27:00Z">
        <w:r w:rsidRPr="0082683A">
          <w:rPr>
            <w:rFonts w:ascii="Times New Roman" w:hAnsi="Times New Roman" w:cs="Times New Roman"/>
            <w:lang w:val="pt-BR"/>
          </w:rPr>
          <w:t xml:space="preserve"> e seu intervalo de confiança estão cruzando ou </w:t>
        </w:r>
      </w:moveTo>
      <w:ins w:id="1207" w:author="Allan Clemente de Souza" w:date="2020-10-04T22:48:00Z">
        <w:r w:rsidR="0057647F">
          <w:rPr>
            <w:rFonts w:ascii="Times New Roman" w:hAnsi="Times New Roman" w:cs="Times New Roman"/>
            <w:lang w:val="pt-BR"/>
          </w:rPr>
          <w:t xml:space="preserve">em </w:t>
        </w:r>
      </w:ins>
      <w:moveTo w:id="1208" w:author="Allan Clemente de Souza" w:date="2020-10-04T22:27:00Z">
        <w:del w:id="1209" w:author="Allan Clemente de Souza" w:date="2020-10-04T22:48:00Z">
          <w:r w:rsidRPr="0082683A" w:rsidDel="0057647F">
            <w:rPr>
              <w:rFonts w:ascii="Times New Roman" w:hAnsi="Times New Roman" w:cs="Times New Roman"/>
              <w:lang w:val="pt-BR"/>
            </w:rPr>
            <w:delText>a</w:delText>
          </w:r>
        </w:del>
        <w:r w:rsidRPr="0082683A">
          <w:rPr>
            <w:rFonts w:ascii="Times New Roman" w:hAnsi="Times New Roman" w:cs="Times New Roman"/>
            <w:lang w:val="pt-BR"/>
          </w:rPr>
          <w:t>cima da linha</w:t>
        </w:r>
      </w:moveTo>
      <w:ins w:id="1210" w:author="Allan Clemente de Souza" w:date="2020-10-04T22:49:00Z">
        <w:r w:rsidR="00766F4F">
          <w:rPr>
            <w:rFonts w:ascii="Times New Roman" w:hAnsi="Times New Roman" w:cs="Times New Roman"/>
            <w:lang w:val="pt-BR"/>
          </w:rPr>
          <w:t>,</w:t>
        </w:r>
      </w:ins>
      <w:moveTo w:id="1211" w:author="Allan Clemente de Souza" w:date="2020-10-04T22:27:00Z">
        <w:r w:rsidRPr="0082683A">
          <w:rPr>
            <w:rFonts w:ascii="Times New Roman" w:hAnsi="Times New Roman" w:cs="Times New Roman"/>
            <w:lang w:val="pt-BR"/>
          </w:rPr>
          <w:t xml:space="preserve"> </w:t>
        </w:r>
        <w:del w:id="1212" w:author="Allan Clemente de Souza" w:date="2020-10-04T22:48:00Z">
          <w:r w:rsidRPr="0082683A" w:rsidDel="0057647F">
            <w:rPr>
              <w:rFonts w:ascii="Times New Roman" w:hAnsi="Times New Roman" w:cs="Times New Roman"/>
              <w:lang w:val="pt-BR"/>
            </w:rPr>
            <w:delText xml:space="preserve">pontilhada, </w:delText>
          </w:r>
        </w:del>
        <w:r w:rsidRPr="0082683A">
          <w:rPr>
            <w:rFonts w:ascii="Times New Roman" w:hAnsi="Times New Roman" w:cs="Times New Roman"/>
            <w:lang w:val="pt-BR"/>
          </w:rPr>
          <w:t>o efeito não pode ser considerado significativo ou os resultados não são conclusivos</w:t>
        </w:r>
        <w:del w:id="1213" w:author="Allan Clemente de Souza" w:date="2020-10-04T22:48:00Z">
          <w:r w:rsidRPr="0082683A" w:rsidDel="0057647F">
            <w:rPr>
              <w:rFonts w:ascii="Times New Roman" w:hAnsi="Times New Roman" w:cs="Times New Roman"/>
              <w:lang w:val="pt-BR"/>
            </w:rPr>
            <w:delText>, respectivamente.</w:delText>
          </w:r>
        </w:del>
      </w:moveTo>
      <w:moveToRangeEnd w:id="1145"/>
      <w:ins w:id="1214" w:author="Allan Clemente de Souza" w:date="2020-10-04T22:48:00Z">
        <w:r w:rsidR="0057647F">
          <w:rPr>
            <w:rFonts w:ascii="Times New Roman" w:hAnsi="Times New Roman" w:cs="Times New Roman"/>
            <w:lang w:val="pt-BR"/>
          </w:rPr>
          <w:t>. O</w:t>
        </w:r>
      </w:ins>
      <w:ins w:id="1215" w:author="Allan Clemente de Souza" w:date="2020-10-04T22:49:00Z">
        <w:r w:rsidR="0057647F">
          <w:rPr>
            <w:rFonts w:ascii="Times New Roman" w:hAnsi="Times New Roman" w:cs="Times New Roman"/>
            <w:lang w:val="pt-BR"/>
          </w:rPr>
          <w:t xml:space="preserve"> mesmo vale para as figuras 6 e 7.</w:t>
        </w:r>
      </w:ins>
    </w:p>
    <w:p w14:paraId="09A8E44F" w14:textId="77777777" w:rsidR="00F80B34" w:rsidRDefault="0057647F" w:rsidP="00F80B34">
      <w:pPr>
        <w:rPr>
          <w:ins w:id="1216" w:author="Allan Clemente de Souza" w:date="2020-10-04T22:50:00Z"/>
          <w:rFonts w:ascii="Times New Roman" w:hAnsi="Times New Roman" w:cs="Times New Roman"/>
          <w:lang w:val="pt-BR"/>
        </w:rPr>
      </w:pPr>
      <w:ins w:id="1217" w:author="Allan Clemente de Souza" w:date="2020-10-04T22:49:00Z">
        <w:r>
          <w:rPr>
            <w:rFonts w:ascii="Times New Roman" w:hAnsi="Times New Roman" w:cs="Times New Roman"/>
            <w:lang w:val="pt-BR"/>
          </w:rPr>
          <w:t xml:space="preserve"> </w:t>
        </w:r>
      </w:ins>
      <w:ins w:id="1218" w:author="Allan Clemente de Souza" w:date="2020-10-04T22:50:00Z">
        <w:r w:rsidR="00F80B34" w:rsidRPr="00DA6FEE">
          <w:rPr>
            <w:rFonts w:ascii="Times New Roman" w:hAnsi="Times New Roman" w:cs="Times New Roman"/>
            <w:lang w:val="pt-BR"/>
          </w:rPr>
          <w:t>A</w:t>
        </w:r>
        <w:r w:rsidR="00F80B34">
          <w:rPr>
            <w:rFonts w:ascii="Times New Roman" w:hAnsi="Times New Roman" w:cs="Times New Roman"/>
            <w:lang w:val="pt-BR"/>
          </w:rPr>
          <w:t>s</w:t>
        </w:r>
        <w:r w:rsidR="00F80B34" w:rsidRPr="00DA6FEE">
          <w:rPr>
            <w:rFonts w:ascii="Times New Roman" w:hAnsi="Times New Roman" w:cs="Times New Roman"/>
            <w:lang w:val="pt-BR"/>
          </w:rPr>
          <w:t xml:space="preserve"> Figura</w:t>
        </w:r>
        <w:r w:rsidR="00F80B34">
          <w:rPr>
            <w:rFonts w:ascii="Times New Roman" w:hAnsi="Times New Roman" w:cs="Times New Roman"/>
            <w:lang w:val="pt-BR"/>
          </w:rPr>
          <w:t>s</w:t>
        </w:r>
        <w:r w:rsidR="00F80B34" w:rsidRPr="00DA6FEE">
          <w:rPr>
            <w:rFonts w:ascii="Times New Roman" w:hAnsi="Times New Roman" w:cs="Times New Roman"/>
            <w:lang w:val="pt-BR"/>
          </w:rPr>
          <w:t xml:space="preserve"> 5A, 5B e 5C apresenta</w:t>
        </w:r>
        <w:r w:rsidR="00F80B34">
          <w:rPr>
            <w:rFonts w:ascii="Times New Roman" w:hAnsi="Times New Roman" w:cs="Times New Roman"/>
            <w:lang w:val="pt-BR"/>
          </w:rPr>
          <w:t>m</w:t>
        </w:r>
        <w:r w:rsidR="00F80B34" w:rsidRPr="00DA6FEE">
          <w:rPr>
            <w:rFonts w:ascii="Times New Roman" w:hAnsi="Times New Roman" w:cs="Times New Roman"/>
            <w:lang w:val="pt-BR"/>
          </w:rPr>
          <w:t xml:space="preserve"> os resultados dos conjuntos de </w:t>
        </w:r>
        <w:r w:rsidR="00F80B34">
          <w:rPr>
            <w:rFonts w:ascii="Times New Roman" w:hAnsi="Times New Roman" w:cs="Times New Roman"/>
            <w:lang w:val="pt-BR"/>
          </w:rPr>
          <w:t>gêneros</w:t>
        </w:r>
        <w:r w:rsidR="00F80B34" w:rsidRPr="00DA6FEE">
          <w:rPr>
            <w:rFonts w:ascii="Times New Roman" w:hAnsi="Times New Roman" w:cs="Times New Roman"/>
            <w:lang w:val="pt-BR"/>
          </w:rPr>
          <w:t xml:space="preserve"> de cianobactérias e algas em que foram analisadas as integridades celulares ao longo do tempo do estudo realizando uma comparação entre os dois grupos de organismos.</w:t>
        </w:r>
      </w:ins>
    </w:p>
    <w:p w14:paraId="5B3A1D5C" w14:textId="2F4B5A81" w:rsidR="001361BB" w:rsidRPr="00053F87" w:rsidRDefault="001361BB" w:rsidP="00657E81">
      <w:pPr>
        <w:rPr>
          <w:ins w:id="1219" w:author="Samylla Oliveira" w:date="2020-08-03T14:00:00Z"/>
          <w:rFonts w:ascii="Times New Roman" w:hAnsi="Times New Roman" w:cs="Times New Roman"/>
          <w:bCs/>
          <w:lang w:val="pt-BR"/>
          <w:rPrChange w:id="1220" w:author="Allan Clemente de Souza" w:date="2020-10-04T22:17:00Z">
            <w:rPr>
              <w:ins w:id="1221" w:author="Samylla Oliveira" w:date="2020-08-03T14:00:00Z"/>
              <w:rFonts w:ascii="Times New Roman" w:hAnsi="Times New Roman" w:cs="Times New Roman"/>
              <w:b/>
              <w:lang w:val="pt-BR"/>
            </w:rPr>
          </w:rPrChange>
        </w:rPr>
      </w:pPr>
    </w:p>
    <w:p w14:paraId="6704C8F9" w14:textId="77777777" w:rsidR="00020C1E" w:rsidRDefault="00020C1E" w:rsidP="00657E81">
      <w:pPr>
        <w:rPr>
          <w:ins w:id="1222" w:author="Samylla Oliveira" w:date="2020-08-03T13:12:00Z"/>
          <w:rFonts w:ascii="Times New Roman" w:hAnsi="Times New Roman" w:cs="Times New Roman"/>
          <w:b/>
          <w:lang w:val="pt-BR"/>
        </w:rPr>
      </w:pPr>
    </w:p>
    <w:p w14:paraId="44B6C3C0" w14:textId="4BF0C18F" w:rsidR="00053F87" w:rsidRDefault="00053F87" w:rsidP="00053F87">
      <w:pPr>
        <w:pStyle w:val="Legenda"/>
        <w:keepNext/>
        <w:rPr>
          <w:ins w:id="1223" w:author="Allan Clemente de Souza" w:date="2020-10-04T22:18:00Z"/>
        </w:rPr>
        <w:pPrChange w:id="1224" w:author="Allan Clemente de Souza" w:date="2020-10-04T22:18:00Z">
          <w:pPr/>
        </w:pPrChange>
      </w:pPr>
      <w:ins w:id="1225" w:author="Allan Clemente de Souza" w:date="2020-10-04T22:18:00Z">
        <w:r>
          <w:t xml:space="preserve">Quadro </w:t>
        </w:r>
        <w:r>
          <w:fldChar w:fldCharType="begin"/>
        </w:r>
        <w:r>
          <w:instrText xml:space="preserve"> SEQ Quadro \* ARABIC </w:instrText>
        </w:r>
      </w:ins>
      <w:r>
        <w:fldChar w:fldCharType="separate"/>
      </w:r>
      <w:ins w:id="1226" w:author="Allan Clemente de Souza" w:date="2020-10-04T22:54:00Z">
        <w:r w:rsidR="00106F2B">
          <w:rPr>
            <w:noProof/>
          </w:rPr>
          <w:t>1</w:t>
        </w:r>
      </w:ins>
      <w:ins w:id="1227" w:author="Allan Clemente de Souza" w:date="2020-10-04T22:18:00Z">
        <w:r>
          <w:fldChar w:fldCharType="end"/>
        </w:r>
        <w:r>
          <w:t xml:space="preserve"> – Média de organismos íntegros </w:t>
        </w:r>
      </w:ins>
      <w:ins w:id="1228" w:author="Allan Clemente de Souza" w:date="2020-10-04T22:19:00Z">
        <w:r>
          <w:t>ao longo do experimento</w:t>
        </w:r>
      </w:ins>
      <w:ins w:id="1229" w:author="Allan Clemente de Souza" w:date="2020-10-04T22:50:00Z">
        <w:r w:rsidR="00F80B34">
          <w:t xml:space="preserve">. </w:t>
        </w:r>
        <w:r w:rsidR="00F80B34" w:rsidRPr="00106F2B">
          <w:rPr>
            <w:highlight w:val="yellow"/>
            <w:rPrChange w:id="1230" w:author="Allan Clemente de Souza" w:date="2020-10-04T22:53:00Z">
              <w:rPr/>
            </w:rPrChange>
          </w:rPr>
          <w:t>( Substituir o P pel</w:t>
        </w:r>
      </w:ins>
      <w:ins w:id="1231" w:author="Allan Clemente de Souza" w:date="2020-10-04T22:51:00Z">
        <w:r w:rsidR="000F3A84" w:rsidRPr="00106F2B">
          <w:rPr>
            <w:highlight w:val="yellow"/>
            <w:rPrChange w:id="1232" w:author="Allan Clemente de Souza" w:date="2020-10-04T22:53:00Z">
              <w:rPr/>
            </w:rPrChange>
          </w:rPr>
          <w:t>a probabilidade ou</w:t>
        </w:r>
      </w:ins>
      <w:ins w:id="1233" w:author="Allan Clemente de Souza" w:date="2020-10-04T22:50:00Z">
        <w:r w:rsidR="00F80B34" w:rsidRPr="00106F2B">
          <w:rPr>
            <w:highlight w:val="yellow"/>
            <w:rPrChange w:id="1234" w:author="Allan Clemente de Souza" w:date="2020-10-04T22:53:00Z">
              <w:rPr/>
            </w:rPrChange>
          </w:rPr>
          <w:t xml:space="preserve"> proporção</w:t>
        </w:r>
      </w:ins>
      <w:ins w:id="1235" w:author="Allan Clemente de Souza" w:date="2020-10-04T22:51:00Z">
        <w:r w:rsidR="00F80B34" w:rsidRPr="00106F2B">
          <w:rPr>
            <w:highlight w:val="yellow"/>
            <w:rPrChange w:id="1236" w:author="Allan Clemente de Souza" w:date="2020-10-04T22:53:00Z">
              <w:rPr/>
            </w:rPrChange>
          </w:rPr>
          <w:t xml:space="preserve"> [n° de Íntegros/Total contado]</w:t>
        </w:r>
        <w:r w:rsidR="000F3A84" w:rsidRPr="00106F2B">
          <w:rPr>
            <w:highlight w:val="yellow"/>
            <w:rPrChange w:id="1237" w:author="Allan Clemente de Souza" w:date="2020-10-04T22:53:00Z">
              <w:rPr/>
            </w:rPrChange>
          </w:rPr>
          <w:t>)</w:t>
        </w:r>
      </w:ins>
      <w:ins w:id="1238" w:author="Allan Clemente de Souza" w:date="2020-10-04T22:53:00Z">
        <w:r w:rsidR="00106F2B" w:rsidRPr="00106F2B">
          <w:rPr>
            <w:highlight w:val="yellow"/>
            <w:rPrChange w:id="1239" w:author="Allan Clemente de Souza" w:date="2020-10-04T22:53:00Z">
              <w:rPr/>
            </w:rPrChange>
          </w:rPr>
          <w:t xml:space="preserve"> Fazer para todos</w:t>
        </w:r>
        <w:r w:rsidR="00106F2B">
          <w:t xml:space="preserve"> </w:t>
        </w:r>
      </w:ins>
    </w:p>
    <w:tbl>
      <w:tblPr>
        <w:tblStyle w:val="Tabelacomgrade"/>
        <w:tblW w:w="8784" w:type="dxa"/>
        <w:tblLook w:val="04A0" w:firstRow="1" w:lastRow="0" w:firstColumn="1" w:lastColumn="0" w:noHBand="0" w:noVBand="1"/>
        <w:tblPrChange w:id="1240" w:author="Samylla Oliveira" w:date="2020-08-26T11:24:00Z">
          <w:tblPr>
            <w:tblStyle w:val="Tabelacomgrade"/>
            <w:tblW w:w="0" w:type="auto"/>
            <w:tblLook w:val="04A0" w:firstRow="1" w:lastRow="0" w:firstColumn="1" w:lastColumn="0" w:noHBand="0" w:noVBand="1"/>
          </w:tblPr>
        </w:tblPrChange>
      </w:tblPr>
      <w:tblGrid>
        <w:gridCol w:w="1450"/>
        <w:gridCol w:w="1338"/>
        <w:gridCol w:w="1108"/>
        <w:gridCol w:w="968"/>
        <w:gridCol w:w="968"/>
        <w:gridCol w:w="968"/>
        <w:gridCol w:w="1009"/>
        <w:gridCol w:w="975"/>
        <w:tblGridChange w:id="1241">
          <w:tblGrid>
            <w:gridCol w:w="1450"/>
            <w:gridCol w:w="113"/>
            <w:gridCol w:w="990"/>
            <w:gridCol w:w="277"/>
            <w:gridCol w:w="993"/>
            <w:gridCol w:w="1156"/>
            <w:gridCol w:w="985"/>
            <w:gridCol w:w="985"/>
            <w:gridCol w:w="696"/>
            <w:gridCol w:w="144"/>
            <w:gridCol w:w="718"/>
          </w:tblGrid>
        </w:tblGridChange>
      </w:tblGrid>
      <w:tr w:rsidR="000938ED" w:rsidRPr="00D546BC" w14:paraId="0671DCEC" w14:textId="77777777" w:rsidTr="00C72233">
        <w:trPr>
          <w:trHeight w:val="170"/>
          <w:ins w:id="1242" w:author="Samylla Oliveira" w:date="2020-08-03T13:13:00Z"/>
          <w:trPrChange w:id="1243" w:author="Samylla Oliveira" w:date="2020-08-26T11:24:00Z">
            <w:trPr>
              <w:gridAfter w:val="0"/>
            </w:trPr>
          </w:trPrChange>
        </w:trPr>
        <w:tc>
          <w:tcPr>
            <w:tcW w:w="1450" w:type="dxa"/>
            <w:vMerge w:val="restart"/>
            <w:vAlign w:val="center"/>
            <w:tcPrChange w:id="1244" w:author="Samylla Oliveira" w:date="2020-08-26T11:24:00Z">
              <w:tcPr>
                <w:tcW w:w="1563" w:type="dxa"/>
                <w:gridSpan w:val="2"/>
                <w:vMerge w:val="restart"/>
              </w:tcPr>
            </w:tcPrChange>
          </w:tcPr>
          <w:p w14:paraId="1B6A1A73" w14:textId="4E3993A8" w:rsidR="000938ED" w:rsidRPr="00E81BC0" w:rsidRDefault="000938ED">
            <w:pPr>
              <w:spacing w:after="0" w:line="240" w:lineRule="auto"/>
              <w:jc w:val="center"/>
              <w:rPr>
                <w:ins w:id="1245" w:author="Samylla Oliveira" w:date="2020-08-03T13:13:00Z"/>
                <w:rFonts w:ascii="Times New Roman" w:hAnsi="Times New Roman" w:cs="Times New Roman"/>
                <w:b/>
                <w:sz w:val="20"/>
                <w:szCs w:val="20"/>
                <w:lang w:val="pt-BR"/>
                <w:rPrChange w:id="1246" w:author="Samylla Oliveira" w:date="2020-08-03T13:54:00Z">
                  <w:rPr>
                    <w:ins w:id="1247" w:author="Samylla Oliveira" w:date="2020-08-03T13:13:00Z"/>
                    <w:rFonts w:ascii="Times New Roman" w:hAnsi="Times New Roman" w:cs="Times New Roman"/>
                    <w:b/>
                    <w:lang w:val="pt-BR"/>
                  </w:rPr>
                </w:rPrChange>
              </w:rPr>
              <w:pPrChange w:id="1248" w:author="Samylla Oliveira" w:date="2020-08-03T14:04:00Z">
                <w:pPr/>
              </w:pPrChange>
            </w:pPr>
            <w:ins w:id="1249" w:author="Samylla Oliveira" w:date="2020-08-03T13:19:00Z">
              <w:r w:rsidRPr="00E81BC0">
                <w:rPr>
                  <w:rFonts w:ascii="Times New Roman" w:hAnsi="Times New Roman" w:cs="Times New Roman"/>
                  <w:b/>
                  <w:sz w:val="20"/>
                  <w:szCs w:val="20"/>
                  <w:lang w:val="pt-BR"/>
                  <w:rPrChange w:id="1250" w:author="Samylla Oliveira" w:date="2020-08-03T13:54:00Z">
                    <w:rPr>
                      <w:rFonts w:ascii="Times New Roman" w:hAnsi="Times New Roman" w:cs="Times New Roman"/>
                      <w:b/>
                      <w:lang w:val="pt-BR"/>
                    </w:rPr>
                  </w:rPrChange>
                </w:rPr>
                <w:t>Espécie</w:t>
              </w:r>
            </w:ins>
          </w:p>
        </w:tc>
        <w:tc>
          <w:tcPr>
            <w:tcW w:w="1338" w:type="dxa"/>
            <w:vMerge w:val="restart"/>
            <w:vAlign w:val="center"/>
            <w:tcPrChange w:id="1251" w:author="Samylla Oliveira" w:date="2020-08-26T11:24:00Z">
              <w:tcPr>
                <w:tcW w:w="990" w:type="dxa"/>
                <w:vMerge w:val="restart"/>
              </w:tcPr>
            </w:tcPrChange>
          </w:tcPr>
          <w:p w14:paraId="50857389" w14:textId="52862295" w:rsidR="000938ED" w:rsidRPr="00E81BC0" w:rsidRDefault="000938ED">
            <w:pPr>
              <w:spacing w:after="0" w:line="240" w:lineRule="auto"/>
              <w:jc w:val="center"/>
              <w:rPr>
                <w:ins w:id="1252" w:author="Samylla Oliveira" w:date="2020-08-03T13:13:00Z"/>
                <w:rFonts w:ascii="Times New Roman" w:hAnsi="Times New Roman" w:cs="Times New Roman"/>
                <w:b/>
                <w:sz w:val="20"/>
                <w:szCs w:val="20"/>
                <w:lang w:val="pt-BR"/>
                <w:rPrChange w:id="1253" w:author="Samylla Oliveira" w:date="2020-08-03T13:54:00Z">
                  <w:rPr>
                    <w:ins w:id="1254" w:author="Samylla Oliveira" w:date="2020-08-03T13:13:00Z"/>
                    <w:rFonts w:ascii="Times New Roman" w:hAnsi="Times New Roman" w:cs="Times New Roman"/>
                    <w:b/>
                    <w:lang w:val="pt-BR"/>
                  </w:rPr>
                </w:rPrChange>
              </w:rPr>
              <w:pPrChange w:id="1255" w:author="Samylla Oliveira" w:date="2020-08-03T14:04:00Z">
                <w:pPr/>
              </w:pPrChange>
            </w:pPr>
            <w:ins w:id="1256" w:author="Samylla Oliveira" w:date="2020-08-03T13:19:00Z">
              <w:r w:rsidRPr="00E81BC0">
                <w:rPr>
                  <w:rFonts w:ascii="Times New Roman" w:hAnsi="Times New Roman" w:cs="Times New Roman"/>
                  <w:b/>
                  <w:sz w:val="20"/>
                  <w:szCs w:val="20"/>
                  <w:lang w:val="pt-BR"/>
                  <w:rPrChange w:id="1257" w:author="Samylla Oliveira" w:date="2020-08-03T13:54:00Z">
                    <w:rPr>
                      <w:rFonts w:ascii="Times New Roman" w:hAnsi="Times New Roman" w:cs="Times New Roman"/>
                      <w:b/>
                      <w:lang w:val="pt-BR"/>
                    </w:rPr>
                  </w:rPrChange>
                </w:rPr>
                <w:t>Condição experimental</w:t>
              </w:r>
            </w:ins>
          </w:p>
        </w:tc>
        <w:tc>
          <w:tcPr>
            <w:tcW w:w="5996" w:type="dxa"/>
            <w:gridSpan w:val="6"/>
            <w:vAlign w:val="center"/>
            <w:tcPrChange w:id="1258" w:author="Samylla Oliveira" w:date="2020-08-26T11:24:00Z">
              <w:tcPr>
                <w:tcW w:w="5092" w:type="dxa"/>
                <w:gridSpan w:val="6"/>
              </w:tcPr>
            </w:tcPrChange>
          </w:tcPr>
          <w:p w14:paraId="42BA8F3A" w14:textId="77777777" w:rsidR="00020C1E" w:rsidRDefault="00E357D9">
            <w:pPr>
              <w:spacing w:after="0" w:line="240" w:lineRule="auto"/>
              <w:jc w:val="center"/>
              <w:rPr>
                <w:ins w:id="1259" w:author="Samylla Oliveira" w:date="2020-08-03T13:59:00Z"/>
                <w:rFonts w:ascii="Times New Roman" w:hAnsi="Times New Roman" w:cs="Times New Roman"/>
                <w:b/>
                <w:sz w:val="20"/>
                <w:szCs w:val="20"/>
                <w:lang w:val="pt-BR"/>
              </w:rPr>
              <w:pPrChange w:id="1260" w:author="Samylla Oliveira" w:date="2020-08-03T14:04:00Z">
                <w:pPr/>
              </w:pPrChange>
            </w:pPr>
            <w:ins w:id="1261" w:author="Samylla Oliveira" w:date="2020-08-03T13:57:00Z">
              <w:r>
                <w:rPr>
                  <w:rFonts w:ascii="Times New Roman" w:hAnsi="Times New Roman" w:cs="Times New Roman"/>
                  <w:b/>
                  <w:sz w:val="20"/>
                  <w:szCs w:val="20"/>
                  <w:lang w:val="pt-BR"/>
                </w:rPr>
                <w:t xml:space="preserve">Média </w:t>
              </w:r>
            </w:ins>
            <w:ins w:id="1262" w:author="Samylla Oliveira" w:date="2020-08-03T13:17:00Z">
              <w:r>
                <w:rPr>
                  <w:rFonts w:ascii="Times New Roman" w:hAnsi="Times New Roman" w:cs="Times New Roman"/>
                  <w:b/>
                  <w:sz w:val="20"/>
                  <w:szCs w:val="20"/>
                  <w:lang w:val="pt-BR"/>
                </w:rPr>
                <w:t>dos o</w:t>
              </w:r>
              <w:r w:rsidR="000938ED" w:rsidRPr="00E81BC0">
                <w:rPr>
                  <w:rFonts w:ascii="Times New Roman" w:hAnsi="Times New Roman" w:cs="Times New Roman"/>
                  <w:b/>
                  <w:sz w:val="20"/>
                  <w:szCs w:val="20"/>
                  <w:lang w:val="pt-BR"/>
                  <w:rPrChange w:id="1263" w:author="Samylla Oliveira" w:date="2020-08-03T13:54:00Z">
                    <w:rPr>
                      <w:rFonts w:ascii="Times New Roman" w:hAnsi="Times New Roman" w:cs="Times New Roman"/>
                      <w:b/>
                      <w:lang w:val="pt-BR"/>
                    </w:rPr>
                  </w:rPrChange>
                </w:rPr>
                <w:t xml:space="preserve">rganismos </w:t>
              </w:r>
            </w:ins>
            <w:ins w:id="1264" w:author="Samylla Oliveira" w:date="2020-08-03T13:58:00Z">
              <w:r w:rsidRPr="00E81BC0">
                <w:rPr>
                  <w:rFonts w:ascii="Times New Roman" w:hAnsi="Times New Roman" w:cs="Times New Roman"/>
                  <w:b/>
                  <w:sz w:val="20"/>
                  <w:szCs w:val="20"/>
                  <w:lang w:val="pt-BR"/>
                </w:rPr>
                <w:t>ínt</w:t>
              </w:r>
              <w:r>
                <w:rPr>
                  <w:rFonts w:ascii="Times New Roman" w:hAnsi="Times New Roman" w:cs="Times New Roman"/>
                  <w:b/>
                  <w:sz w:val="20"/>
                  <w:szCs w:val="20"/>
                  <w:lang w:val="pt-BR"/>
                </w:rPr>
                <w:t>egros</w:t>
              </w:r>
            </w:ins>
          </w:p>
          <w:p w14:paraId="0A6D5D28" w14:textId="3DDED854" w:rsidR="000938ED" w:rsidRPr="00E81BC0" w:rsidRDefault="000938ED">
            <w:pPr>
              <w:spacing w:after="0" w:line="240" w:lineRule="auto"/>
              <w:jc w:val="center"/>
              <w:rPr>
                <w:ins w:id="1265" w:author="Samylla Oliveira" w:date="2020-08-03T13:13:00Z"/>
                <w:rFonts w:ascii="Times New Roman" w:hAnsi="Times New Roman" w:cs="Times New Roman"/>
                <w:b/>
                <w:sz w:val="20"/>
                <w:szCs w:val="20"/>
                <w:lang w:val="pt-BR"/>
                <w:rPrChange w:id="1266" w:author="Samylla Oliveira" w:date="2020-08-03T13:54:00Z">
                  <w:rPr>
                    <w:ins w:id="1267" w:author="Samylla Oliveira" w:date="2020-08-03T13:13:00Z"/>
                    <w:rFonts w:ascii="Times New Roman" w:hAnsi="Times New Roman" w:cs="Times New Roman"/>
                    <w:b/>
                    <w:lang w:val="pt-BR"/>
                  </w:rPr>
                </w:rPrChange>
              </w:rPr>
              <w:pPrChange w:id="1268" w:author="Samylla Oliveira" w:date="2020-08-03T14:04:00Z">
                <w:pPr/>
              </w:pPrChange>
            </w:pPr>
            <w:ins w:id="1269" w:author="Samylla Oliveira" w:date="2020-08-03T13:17:00Z">
              <w:r w:rsidRPr="00E81BC0">
                <w:rPr>
                  <w:rFonts w:ascii="Times New Roman" w:hAnsi="Times New Roman" w:cs="Times New Roman"/>
                  <w:b/>
                  <w:sz w:val="20"/>
                  <w:szCs w:val="20"/>
                  <w:lang w:val="pt-BR"/>
                  <w:rPrChange w:id="1270" w:author="Samylla Oliveira" w:date="2020-08-03T13:54:00Z">
                    <w:rPr>
                      <w:rFonts w:ascii="Times New Roman" w:hAnsi="Times New Roman" w:cs="Times New Roman"/>
                      <w:b/>
                      <w:lang w:val="pt-BR"/>
                    </w:rPr>
                  </w:rPrChange>
                </w:rPr>
                <w:t>(</w:t>
              </w:r>
            </w:ins>
            <w:ins w:id="1271" w:author="Samylla Oliveira" w:date="2020-08-03T13:25:00Z">
              <w:r w:rsidR="00B35430" w:rsidRPr="00E81BC0">
                <w:rPr>
                  <w:rFonts w:ascii="Times New Roman" w:hAnsi="Times New Roman" w:cs="Times New Roman"/>
                  <w:b/>
                  <w:sz w:val="20"/>
                  <w:szCs w:val="20"/>
                  <w:lang w:val="pt-BR"/>
                  <w:rPrChange w:id="1272" w:author="Samylla Oliveira" w:date="2020-08-03T13:54:00Z">
                    <w:rPr>
                      <w:rFonts w:ascii="Times New Roman" w:hAnsi="Times New Roman" w:cs="Times New Roman"/>
                      <w:b/>
                      <w:lang w:val="pt-BR"/>
                    </w:rPr>
                  </w:rPrChange>
                </w:rPr>
                <w:t>Desvio padrão amostral</w:t>
              </w:r>
            </w:ins>
            <w:ins w:id="1273" w:author="Samylla Oliveira" w:date="2020-08-03T13:17:00Z">
              <w:r w:rsidRPr="00E81BC0">
                <w:rPr>
                  <w:rFonts w:ascii="Times New Roman" w:hAnsi="Times New Roman" w:cs="Times New Roman"/>
                  <w:b/>
                  <w:sz w:val="20"/>
                  <w:szCs w:val="20"/>
                  <w:lang w:val="pt-BR"/>
                  <w:rPrChange w:id="1274" w:author="Samylla Oliveira" w:date="2020-08-03T13:54:00Z">
                    <w:rPr>
                      <w:rFonts w:ascii="Times New Roman" w:hAnsi="Times New Roman" w:cs="Times New Roman"/>
                      <w:b/>
                      <w:lang w:val="pt-BR"/>
                    </w:rPr>
                  </w:rPrChange>
                </w:rPr>
                <w:t>)</w:t>
              </w:r>
            </w:ins>
          </w:p>
        </w:tc>
      </w:tr>
      <w:tr w:rsidR="007938D3" w14:paraId="4791AC88" w14:textId="77777777" w:rsidTr="00053F87">
        <w:tblPrEx>
          <w:tblPrExChange w:id="1275" w:author="Allan Clemente de Souza" w:date="2020-10-04T22:18:00Z">
            <w:tblPrEx>
              <w:tblW w:w="8507" w:type="dxa"/>
            </w:tblPrEx>
          </w:tblPrExChange>
        </w:tblPrEx>
        <w:trPr>
          <w:trHeight w:val="170"/>
          <w:ins w:id="1276" w:author="Samylla Oliveira" w:date="2020-08-03T13:14:00Z"/>
          <w:trPrChange w:id="1277" w:author="Allan Clemente de Souza" w:date="2020-10-04T22:18:00Z">
            <w:trPr>
              <w:trHeight w:val="170"/>
            </w:trPr>
          </w:trPrChange>
        </w:trPr>
        <w:tc>
          <w:tcPr>
            <w:tcW w:w="1450" w:type="dxa"/>
            <w:vMerge/>
            <w:vAlign w:val="center"/>
            <w:tcPrChange w:id="1278" w:author="Allan Clemente de Souza" w:date="2020-10-04T22:18:00Z">
              <w:tcPr>
                <w:tcW w:w="1450" w:type="dxa"/>
                <w:vMerge/>
                <w:vAlign w:val="center"/>
              </w:tcPr>
            </w:tcPrChange>
          </w:tcPr>
          <w:p w14:paraId="7BF78EE5" w14:textId="77777777" w:rsidR="000938ED" w:rsidRPr="00E81BC0" w:rsidRDefault="000938ED">
            <w:pPr>
              <w:spacing w:after="0" w:line="240" w:lineRule="auto"/>
              <w:jc w:val="center"/>
              <w:rPr>
                <w:ins w:id="1279" w:author="Samylla Oliveira" w:date="2020-08-03T13:14:00Z"/>
                <w:rFonts w:ascii="Times New Roman" w:hAnsi="Times New Roman" w:cs="Times New Roman"/>
                <w:b/>
                <w:sz w:val="20"/>
                <w:szCs w:val="20"/>
                <w:lang w:val="pt-BR"/>
                <w:rPrChange w:id="1280" w:author="Samylla Oliveira" w:date="2020-08-03T13:54:00Z">
                  <w:rPr>
                    <w:ins w:id="1281" w:author="Samylla Oliveira" w:date="2020-08-03T13:14:00Z"/>
                    <w:rFonts w:ascii="Times New Roman" w:hAnsi="Times New Roman" w:cs="Times New Roman"/>
                    <w:b/>
                    <w:lang w:val="pt-BR"/>
                  </w:rPr>
                </w:rPrChange>
              </w:rPr>
              <w:pPrChange w:id="1282" w:author="Samylla Oliveira" w:date="2020-08-03T14:04:00Z">
                <w:pPr/>
              </w:pPrChange>
            </w:pPr>
          </w:p>
        </w:tc>
        <w:tc>
          <w:tcPr>
            <w:tcW w:w="1338" w:type="dxa"/>
            <w:vMerge/>
            <w:vAlign w:val="center"/>
            <w:tcPrChange w:id="1283" w:author="Allan Clemente de Souza" w:date="2020-10-04T22:18:00Z">
              <w:tcPr>
                <w:tcW w:w="1380" w:type="dxa"/>
                <w:gridSpan w:val="3"/>
                <w:vMerge/>
                <w:vAlign w:val="center"/>
              </w:tcPr>
            </w:tcPrChange>
          </w:tcPr>
          <w:p w14:paraId="6331DE40" w14:textId="77777777" w:rsidR="000938ED" w:rsidRPr="00E81BC0" w:rsidRDefault="000938ED">
            <w:pPr>
              <w:spacing w:after="0" w:line="240" w:lineRule="auto"/>
              <w:jc w:val="center"/>
              <w:rPr>
                <w:ins w:id="1284" w:author="Samylla Oliveira" w:date="2020-08-03T13:14:00Z"/>
                <w:rFonts w:ascii="Times New Roman" w:hAnsi="Times New Roman" w:cs="Times New Roman"/>
                <w:b/>
                <w:sz w:val="20"/>
                <w:szCs w:val="20"/>
                <w:lang w:val="pt-BR"/>
                <w:rPrChange w:id="1285" w:author="Samylla Oliveira" w:date="2020-08-03T13:54:00Z">
                  <w:rPr>
                    <w:ins w:id="1286" w:author="Samylla Oliveira" w:date="2020-08-03T13:14:00Z"/>
                    <w:rFonts w:ascii="Times New Roman" w:hAnsi="Times New Roman" w:cs="Times New Roman"/>
                    <w:b/>
                    <w:lang w:val="pt-BR"/>
                  </w:rPr>
                </w:rPrChange>
              </w:rPr>
              <w:pPrChange w:id="1287" w:author="Samylla Oliveira" w:date="2020-08-03T14:04:00Z">
                <w:pPr/>
              </w:pPrChange>
            </w:pPr>
          </w:p>
        </w:tc>
        <w:tc>
          <w:tcPr>
            <w:tcW w:w="1108" w:type="dxa"/>
            <w:vAlign w:val="center"/>
            <w:tcPrChange w:id="1288" w:author="Allan Clemente de Souza" w:date="2020-10-04T22:18:00Z">
              <w:tcPr>
                <w:tcW w:w="993" w:type="dxa"/>
                <w:vAlign w:val="center"/>
              </w:tcPr>
            </w:tcPrChange>
          </w:tcPr>
          <w:p w14:paraId="2A2FC9E0" w14:textId="77777777" w:rsidR="00587272" w:rsidRDefault="000938ED">
            <w:pPr>
              <w:spacing w:after="0" w:line="240" w:lineRule="auto"/>
              <w:jc w:val="center"/>
              <w:rPr>
                <w:ins w:id="1289" w:author="Samylla Oliveira" w:date="2020-08-25T17:33:00Z"/>
                <w:rFonts w:ascii="Times New Roman" w:hAnsi="Times New Roman" w:cs="Times New Roman"/>
                <w:b/>
                <w:sz w:val="20"/>
                <w:szCs w:val="20"/>
                <w:lang w:val="pt-BR"/>
              </w:rPr>
              <w:pPrChange w:id="1290" w:author="Samylla Oliveira" w:date="2020-08-03T14:04:00Z">
                <w:pPr/>
              </w:pPrChange>
            </w:pPr>
            <w:ins w:id="1291" w:author="Samylla Oliveira" w:date="2020-08-03T13:15:00Z">
              <w:r w:rsidRPr="00E81BC0">
                <w:rPr>
                  <w:rFonts w:ascii="Times New Roman" w:hAnsi="Times New Roman" w:cs="Times New Roman"/>
                  <w:b/>
                  <w:sz w:val="20"/>
                  <w:szCs w:val="20"/>
                  <w:lang w:val="pt-BR"/>
                  <w:rPrChange w:id="1292" w:author="Samylla Oliveira" w:date="2020-08-03T13:54:00Z">
                    <w:rPr>
                      <w:rFonts w:ascii="Times New Roman" w:hAnsi="Times New Roman" w:cs="Times New Roman"/>
                      <w:b/>
                      <w:lang w:val="pt-BR"/>
                    </w:rPr>
                  </w:rPrChange>
                </w:rPr>
                <w:t>0</w:t>
              </w:r>
            </w:ins>
          </w:p>
          <w:p w14:paraId="0B282F38" w14:textId="5608C9BA" w:rsidR="000938ED" w:rsidRPr="00E81BC0" w:rsidRDefault="000938ED">
            <w:pPr>
              <w:spacing w:after="0" w:line="240" w:lineRule="auto"/>
              <w:jc w:val="center"/>
              <w:rPr>
                <w:ins w:id="1293" w:author="Samylla Oliveira" w:date="2020-08-03T13:14:00Z"/>
                <w:rFonts w:ascii="Times New Roman" w:hAnsi="Times New Roman" w:cs="Times New Roman"/>
                <w:b/>
                <w:sz w:val="20"/>
                <w:szCs w:val="20"/>
                <w:lang w:val="pt-BR"/>
                <w:rPrChange w:id="1294" w:author="Samylla Oliveira" w:date="2020-08-03T13:54:00Z">
                  <w:rPr>
                    <w:ins w:id="1295" w:author="Samylla Oliveira" w:date="2020-08-03T13:14:00Z"/>
                    <w:rFonts w:ascii="Times New Roman" w:hAnsi="Times New Roman" w:cs="Times New Roman"/>
                    <w:b/>
                    <w:lang w:val="pt-BR"/>
                  </w:rPr>
                </w:rPrChange>
              </w:rPr>
              <w:pPrChange w:id="1296" w:author="Samylla Oliveira" w:date="2020-08-03T14:04:00Z">
                <w:pPr/>
              </w:pPrChange>
            </w:pPr>
            <w:ins w:id="1297" w:author="Samylla Oliveira" w:date="2020-08-03T13:15:00Z">
              <w:r w:rsidRPr="00E81BC0">
                <w:rPr>
                  <w:rFonts w:ascii="Times New Roman" w:hAnsi="Times New Roman" w:cs="Times New Roman"/>
                  <w:b/>
                  <w:sz w:val="20"/>
                  <w:szCs w:val="20"/>
                  <w:lang w:val="pt-BR"/>
                  <w:rPrChange w:id="1298" w:author="Samylla Oliveira" w:date="2020-08-03T13:54:00Z">
                    <w:rPr>
                      <w:rFonts w:ascii="Times New Roman" w:hAnsi="Times New Roman" w:cs="Times New Roman"/>
                      <w:b/>
                      <w:lang w:val="pt-BR"/>
                    </w:rPr>
                  </w:rPrChange>
                </w:rPr>
                <w:t xml:space="preserve"> h</w:t>
              </w:r>
            </w:ins>
          </w:p>
        </w:tc>
        <w:tc>
          <w:tcPr>
            <w:tcW w:w="968" w:type="dxa"/>
            <w:vAlign w:val="center"/>
            <w:tcPrChange w:id="1299" w:author="Allan Clemente de Souza" w:date="2020-10-04T22:18:00Z">
              <w:tcPr>
                <w:tcW w:w="1156" w:type="dxa"/>
                <w:vAlign w:val="center"/>
              </w:tcPr>
            </w:tcPrChange>
          </w:tcPr>
          <w:p w14:paraId="45E8F67E" w14:textId="77777777" w:rsidR="00587272" w:rsidRDefault="000938ED">
            <w:pPr>
              <w:spacing w:after="0" w:line="240" w:lineRule="auto"/>
              <w:jc w:val="center"/>
              <w:rPr>
                <w:ins w:id="1300" w:author="Samylla Oliveira" w:date="2020-08-25T17:33:00Z"/>
                <w:rFonts w:ascii="Times New Roman" w:hAnsi="Times New Roman" w:cs="Times New Roman"/>
                <w:b/>
                <w:sz w:val="20"/>
                <w:szCs w:val="20"/>
                <w:lang w:val="pt-BR"/>
              </w:rPr>
              <w:pPrChange w:id="1301" w:author="Samylla Oliveira" w:date="2020-08-03T14:04:00Z">
                <w:pPr/>
              </w:pPrChange>
            </w:pPr>
            <w:ins w:id="1302" w:author="Samylla Oliveira" w:date="2020-08-03T13:15:00Z">
              <w:r w:rsidRPr="00E81BC0">
                <w:rPr>
                  <w:rFonts w:ascii="Times New Roman" w:hAnsi="Times New Roman" w:cs="Times New Roman"/>
                  <w:b/>
                  <w:sz w:val="20"/>
                  <w:szCs w:val="20"/>
                  <w:lang w:val="pt-BR"/>
                  <w:rPrChange w:id="1303" w:author="Samylla Oliveira" w:date="2020-08-03T13:54:00Z">
                    <w:rPr>
                      <w:rFonts w:ascii="Times New Roman" w:hAnsi="Times New Roman" w:cs="Times New Roman"/>
                      <w:b/>
                      <w:lang w:val="pt-BR"/>
                    </w:rPr>
                  </w:rPrChange>
                </w:rPr>
                <w:t xml:space="preserve">72 </w:t>
              </w:r>
            </w:ins>
          </w:p>
          <w:p w14:paraId="1FA83563" w14:textId="4AB96874" w:rsidR="000938ED" w:rsidRPr="00E81BC0" w:rsidRDefault="000938ED">
            <w:pPr>
              <w:spacing w:after="0" w:line="240" w:lineRule="auto"/>
              <w:jc w:val="center"/>
              <w:rPr>
                <w:ins w:id="1304" w:author="Samylla Oliveira" w:date="2020-08-03T13:14:00Z"/>
                <w:rFonts w:ascii="Times New Roman" w:hAnsi="Times New Roman" w:cs="Times New Roman"/>
                <w:b/>
                <w:sz w:val="20"/>
                <w:szCs w:val="20"/>
                <w:lang w:val="pt-BR"/>
                <w:rPrChange w:id="1305" w:author="Samylla Oliveira" w:date="2020-08-03T13:54:00Z">
                  <w:rPr>
                    <w:ins w:id="1306" w:author="Samylla Oliveira" w:date="2020-08-03T13:14:00Z"/>
                    <w:rFonts w:ascii="Times New Roman" w:hAnsi="Times New Roman" w:cs="Times New Roman"/>
                    <w:b/>
                    <w:lang w:val="pt-BR"/>
                  </w:rPr>
                </w:rPrChange>
              </w:rPr>
              <w:pPrChange w:id="1307" w:author="Samylla Oliveira" w:date="2020-08-03T14:04:00Z">
                <w:pPr/>
              </w:pPrChange>
            </w:pPr>
            <w:ins w:id="1308" w:author="Samylla Oliveira" w:date="2020-08-03T13:15:00Z">
              <w:r w:rsidRPr="00E81BC0">
                <w:rPr>
                  <w:rFonts w:ascii="Times New Roman" w:hAnsi="Times New Roman" w:cs="Times New Roman"/>
                  <w:b/>
                  <w:sz w:val="20"/>
                  <w:szCs w:val="20"/>
                  <w:lang w:val="pt-BR"/>
                  <w:rPrChange w:id="1309" w:author="Samylla Oliveira" w:date="2020-08-03T13:54:00Z">
                    <w:rPr>
                      <w:rFonts w:ascii="Times New Roman" w:hAnsi="Times New Roman" w:cs="Times New Roman"/>
                      <w:b/>
                      <w:lang w:val="pt-BR"/>
                    </w:rPr>
                  </w:rPrChange>
                </w:rPr>
                <w:t>h</w:t>
              </w:r>
            </w:ins>
          </w:p>
        </w:tc>
        <w:tc>
          <w:tcPr>
            <w:tcW w:w="968" w:type="dxa"/>
            <w:vAlign w:val="center"/>
            <w:tcPrChange w:id="1310" w:author="Allan Clemente de Souza" w:date="2020-10-04T22:18:00Z">
              <w:tcPr>
                <w:tcW w:w="985" w:type="dxa"/>
                <w:vAlign w:val="center"/>
              </w:tcPr>
            </w:tcPrChange>
          </w:tcPr>
          <w:p w14:paraId="1314D9BB" w14:textId="3958D6E6" w:rsidR="000938ED" w:rsidRPr="00E81BC0" w:rsidRDefault="000938ED">
            <w:pPr>
              <w:spacing w:after="0" w:line="240" w:lineRule="auto"/>
              <w:jc w:val="center"/>
              <w:rPr>
                <w:ins w:id="1311" w:author="Samylla Oliveira" w:date="2020-08-03T13:14:00Z"/>
                <w:rFonts w:ascii="Times New Roman" w:hAnsi="Times New Roman" w:cs="Times New Roman"/>
                <w:b/>
                <w:sz w:val="20"/>
                <w:szCs w:val="20"/>
                <w:lang w:val="pt-BR"/>
                <w:rPrChange w:id="1312" w:author="Samylla Oliveira" w:date="2020-08-03T13:54:00Z">
                  <w:rPr>
                    <w:ins w:id="1313" w:author="Samylla Oliveira" w:date="2020-08-03T13:14:00Z"/>
                    <w:rFonts w:ascii="Times New Roman" w:hAnsi="Times New Roman" w:cs="Times New Roman"/>
                    <w:b/>
                    <w:lang w:val="pt-BR"/>
                  </w:rPr>
                </w:rPrChange>
              </w:rPr>
              <w:pPrChange w:id="1314" w:author="Samylla Oliveira" w:date="2020-08-03T14:04:00Z">
                <w:pPr/>
              </w:pPrChange>
            </w:pPr>
            <w:ins w:id="1315" w:author="Samylla Oliveira" w:date="2020-08-03T13:16:00Z">
              <w:r w:rsidRPr="00E81BC0">
                <w:rPr>
                  <w:rFonts w:ascii="Times New Roman" w:hAnsi="Times New Roman" w:cs="Times New Roman"/>
                  <w:b/>
                  <w:sz w:val="20"/>
                  <w:szCs w:val="20"/>
                  <w:lang w:val="pt-BR"/>
                  <w:rPrChange w:id="1316" w:author="Samylla Oliveira" w:date="2020-08-03T13:54:00Z">
                    <w:rPr>
                      <w:rFonts w:ascii="Times New Roman" w:hAnsi="Times New Roman" w:cs="Times New Roman"/>
                      <w:b/>
                      <w:lang w:val="pt-BR"/>
                    </w:rPr>
                  </w:rPrChange>
                </w:rPr>
                <w:t>168 h</w:t>
              </w:r>
            </w:ins>
          </w:p>
        </w:tc>
        <w:tc>
          <w:tcPr>
            <w:tcW w:w="968" w:type="dxa"/>
            <w:vAlign w:val="center"/>
            <w:tcPrChange w:id="1317" w:author="Allan Clemente de Souza" w:date="2020-10-04T22:18:00Z">
              <w:tcPr>
                <w:tcW w:w="985" w:type="dxa"/>
                <w:vAlign w:val="center"/>
              </w:tcPr>
            </w:tcPrChange>
          </w:tcPr>
          <w:p w14:paraId="177B87A2" w14:textId="77777777" w:rsidR="00587272" w:rsidRDefault="000938ED">
            <w:pPr>
              <w:spacing w:after="0" w:line="240" w:lineRule="auto"/>
              <w:jc w:val="center"/>
              <w:rPr>
                <w:ins w:id="1318" w:author="Samylla Oliveira" w:date="2020-08-25T17:33:00Z"/>
                <w:rFonts w:ascii="Times New Roman" w:hAnsi="Times New Roman" w:cs="Times New Roman"/>
                <w:b/>
                <w:sz w:val="20"/>
                <w:szCs w:val="20"/>
                <w:lang w:val="pt-BR"/>
              </w:rPr>
              <w:pPrChange w:id="1319" w:author="Samylla Oliveira" w:date="2020-08-03T14:04:00Z">
                <w:pPr/>
              </w:pPrChange>
            </w:pPr>
            <w:ins w:id="1320" w:author="Samylla Oliveira" w:date="2020-08-03T13:16:00Z">
              <w:r w:rsidRPr="00E81BC0">
                <w:rPr>
                  <w:rFonts w:ascii="Times New Roman" w:hAnsi="Times New Roman" w:cs="Times New Roman"/>
                  <w:b/>
                  <w:sz w:val="20"/>
                  <w:szCs w:val="20"/>
                  <w:lang w:val="pt-BR"/>
                  <w:rPrChange w:id="1321" w:author="Samylla Oliveira" w:date="2020-08-03T13:54:00Z">
                    <w:rPr>
                      <w:rFonts w:ascii="Times New Roman" w:hAnsi="Times New Roman" w:cs="Times New Roman"/>
                      <w:b/>
                      <w:lang w:val="pt-BR"/>
                    </w:rPr>
                  </w:rPrChange>
                </w:rPr>
                <w:t>336</w:t>
              </w:r>
            </w:ins>
          </w:p>
          <w:p w14:paraId="21F18858" w14:textId="524FC36F" w:rsidR="000938ED" w:rsidRPr="00E81BC0" w:rsidRDefault="000938ED">
            <w:pPr>
              <w:spacing w:after="0" w:line="240" w:lineRule="auto"/>
              <w:jc w:val="center"/>
              <w:rPr>
                <w:ins w:id="1322" w:author="Samylla Oliveira" w:date="2020-08-03T13:14:00Z"/>
                <w:rFonts w:ascii="Times New Roman" w:hAnsi="Times New Roman" w:cs="Times New Roman"/>
                <w:b/>
                <w:sz w:val="20"/>
                <w:szCs w:val="20"/>
                <w:lang w:val="pt-BR"/>
                <w:rPrChange w:id="1323" w:author="Samylla Oliveira" w:date="2020-08-03T13:54:00Z">
                  <w:rPr>
                    <w:ins w:id="1324" w:author="Samylla Oliveira" w:date="2020-08-03T13:14:00Z"/>
                    <w:rFonts w:ascii="Times New Roman" w:hAnsi="Times New Roman" w:cs="Times New Roman"/>
                    <w:b/>
                    <w:lang w:val="pt-BR"/>
                  </w:rPr>
                </w:rPrChange>
              </w:rPr>
              <w:pPrChange w:id="1325" w:author="Samylla Oliveira" w:date="2020-08-03T14:04:00Z">
                <w:pPr/>
              </w:pPrChange>
            </w:pPr>
            <w:ins w:id="1326" w:author="Samylla Oliveira" w:date="2020-08-03T13:16:00Z">
              <w:r w:rsidRPr="00E81BC0">
                <w:rPr>
                  <w:rFonts w:ascii="Times New Roman" w:hAnsi="Times New Roman" w:cs="Times New Roman"/>
                  <w:b/>
                  <w:sz w:val="20"/>
                  <w:szCs w:val="20"/>
                  <w:lang w:val="pt-BR"/>
                  <w:rPrChange w:id="1327" w:author="Samylla Oliveira" w:date="2020-08-03T13:54:00Z">
                    <w:rPr>
                      <w:rFonts w:ascii="Times New Roman" w:hAnsi="Times New Roman" w:cs="Times New Roman"/>
                      <w:b/>
                      <w:lang w:val="pt-BR"/>
                    </w:rPr>
                  </w:rPrChange>
                </w:rPr>
                <w:t xml:space="preserve"> </w:t>
              </w:r>
              <w:r w:rsidR="00427F22" w:rsidRPr="00E81BC0">
                <w:rPr>
                  <w:rFonts w:ascii="Times New Roman" w:hAnsi="Times New Roman" w:cs="Times New Roman"/>
                  <w:b/>
                  <w:sz w:val="20"/>
                  <w:szCs w:val="20"/>
                  <w:lang w:val="pt-BR"/>
                </w:rPr>
                <w:t>H</w:t>
              </w:r>
            </w:ins>
          </w:p>
        </w:tc>
        <w:tc>
          <w:tcPr>
            <w:tcW w:w="1009" w:type="dxa"/>
            <w:vAlign w:val="center"/>
            <w:tcPrChange w:id="1328" w:author="Allan Clemente de Souza" w:date="2020-10-04T22:18:00Z">
              <w:tcPr>
                <w:tcW w:w="840" w:type="dxa"/>
                <w:gridSpan w:val="2"/>
                <w:vAlign w:val="center"/>
              </w:tcPr>
            </w:tcPrChange>
          </w:tcPr>
          <w:p w14:paraId="4FF31D32" w14:textId="77777777" w:rsidR="00587272" w:rsidRDefault="000938ED">
            <w:pPr>
              <w:spacing w:after="0" w:line="240" w:lineRule="auto"/>
              <w:jc w:val="center"/>
              <w:rPr>
                <w:ins w:id="1329" w:author="Samylla Oliveira" w:date="2020-08-25T17:33:00Z"/>
                <w:rFonts w:ascii="Times New Roman" w:hAnsi="Times New Roman" w:cs="Times New Roman"/>
                <w:b/>
                <w:sz w:val="20"/>
                <w:szCs w:val="20"/>
                <w:lang w:val="pt-BR"/>
              </w:rPr>
              <w:pPrChange w:id="1330" w:author="Samylla Oliveira" w:date="2020-08-03T14:04:00Z">
                <w:pPr/>
              </w:pPrChange>
            </w:pPr>
            <w:ins w:id="1331" w:author="Samylla Oliveira" w:date="2020-08-03T13:16:00Z">
              <w:r w:rsidRPr="00E81BC0">
                <w:rPr>
                  <w:rFonts w:ascii="Times New Roman" w:hAnsi="Times New Roman" w:cs="Times New Roman"/>
                  <w:b/>
                  <w:sz w:val="20"/>
                  <w:szCs w:val="20"/>
                  <w:lang w:val="pt-BR"/>
                  <w:rPrChange w:id="1332" w:author="Samylla Oliveira" w:date="2020-08-03T13:54:00Z">
                    <w:rPr>
                      <w:rFonts w:ascii="Times New Roman" w:hAnsi="Times New Roman" w:cs="Times New Roman"/>
                      <w:b/>
                      <w:lang w:val="pt-BR"/>
                    </w:rPr>
                  </w:rPrChange>
                </w:rPr>
                <w:t>504</w:t>
              </w:r>
            </w:ins>
          </w:p>
          <w:p w14:paraId="4A084E4B" w14:textId="790F0300" w:rsidR="000938ED" w:rsidRPr="00E81BC0" w:rsidRDefault="000938ED">
            <w:pPr>
              <w:spacing w:after="0" w:line="240" w:lineRule="auto"/>
              <w:jc w:val="center"/>
              <w:rPr>
                <w:ins w:id="1333" w:author="Samylla Oliveira" w:date="2020-08-03T13:14:00Z"/>
                <w:rFonts w:ascii="Times New Roman" w:hAnsi="Times New Roman" w:cs="Times New Roman"/>
                <w:b/>
                <w:sz w:val="20"/>
                <w:szCs w:val="20"/>
                <w:lang w:val="pt-BR"/>
                <w:rPrChange w:id="1334" w:author="Samylla Oliveira" w:date="2020-08-03T13:54:00Z">
                  <w:rPr>
                    <w:ins w:id="1335" w:author="Samylla Oliveira" w:date="2020-08-03T13:14:00Z"/>
                    <w:rFonts w:ascii="Times New Roman" w:hAnsi="Times New Roman" w:cs="Times New Roman"/>
                    <w:b/>
                    <w:lang w:val="pt-BR"/>
                  </w:rPr>
                </w:rPrChange>
              </w:rPr>
              <w:pPrChange w:id="1336" w:author="Samylla Oliveira" w:date="2020-08-03T14:04:00Z">
                <w:pPr/>
              </w:pPrChange>
            </w:pPr>
            <w:ins w:id="1337" w:author="Samylla Oliveira" w:date="2020-08-03T13:16:00Z">
              <w:r w:rsidRPr="00E81BC0">
                <w:rPr>
                  <w:rFonts w:ascii="Times New Roman" w:hAnsi="Times New Roman" w:cs="Times New Roman"/>
                  <w:b/>
                  <w:sz w:val="20"/>
                  <w:szCs w:val="20"/>
                  <w:lang w:val="pt-BR"/>
                  <w:rPrChange w:id="1338" w:author="Samylla Oliveira" w:date="2020-08-03T13:54:00Z">
                    <w:rPr>
                      <w:rFonts w:ascii="Times New Roman" w:hAnsi="Times New Roman" w:cs="Times New Roman"/>
                      <w:b/>
                      <w:lang w:val="pt-BR"/>
                    </w:rPr>
                  </w:rPrChange>
                </w:rPr>
                <w:t xml:space="preserve"> h</w:t>
              </w:r>
            </w:ins>
          </w:p>
        </w:tc>
        <w:tc>
          <w:tcPr>
            <w:tcW w:w="975" w:type="dxa"/>
            <w:vAlign w:val="center"/>
            <w:tcPrChange w:id="1339" w:author="Allan Clemente de Souza" w:date="2020-10-04T22:18:00Z">
              <w:tcPr>
                <w:tcW w:w="718" w:type="dxa"/>
                <w:vAlign w:val="center"/>
              </w:tcPr>
            </w:tcPrChange>
          </w:tcPr>
          <w:p w14:paraId="5DA31FD3" w14:textId="77777777" w:rsidR="00587272" w:rsidRDefault="000938ED">
            <w:pPr>
              <w:spacing w:after="0" w:line="240" w:lineRule="auto"/>
              <w:jc w:val="center"/>
              <w:rPr>
                <w:ins w:id="1340" w:author="Samylla Oliveira" w:date="2020-08-25T17:33:00Z"/>
                <w:rFonts w:ascii="Times New Roman" w:hAnsi="Times New Roman" w:cs="Times New Roman"/>
                <w:b/>
                <w:sz w:val="20"/>
                <w:szCs w:val="20"/>
                <w:lang w:val="pt-BR"/>
              </w:rPr>
              <w:pPrChange w:id="1341" w:author="Samylla Oliveira" w:date="2020-08-03T14:04:00Z">
                <w:pPr/>
              </w:pPrChange>
            </w:pPr>
            <w:ins w:id="1342" w:author="Samylla Oliveira" w:date="2020-08-03T13:16:00Z">
              <w:r w:rsidRPr="00E81BC0">
                <w:rPr>
                  <w:rFonts w:ascii="Times New Roman" w:hAnsi="Times New Roman" w:cs="Times New Roman"/>
                  <w:b/>
                  <w:sz w:val="20"/>
                  <w:szCs w:val="20"/>
                  <w:lang w:val="pt-BR"/>
                  <w:rPrChange w:id="1343" w:author="Samylla Oliveira" w:date="2020-08-03T13:54:00Z">
                    <w:rPr>
                      <w:rFonts w:ascii="Times New Roman" w:hAnsi="Times New Roman" w:cs="Times New Roman"/>
                      <w:b/>
                      <w:lang w:val="pt-BR"/>
                    </w:rPr>
                  </w:rPrChange>
                </w:rPr>
                <w:t xml:space="preserve">720 </w:t>
              </w:r>
            </w:ins>
          </w:p>
          <w:p w14:paraId="3BB0612C" w14:textId="3F80399D" w:rsidR="000938ED" w:rsidRPr="00E81BC0" w:rsidRDefault="00661AE7">
            <w:pPr>
              <w:spacing w:after="0" w:line="240" w:lineRule="auto"/>
              <w:jc w:val="center"/>
              <w:rPr>
                <w:ins w:id="1344" w:author="Samylla Oliveira" w:date="2020-08-03T13:14:00Z"/>
                <w:rFonts w:ascii="Times New Roman" w:hAnsi="Times New Roman" w:cs="Times New Roman"/>
                <w:b/>
                <w:sz w:val="20"/>
                <w:szCs w:val="20"/>
                <w:lang w:val="pt-BR"/>
                <w:rPrChange w:id="1345" w:author="Samylla Oliveira" w:date="2020-08-03T13:54:00Z">
                  <w:rPr>
                    <w:ins w:id="1346" w:author="Samylla Oliveira" w:date="2020-08-03T13:14:00Z"/>
                    <w:rFonts w:ascii="Times New Roman" w:hAnsi="Times New Roman" w:cs="Times New Roman"/>
                    <w:b/>
                    <w:lang w:val="pt-BR"/>
                  </w:rPr>
                </w:rPrChange>
              </w:rPr>
              <w:pPrChange w:id="1347" w:author="Samylla Oliveira" w:date="2020-08-03T14:04:00Z">
                <w:pPr/>
              </w:pPrChange>
            </w:pPr>
            <w:ins w:id="1348" w:author="Samylla Oliveira" w:date="2020-08-03T13:16:00Z">
              <w:r w:rsidRPr="00E81BC0">
                <w:rPr>
                  <w:rFonts w:ascii="Times New Roman" w:hAnsi="Times New Roman" w:cs="Times New Roman"/>
                  <w:b/>
                  <w:sz w:val="20"/>
                  <w:szCs w:val="20"/>
                  <w:lang w:val="pt-BR"/>
                </w:rPr>
                <w:t>H</w:t>
              </w:r>
            </w:ins>
          </w:p>
        </w:tc>
      </w:tr>
      <w:tr w:rsidR="007938D3" w14:paraId="1244FC2C" w14:textId="77777777" w:rsidTr="00053F87">
        <w:tblPrEx>
          <w:tblPrExChange w:id="1349" w:author="Allan Clemente de Souza" w:date="2020-10-04T22:18:00Z">
            <w:tblPrEx>
              <w:tblW w:w="8507" w:type="dxa"/>
            </w:tblPrEx>
          </w:tblPrExChange>
        </w:tblPrEx>
        <w:trPr>
          <w:trHeight w:val="367"/>
          <w:ins w:id="1350" w:author="Samylla Oliveira" w:date="2020-08-03T13:18:00Z"/>
          <w:trPrChange w:id="1351" w:author="Allan Clemente de Souza" w:date="2020-10-04T22:18:00Z">
            <w:trPr>
              <w:trHeight w:val="367"/>
            </w:trPr>
          </w:trPrChange>
        </w:trPr>
        <w:tc>
          <w:tcPr>
            <w:tcW w:w="1450" w:type="dxa"/>
            <w:vMerge w:val="restart"/>
            <w:vAlign w:val="center"/>
            <w:tcPrChange w:id="1352" w:author="Allan Clemente de Souza" w:date="2020-10-04T22:18:00Z">
              <w:tcPr>
                <w:tcW w:w="1450" w:type="dxa"/>
                <w:vMerge w:val="restart"/>
                <w:vAlign w:val="center"/>
              </w:tcPr>
            </w:tcPrChange>
          </w:tcPr>
          <w:p w14:paraId="7452BE0E" w14:textId="6488DF20" w:rsidR="00B35430" w:rsidRPr="00E81BC0" w:rsidRDefault="002E682D">
            <w:pPr>
              <w:spacing w:after="0" w:line="240" w:lineRule="auto"/>
              <w:jc w:val="center"/>
              <w:rPr>
                <w:ins w:id="1353" w:author="Samylla Oliveira" w:date="2020-08-03T13:18:00Z"/>
                <w:rFonts w:ascii="Times New Roman" w:hAnsi="Times New Roman" w:cs="Times New Roman"/>
                <w:sz w:val="20"/>
                <w:szCs w:val="20"/>
                <w:lang w:val="pt-BR"/>
                <w:rPrChange w:id="1354" w:author="Samylla Oliveira" w:date="2020-08-03T13:54:00Z">
                  <w:rPr>
                    <w:ins w:id="1355" w:author="Samylla Oliveira" w:date="2020-08-03T13:18:00Z"/>
                    <w:rFonts w:ascii="Times New Roman" w:hAnsi="Times New Roman" w:cs="Times New Roman"/>
                    <w:b/>
                    <w:lang w:val="pt-BR"/>
                  </w:rPr>
                </w:rPrChange>
              </w:rPr>
              <w:pPrChange w:id="1356" w:author="Samylla Oliveira" w:date="2020-08-03T14:04:00Z">
                <w:pPr>
                  <w:jc w:val="center"/>
                </w:pPr>
              </w:pPrChange>
            </w:pPr>
            <w:ins w:id="1357" w:author="Samylla Oliveira" w:date="2020-08-26T10:56:00Z">
              <w:r>
                <w:rPr>
                  <w:rFonts w:ascii="Times New Roman" w:hAnsi="Times New Roman" w:cs="Times New Roman"/>
                  <w:i/>
                  <w:color w:val="000000"/>
                  <w:sz w:val="20"/>
                  <w:szCs w:val="20"/>
                  <w:lang w:val="pt-BR"/>
                </w:rPr>
                <w:t xml:space="preserve">Cianobactérias </w:t>
              </w:r>
            </w:ins>
          </w:p>
        </w:tc>
        <w:tc>
          <w:tcPr>
            <w:tcW w:w="1338" w:type="dxa"/>
            <w:vAlign w:val="center"/>
            <w:tcPrChange w:id="1358" w:author="Allan Clemente de Souza" w:date="2020-10-04T22:18:00Z">
              <w:tcPr>
                <w:tcW w:w="1380" w:type="dxa"/>
                <w:gridSpan w:val="3"/>
                <w:vAlign w:val="center"/>
              </w:tcPr>
            </w:tcPrChange>
          </w:tcPr>
          <w:p w14:paraId="4CAF9A09" w14:textId="77777777" w:rsidR="00B35430" w:rsidRDefault="00B35430">
            <w:pPr>
              <w:spacing w:after="0" w:line="240" w:lineRule="auto"/>
              <w:jc w:val="center"/>
              <w:rPr>
                <w:ins w:id="1359" w:author="Samylla Oliveira" w:date="2020-08-03T14:02:00Z"/>
                <w:rFonts w:ascii="Times New Roman" w:hAnsi="Times New Roman" w:cs="Times New Roman"/>
                <w:sz w:val="20"/>
                <w:szCs w:val="20"/>
                <w:lang w:val="pt-BR"/>
              </w:rPr>
              <w:pPrChange w:id="1360" w:author="Samylla Oliveira" w:date="2020-08-03T14:04:00Z">
                <w:pPr>
                  <w:jc w:val="center"/>
                </w:pPr>
              </w:pPrChange>
            </w:pPr>
            <w:ins w:id="1361" w:author="Samylla Oliveira" w:date="2020-08-03T13:24:00Z">
              <w:r w:rsidRPr="00E81BC0">
                <w:rPr>
                  <w:rFonts w:ascii="Times New Roman" w:hAnsi="Times New Roman" w:cs="Times New Roman"/>
                  <w:sz w:val="20"/>
                  <w:szCs w:val="20"/>
                  <w:lang w:val="pt-BR"/>
                  <w:rPrChange w:id="1362" w:author="Samylla Oliveira" w:date="2020-08-03T13:54:00Z">
                    <w:rPr>
                      <w:rFonts w:ascii="Times New Roman" w:hAnsi="Times New Roman" w:cs="Times New Roman"/>
                      <w:b/>
                      <w:lang w:val="pt-BR"/>
                    </w:rPr>
                  </w:rPrChange>
                </w:rPr>
                <w:t>Água bruta</w:t>
              </w:r>
            </w:ins>
          </w:p>
          <w:p w14:paraId="255227AF" w14:textId="11B7A131" w:rsidR="00020C1E" w:rsidRPr="00E81BC0" w:rsidRDefault="00020C1E">
            <w:pPr>
              <w:spacing w:after="0" w:line="240" w:lineRule="auto"/>
              <w:jc w:val="center"/>
              <w:rPr>
                <w:ins w:id="1363" w:author="Samylla Oliveira" w:date="2020-08-03T13:18:00Z"/>
                <w:rFonts w:ascii="Times New Roman" w:hAnsi="Times New Roman" w:cs="Times New Roman"/>
                <w:sz w:val="20"/>
                <w:szCs w:val="20"/>
                <w:lang w:val="pt-BR"/>
                <w:rPrChange w:id="1364" w:author="Samylla Oliveira" w:date="2020-08-03T13:54:00Z">
                  <w:rPr>
                    <w:ins w:id="1365" w:author="Samylla Oliveira" w:date="2020-08-03T13:18:00Z"/>
                    <w:rFonts w:ascii="Times New Roman" w:hAnsi="Times New Roman" w:cs="Times New Roman"/>
                    <w:b/>
                    <w:lang w:val="pt-BR"/>
                  </w:rPr>
                </w:rPrChange>
              </w:rPr>
              <w:pPrChange w:id="1366" w:author="Samylla Oliveira" w:date="2020-08-03T14:04:00Z">
                <w:pPr>
                  <w:jc w:val="center"/>
                </w:pPr>
              </w:pPrChange>
            </w:pPr>
          </w:p>
        </w:tc>
        <w:tc>
          <w:tcPr>
            <w:tcW w:w="1108" w:type="dxa"/>
            <w:vAlign w:val="center"/>
            <w:tcPrChange w:id="1367" w:author="Allan Clemente de Souza" w:date="2020-10-04T22:18:00Z">
              <w:tcPr>
                <w:tcW w:w="993" w:type="dxa"/>
                <w:vAlign w:val="center"/>
              </w:tcPr>
            </w:tcPrChange>
          </w:tcPr>
          <w:p w14:paraId="5BC91D25" w14:textId="158872F1" w:rsidR="00E47F29" w:rsidRPr="00E81BC0" w:rsidRDefault="004F2FFF">
            <w:pPr>
              <w:spacing w:after="0" w:line="240" w:lineRule="auto"/>
              <w:jc w:val="center"/>
              <w:rPr>
                <w:ins w:id="1368" w:author="Samylla Oliveira" w:date="2020-08-03T13:18:00Z"/>
                <w:rFonts w:ascii="Times New Roman" w:hAnsi="Times New Roman" w:cs="Times New Roman"/>
                <w:sz w:val="20"/>
                <w:szCs w:val="20"/>
                <w:lang w:val="pt-BR"/>
                <w:rPrChange w:id="1369" w:author="Samylla Oliveira" w:date="2020-08-03T13:54:00Z">
                  <w:rPr>
                    <w:ins w:id="1370" w:author="Samylla Oliveira" w:date="2020-08-03T13:18:00Z"/>
                    <w:rFonts w:ascii="Times New Roman" w:hAnsi="Times New Roman" w:cs="Times New Roman"/>
                    <w:b/>
                    <w:lang w:val="pt-BR"/>
                  </w:rPr>
                </w:rPrChange>
              </w:rPr>
              <w:pPrChange w:id="1371" w:author="Samylla Oliveira" w:date="2020-08-27T11:30:00Z">
                <w:pPr>
                  <w:jc w:val="center"/>
                </w:pPr>
              </w:pPrChange>
            </w:pPr>
            <w:ins w:id="1372" w:author="Samylla Oliveira" w:date="2020-08-27T11:26:00Z">
              <w:r>
                <w:rPr>
                  <w:rFonts w:ascii="Times New Roman" w:hAnsi="Times New Roman" w:cs="Times New Roman"/>
                  <w:sz w:val="20"/>
                  <w:szCs w:val="20"/>
                  <w:lang w:val="pt-BR"/>
                </w:rPr>
                <w:t>175</w:t>
              </w:r>
            </w:ins>
          </w:p>
        </w:tc>
        <w:tc>
          <w:tcPr>
            <w:tcW w:w="968" w:type="dxa"/>
            <w:vAlign w:val="center"/>
            <w:tcPrChange w:id="1373" w:author="Allan Clemente de Souza" w:date="2020-10-04T22:18:00Z">
              <w:tcPr>
                <w:tcW w:w="1156" w:type="dxa"/>
                <w:vAlign w:val="center"/>
              </w:tcPr>
            </w:tcPrChange>
          </w:tcPr>
          <w:p w14:paraId="4D6FF39A" w14:textId="597D5A4D" w:rsidR="00B35430" w:rsidRPr="00E81BC0" w:rsidRDefault="00C72233">
            <w:pPr>
              <w:spacing w:after="0" w:line="240" w:lineRule="auto"/>
              <w:jc w:val="center"/>
              <w:rPr>
                <w:ins w:id="1374" w:author="Samylla Oliveira" w:date="2020-08-03T13:18:00Z"/>
                <w:rFonts w:ascii="Times New Roman" w:hAnsi="Times New Roman" w:cs="Times New Roman"/>
                <w:sz w:val="20"/>
                <w:szCs w:val="20"/>
                <w:lang w:val="pt-BR"/>
                <w:rPrChange w:id="1375" w:author="Samylla Oliveira" w:date="2020-08-03T13:54:00Z">
                  <w:rPr>
                    <w:ins w:id="1376" w:author="Samylla Oliveira" w:date="2020-08-03T13:18:00Z"/>
                    <w:rFonts w:ascii="Times New Roman" w:hAnsi="Times New Roman" w:cs="Times New Roman"/>
                    <w:b/>
                    <w:lang w:val="pt-BR"/>
                  </w:rPr>
                </w:rPrChange>
              </w:rPr>
              <w:pPrChange w:id="1377" w:author="Samylla Oliveira" w:date="2020-08-03T14:04:00Z">
                <w:pPr>
                  <w:jc w:val="center"/>
                </w:pPr>
              </w:pPrChange>
            </w:pPr>
            <w:ins w:id="1378" w:author="Samylla Oliveira" w:date="2020-08-27T11:50:00Z">
              <w:r>
                <w:rPr>
                  <w:rFonts w:ascii="Times New Roman" w:hAnsi="Times New Roman" w:cs="Times New Roman"/>
                  <w:sz w:val="20"/>
                  <w:szCs w:val="20"/>
                  <w:lang w:val="pt-BR"/>
                </w:rPr>
                <w:t>132</w:t>
              </w:r>
            </w:ins>
          </w:p>
        </w:tc>
        <w:tc>
          <w:tcPr>
            <w:tcW w:w="968" w:type="dxa"/>
            <w:vAlign w:val="center"/>
            <w:tcPrChange w:id="1379" w:author="Allan Clemente de Souza" w:date="2020-10-04T22:18:00Z">
              <w:tcPr>
                <w:tcW w:w="985" w:type="dxa"/>
                <w:vAlign w:val="center"/>
              </w:tcPr>
            </w:tcPrChange>
          </w:tcPr>
          <w:p w14:paraId="5AE128A5" w14:textId="1081D1A4" w:rsidR="00B35430" w:rsidRPr="00E81BC0" w:rsidRDefault="00C758B5">
            <w:pPr>
              <w:spacing w:after="0" w:line="240" w:lineRule="auto"/>
              <w:jc w:val="center"/>
              <w:rPr>
                <w:ins w:id="1380" w:author="Samylla Oliveira" w:date="2020-08-03T13:18:00Z"/>
                <w:rFonts w:ascii="Times New Roman" w:hAnsi="Times New Roman" w:cs="Times New Roman"/>
                <w:sz w:val="20"/>
                <w:szCs w:val="20"/>
                <w:lang w:val="pt-BR"/>
                <w:rPrChange w:id="1381" w:author="Samylla Oliveira" w:date="2020-08-03T13:54:00Z">
                  <w:rPr>
                    <w:ins w:id="1382" w:author="Samylla Oliveira" w:date="2020-08-03T13:18:00Z"/>
                    <w:rFonts w:ascii="Times New Roman" w:hAnsi="Times New Roman" w:cs="Times New Roman"/>
                    <w:b/>
                    <w:lang w:val="pt-BR"/>
                  </w:rPr>
                </w:rPrChange>
              </w:rPr>
              <w:pPrChange w:id="1383" w:author="Samylla Oliveira" w:date="2020-08-03T14:04:00Z">
                <w:pPr>
                  <w:jc w:val="center"/>
                </w:pPr>
              </w:pPrChange>
            </w:pPr>
            <w:ins w:id="1384" w:author="Samylla Oliveira" w:date="2020-08-27T12:02:00Z">
              <w:r>
                <w:rPr>
                  <w:rFonts w:ascii="Times New Roman" w:hAnsi="Times New Roman" w:cs="Times New Roman"/>
                  <w:sz w:val="20"/>
                  <w:szCs w:val="20"/>
                  <w:lang w:val="pt-BR"/>
                </w:rPr>
                <w:t>157</w:t>
              </w:r>
            </w:ins>
          </w:p>
        </w:tc>
        <w:tc>
          <w:tcPr>
            <w:tcW w:w="968" w:type="dxa"/>
            <w:vAlign w:val="center"/>
            <w:tcPrChange w:id="1385" w:author="Allan Clemente de Souza" w:date="2020-10-04T22:18:00Z">
              <w:tcPr>
                <w:tcW w:w="985" w:type="dxa"/>
                <w:vAlign w:val="center"/>
              </w:tcPr>
            </w:tcPrChange>
          </w:tcPr>
          <w:p w14:paraId="0AE129A5" w14:textId="2DC7D436" w:rsidR="00B35430" w:rsidRPr="00E81BC0" w:rsidRDefault="00CB004E">
            <w:pPr>
              <w:spacing w:after="0" w:line="240" w:lineRule="auto"/>
              <w:jc w:val="center"/>
              <w:rPr>
                <w:ins w:id="1386" w:author="Samylla Oliveira" w:date="2020-08-03T13:18:00Z"/>
                <w:rFonts w:ascii="Times New Roman" w:hAnsi="Times New Roman" w:cs="Times New Roman"/>
                <w:sz w:val="20"/>
                <w:szCs w:val="20"/>
                <w:lang w:val="pt-BR"/>
                <w:rPrChange w:id="1387" w:author="Samylla Oliveira" w:date="2020-08-03T13:54:00Z">
                  <w:rPr>
                    <w:ins w:id="1388" w:author="Samylla Oliveira" w:date="2020-08-03T13:18:00Z"/>
                    <w:rFonts w:ascii="Times New Roman" w:hAnsi="Times New Roman" w:cs="Times New Roman"/>
                    <w:b/>
                    <w:lang w:val="pt-BR"/>
                  </w:rPr>
                </w:rPrChange>
              </w:rPr>
              <w:pPrChange w:id="1389" w:author="Samylla Oliveira" w:date="2020-08-03T14:04:00Z">
                <w:pPr>
                  <w:jc w:val="center"/>
                </w:pPr>
              </w:pPrChange>
            </w:pPr>
            <w:ins w:id="1390" w:author="Samylla Oliveira" w:date="2020-08-27T12:06:00Z">
              <w:r>
                <w:rPr>
                  <w:rFonts w:ascii="Times New Roman" w:hAnsi="Times New Roman" w:cs="Times New Roman"/>
                  <w:sz w:val="20"/>
                  <w:szCs w:val="20"/>
                  <w:lang w:val="pt-BR"/>
                </w:rPr>
                <w:t>146</w:t>
              </w:r>
            </w:ins>
          </w:p>
        </w:tc>
        <w:tc>
          <w:tcPr>
            <w:tcW w:w="1009" w:type="dxa"/>
            <w:vAlign w:val="center"/>
            <w:tcPrChange w:id="1391" w:author="Allan Clemente de Souza" w:date="2020-10-04T22:18:00Z">
              <w:tcPr>
                <w:tcW w:w="840" w:type="dxa"/>
                <w:gridSpan w:val="2"/>
                <w:vAlign w:val="center"/>
              </w:tcPr>
            </w:tcPrChange>
          </w:tcPr>
          <w:p w14:paraId="7B076166" w14:textId="6771B34B" w:rsidR="00B35430" w:rsidRPr="00E81BC0" w:rsidRDefault="00B74029">
            <w:pPr>
              <w:spacing w:after="0" w:line="240" w:lineRule="auto"/>
              <w:jc w:val="center"/>
              <w:rPr>
                <w:ins w:id="1392" w:author="Samylla Oliveira" w:date="2020-08-03T13:18:00Z"/>
                <w:rFonts w:ascii="Times New Roman" w:hAnsi="Times New Roman" w:cs="Times New Roman"/>
                <w:sz w:val="20"/>
                <w:szCs w:val="20"/>
                <w:lang w:val="pt-BR"/>
                <w:rPrChange w:id="1393" w:author="Samylla Oliveira" w:date="2020-08-03T13:54:00Z">
                  <w:rPr>
                    <w:ins w:id="1394" w:author="Samylla Oliveira" w:date="2020-08-03T13:18:00Z"/>
                    <w:rFonts w:ascii="Times New Roman" w:hAnsi="Times New Roman" w:cs="Times New Roman"/>
                    <w:b/>
                    <w:lang w:val="pt-BR"/>
                  </w:rPr>
                </w:rPrChange>
              </w:rPr>
              <w:pPrChange w:id="1395" w:author="Samylla Oliveira" w:date="2020-08-03T14:04:00Z">
                <w:pPr>
                  <w:jc w:val="center"/>
                </w:pPr>
              </w:pPrChange>
            </w:pPr>
            <w:ins w:id="1396" w:author="Samylla Oliveira" w:date="2020-08-27T12:10:00Z">
              <w:r>
                <w:rPr>
                  <w:rFonts w:ascii="Times New Roman" w:hAnsi="Times New Roman" w:cs="Times New Roman"/>
                  <w:sz w:val="20"/>
                  <w:szCs w:val="20"/>
                  <w:lang w:val="pt-BR"/>
                </w:rPr>
                <w:t>255</w:t>
              </w:r>
            </w:ins>
          </w:p>
        </w:tc>
        <w:tc>
          <w:tcPr>
            <w:tcW w:w="975" w:type="dxa"/>
            <w:vAlign w:val="center"/>
            <w:tcPrChange w:id="1397" w:author="Allan Clemente de Souza" w:date="2020-10-04T22:18:00Z">
              <w:tcPr>
                <w:tcW w:w="718" w:type="dxa"/>
                <w:vAlign w:val="center"/>
              </w:tcPr>
            </w:tcPrChange>
          </w:tcPr>
          <w:p w14:paraId="65308AAD" w14:textId="0F5D29C9" w:rsidR="00B35430" w:rsidRPr="00E81BC0" w:rsidRDefault="008F557A">
            <w:pPr>
              <w:spacing w:after="0" w:line="240" w:lineRule="auto"/>
              <w:jc w:val="center"/>
              <w:rPr>
                <w:ins w:id="1398" w:author="Samylla Oliveira" w:date="2020-08-03T13:18:00Z"/>
                <w:rFonts w:ascii="Times New Roman" w:hAnsi="Times New Roman" w:cs="Times New Roman"/>
                <w:sz w:val="20"/>
                <w:szCs w:val="20"/>
                <w:lang w:val="pt-BR"/>
                <w:rPrChange w:id="1399" w:author="Samylla Oliveira" w:date="2020-08-03T13:54:00Z">
                  <w:rPr>
                    <w:ins w:id="1400" w:author="Samylla Oliveira" w:date="2020-08-03T13:18:00Z"/>
                    <w:rFonts w:ascii="Times New Roman" w:hAnsi="Times New Roman" w:cs="Times New Roman"/>
                    <w:b/>
                    <w:lang w:val="pt-BR"/>
                  </w:rPr>
                </w:rPrChange>
              </w:rPr>
              <w:pPrChange w:id="1401" w:author="Samylla Oliveira" w:date="2020-08-03T14:04:00Z">
                <w:pPr>
                  <w:jc w:val="center"/>
                </w:pPr>
              </w:pPrChange>
            </w:pPr>
            <w:ins w:id="1402" w:author="Samylla Oliveira" w:date="2020-08-27T12:16:00Z">
              <w:r>
                <w:rPr>
                  <w:rFonts w:ascii="Times New Roman" w:hAnsi="Times New Roman" w:cs="Times New Roman"/>
                  <w:sz w:val="20"/>
                  <w:szCs w:val="20"/>
                  <w:lang w:val="pt-BR"/>
                </w:rPr>
                <w:t>91</w:t>
              </w:r>
            </w:ins>
          </w:p>
        </w:tc>
      </w:tr>
      <w:tr w:rsidR="007938D3" w14:paraId="0E34350B" w14:textId="77777777" w:rsidTr="00053F87">
        <w:tblPrEx>
          <w:tblPrExChange w:id="1403" w:author="Allan Clemente de Souza" w:date="2020-10-04T22:18:00Z">
            <w:tblPrEx>
              <w:tblW w:w="8507" w:type="dxa"/>
            </w:tblPrEx>
          </w:tblPrExChange>
        </w:tblPrEx>
        <w:trPr>
          <w:trHeight w:val="170"/>
          <w:ins w:id="1404" w:author="Samylla Oliveira" w:date="2020-08-03T13:19:00Z"/>
          <w:trPrChange w:id="1405" w:author="Allan Clemente de Souza" w:date="2020-10-04T22:18:00Z">
            <w:trPr>
              <w:trHeight w:val="170"/>
            </w:trPr>
          </w:trPrChange>
        </w:trPr>
        <w:tc>
          <w:tcPr>
            <w:tcW w:w="1450" w:type="dxa"/>
            <w:vMerge/>
            <w:vAlign w:val="center"/>
            <w:tcPrChange w:id="1406" w:author="Allan Clemente de Souza" w:date="2020-10-04T22:18:00Z">
              <w:tcPr>
                <w:tcW w:w="1450" w:type="dxa"/>
                <w:vMerge/>
                <w:vAlign w:val="center"/>
              </w:tcPr>
            </w:tcPrChange>
          </w:tcPr>
          <w:p w14:paraId="21192E94" w14:textId="77777777" w:rsidR="00B35430" w:rsidRPr="00E81BC0" w:rsidRDefault="00B35430">
            <w:pPr>
              <w:spacing w:after="0" w:line="240" w:lineRule="auto"/>
              <w:jc w:val="center"/>
              <w:rPr>
                <w:ins w:id="1407" w:author="Samylla Oliveira" w:date="2020-08-03T13:19:00Z"/>
                <w:rFonts w:ascii="Times New Roman" w:hAnsi="Times New Roman" w:cs="Times New Roman"/>
                <w:sz w:val="20"/>
                <w:szCs w:val="20"/>
                <w:lang w:val="pt-BR"/>
                <w:rPrChange w:id="1408" w:author="Samylla Oliveira" w:date="2020-08-03T13:54:00Z">
                  <w:rPr>
                    <w:ins w:id="1409" w:author="Samylla Oliveira" w:date="2020-08-03T13:19:00Z"/>
                    <w:rFonts w:ascii="Times New Roman" w:hAnsi="Times New Roman" w:cs="Times New Roman"/>
                    <w:b/>
                    <w:lang w:val="pt-BR"/>
                  </w:rPr>
                </w:rPrChange>
              </w:rPr>
              <w:pPrChange w:id="1410" w:author="Samylla Oliveira" w:date="2020-08-03T14:04:00Z">
                <w:pPr>
                  <w:jc w:val="center"/>
                </w:pPr>
              </w:pPrChange>
            </w:pPr>
          </w:p>
        </w:tc>
        <w:tc>
          <w:tcPr>
            <w:tcW w:w="1338" w:type="dxa"/>
            <w:vAlign w:val="center"/>
            <w:tcPrChange w:id="1411" w:author="Allan Clemente de Souza" w:date="2020-10-04T22:18:00Z">
              <w:tcPr>
                <w:tcW w:w="1380" w:type="dxa"/>
                <w:gridSpan w:val="3"/>
                <w:vAlign w:val="center"/>
              </w:tcPr>
            </w:tcPrChange>
          </w:tcPr>
          <w:p w14:paraId="5E1CB4E9" w14:textId="20DB6029" w:rsidR="00B35430" w:rsidRPr="00E81BC0" w:rsidRDefault="00B35430">
            <w:pPr>
              <w:spacing w:after="0" w:line="240" w:lineRule="auto"/>
              <w:jc w:val="center"/>
              <w:rPr>
                <w:ins w:id="1412" w:author="Samylla Oliveira" w:date="2020-08-03T13:19:00Z"/>
                <w:rFonts w:ascii="Times New Roman" w:hAnsi="Times New Roman" w:cs="Times New Roman"/>
                <w:sz w:val="20"/>
                <w:szCs w:val="20"/>
                <w:lang w:val="pt-BR"/>
                <w:rPrChange w:id="1413" w:author="Samylla Oliveira" w:date="2020-08-03T13:54:00Z">
                  <w:rPr>
                    <w:ins w:id="1414" w:author="Samylla Oliveira" w:date="2020-08-03T13:19:00Z"/>
                    <w:rFonts w:ascii="Times New Roman" w:hAnsi="Times New Roman" w:cs="Times New Roman"/>
                    <w:b/>
                    <w:lang w:val="pt-BR"/>
                  </w:rPr>
                </w:rPrChange>
              </w:rPr>
              <w:pPrChange w:id="1415" w:author="Samylla Oliveira" w:date="2020-08-03T14:04:00Z">
                <w:pPr>
                  <w:jc w:val="center"/>
                </w:pPr>
              </w:pPrChange>
            </w:pPr>
            <w:ins w:id="1416" w:author="Samylla Oliveira" w:date="2020-08-03T13:24:00Z">
              <w:r w:rsidRPr="00E81BC0">
                <w:rPr>
                  <w:rFonts w:ascii="Times New Roman" w:hAnsi="Times New Roman" w:cs="Times New Roman"/>
                  <w:sz w:val="20"/>
                  <w:szCs w:val="20"/>
                  <w:lang w:val="pt-BR"/>
                  <w:rPrChange w:id="1417" w:author="Samylla Oliveira" w:date="2020-08-03T13:54:00Z">
                    <w:rPr>
                      <w:rFonts w:ascii="Times New Roman" w:hAnsi="Times New Roman" w:cs="Times New Roman"/>
                      <w:b/>
                      <w:lang w:val="pt-BR"/>
                    </w:rPr>
                  </w:rPrChange>
                </w:rPr>
                <w:t>Mesocosmo</w:t>
              </w:r>
            </w:ins>
            <w:ins w:id="1418" w:author="Samylla Oliveira" w:date="2020-08-03T13:25:00Z">
              <w:r w:rsidRPr="00E81BC0">
                <w:rPr>
                  <w:rFonts w:ascii="Times New Roman" w:hAnsi="Times New Roman" w:cs="Times New Roman"/>
                  <w:sz w:val="20"/>
                  <w:szCs w:val="20"/>
                  <w:lang w:val="pt-BR"/>
                  <w:rPrChange w:id="1419" w:author="Samylla Oliveira" w:date="2020-08-03T13:54:00Z">
                    <w:rPr>
                      <w:rFonts w:ascii="Times New Roman" w:hAnsi="Times New Roman" w:cs="Times New Roman"/>
                      <w:b/>
                      <w:lang w:val="pt-BR"/>
                    </w:rPr>
                  </w:rPrChange>
                </w:rPr>
                <w:t>s</w:t>
              </w:r>
            </w:ins>
            <w:ins w:id="1420" w:author="Samylla Oliveira" w:date="2020-08-03T13:24:00Z">
              <w:r w:rsidRPr="00E81BC0">
                <w:rPr>
                  <w:rFonts w:ascii="Times New Roman" w:hAnsi="Times New Roman" w:cs="Times New Roman"/>
                  <w:sz w:val="20"/>
                  <w:szCs w:val="20"/>
                  <w:lang w:val="pt-BR"/>
                  <w:rPrChange w:id="1421" w:author="Samylla Oliveira" w:date="2020-08-03T13:54:00Z">
                    <w:rPr>
                      <w:rFonts w:ascii="Times New Roman" w:hAnsi="Times New Roman" w:cs="Times New Roman"/>
                      <w:b/>
                      <w:lang w:val="pt-BR"/>
                    </w:rPr>
                  </w:rPrChange>
                </w:rPr>
                <w:t xml:space="preserve"> controle</w:t>
              </w:r>
            </w:ins>
          </w:p>
        </w:tc>
        <w:tc>
          <w:tcPr>
            <w:tcW w:w="1108" w:type="dxa"/>
            <w:vAlign w:val="center"/>
            <w:tcPrChange w:id="1422" w:author="Allan Clemente de Souza" w:date="2020-10-04T22:18:00Z">
              <w:tcPr>
                <w:tcW w:w="993" w:type="dxa"/>
                <w:vAlign w:val="center"/>
              </w:tcPr>
            </w:tcPrChange>
          </w:tcPr>
          <w:p w14:paraId="5C90D7EE" w14:textId="24333E7A" w:rsidR="00DF5B1A" w:rsidRDefault="004F2FFF">
            <w:pPr>
              <w:spacing w:after="0" w:line="240" w:lineRule="auto"/>
              <w:jc w:val="center"/>
              <w:rPr>
                <w:ins w:id="1423" w:author="Samylla Oliveira" w:date="2020-08-26T11:28:00Z"/>
                <w:rFonts w:ascii="Times New Roman" w:hAnsi="Times New Roman" w:cs="Times New Roman"/>
                <w:sz w:val="20"/>
                <w:szCs w:val="20"/>
                <w:lang w:val="pt-BR"/>
              </w:rPr>
              <w:pPrChange w:id="1424" w:author="Samylla Oliveira" w:date="2020-08-03T14:04:00Z">
                <w:pPr>
                  <w:jc w:val="center"/>
                </w:pPr>
              </w:pPrChange>
            </w:pPr>
            <w:ins w:id="1425" w:author="Samylla Oliveira" w:date="2020-08-27T11:27:00Z">
              <w:r>
                <w:rPr>
                  <w:rFonts w:ascii="Times New Roman" w:hAnsi="Times New Roman" w:cs="Times New Roman"/>
                  <w:sz w:val="20"/>
                  <w:szCs w:val="20"/>
                  <w:lang w:val="pt-BR"/>
                </w:rPr>
                <w:t>292</w:t>
              </w:r>
            </w:ins>
            <w:ins w:id="1426" w:author="Samylla Oliveira" w:date="2020-08-26T10:58:00Z">
              <w:r w:rsidR="002E682D">
                <w:rPr>
                  <w:rFonts w:ascii="Times New Roman" w:hAnsi="Times New Roman" w:cs="Times New Roman"/>
                  <w:sz w:val="20"/>
                  <w:szCs w:val="20"/>
                  <w:lang w:val="pt-BR"/>
                </w:rPr>
                <w:t xml:space="preserve"> </w:t>
              </w:r>
            </w:ins>
          </w:p>
          <w:p w14:paraId="4733F451" w14:textId="77777777" w:rsidR="00B35430" w:rsidRDefault="00825239">
            <w:pPr>
              <w:spacing w:after="0" w:line="240" w:lineRule="auto"/>
              <w:jc w:val="center"/>
              <w:rPr>
                <w:ins w:id="1427" w:author="Allan Clemente de Souza" w:date="2020-10-04T22:37:00Z"/>
                <w:rFonts w:ascii="Times New Roman" w:hAnsi="Times New Roman" w:cs="Times New Roman"/>
                <w:sz w:val="20"/>
                <w:szCs w:val="20"/>
                <w:lang w:val="pt-BR"/>
              </w:rPr>
            </w:pPr>
            <w:ins w:id="1428" w:author="Samylla Oliveira" w:date="2020-08-25T16:30:00Z">
              <w:r>
                <w:rPr>
                  <w:rFonts w:ascii="Times New Roman" w:hAnsi="Times New Roman" w:cs="Times New Roman"/>
                  <w:sz w:val="20"/>
                  <w:szCs w:val="20"/>
                  <w:lang w:val="pt-BR"/>
                </w:rPr>
                <w:t xml:space="preserve">(± </w:t>
              </w:r>
            </w:ins>
            <w:ins w:id="1429" w:author="Samylla Oliveira" w:date="2020-08-27T11:29:00Z">
              <w:r w:rsidR="004F2FFF">
                <w:rPr>
                  <w:rFonts w:ascii="Times New Roman" w:hAnsi="Times New Roman" w:cs="Times New Roman"/>
                  <w:sz w:val="20"/>
                  <w:szCs w:val="20"/>
                  <w:lang w:val="pt-BR"/>
                </w:rPr>
                <w:t>44</w:t>
              </w:r>
            </w:ins>
            <w:ins w:id="1430" w:author="Samylla Oliveira" w:date="2020-08-27T11:53:00Z">
              <w:r w:rsidR="00C72233">
                <w:rPr>
                  <w:rFonts w:ascii="Times New Roman" w:hAnsi="Times New Roman" w:cs="Times New Roman"/>
                  <w:sz w:val="20"/>
                  <w:szCs w:val="20"/>
                  <w:lang w:val="pt-BR"/>
                </w:rPr>
                <w:t>,00</w:t>
              </w:r>
            </w:ins>
            <w:ins w:id="1431" w:author="Samylla Oliveira" w:date="2020-08-25T16:30:00Z">
              <w:r>
                <w:rPr>
                  <w:rFonts w:ascii="Times New Roman" w:hAnsi="Times New Roman" w:cs="Times New Roman"/>
                  <w:sz w:val="20"/>
                  <w:szCs w:val="20"/>
                  <w:lang w:val="pt-BR"/>
                </w:rPr>
                <w:t>)</w:t>
              </w:r>
            </w:ins>
          </w:p>
          <w:p w14:paraId="0E5543FC" w14:textId="35BDD656" w:rsidR="00C25F08" w:rsidRPr="00E81BC0" w:rsidRDefault="00C25F08">
            <w:pPr>
              <w:spacing w:after="0" w:line="240" w:lineRule="auto"/>
              <w:jc w:val="center"/>
              <w:rPr>
                <w:ins w:id="1432" w:author="Samylla Oliveira" w:date="2020-08-03T13:19:00Z"/>
                <w:rFonts w:ascii="Times New Roman" w:hAnsi="Times New Roman" w:cs="Times New Roman"/>
                <w:sz w:val="20"/>
                <w:szCs w:val="20"/>
                <w:lang w:val="pt-BR"/>
                <w:rPrChange w:id="1433" w:author="Samylla Oliveira" w:date="2020-08-03T13:54:00Z">
                  <w:rPr>
                    <w:ins w:id="1434" w:author="Samylla Oliveira" w:date="2020-08-03T13:19:00Z"/>
                    <w:rFonts w:ascii="Times New Roman" w:hAnsi="Times New Roman" w:cs="Times New Roman"/>
                    <w:b/>
                    <w:lang w:val="pt-BR"/>
                  </w:rPr>
                </w:rPrChange>
              </w:rPr>
              <w:pPrChange w:id="1435" w:author="Samylla Oliveira" w:date="2020-08-27T11:29:00Z">
                <w:pPr>
                  <w:jc w:val="center"/>
                </w:pPr>
              </w:pPrChange>
            </w:pPr>
            <w:ins w:id="1436" w:author="Allan Clemente de Souza" w:date="2020-10-04T22:37:00Z">
              <w:r>
                <w:rPr>
                  <w:rFonts w:ascii="Times New Roman" w:hAnsi="Times New Roman" w:cs="Times New Roman"/>
                  <w:sz w:val="20"/>
                  <w:szCs w:val="20"/>
                  <w:lang w:val="pt-BR"/>
                </w:rPr>
                <w:t>P</w:t>
              </w:r>
            </w:ins>
          </w:p>
        </w:tc>
        <w:tc>
          <w:tcPr>
            <w:tcW w:w="968" w:type="dxa"/>
            <w:vAlign w:val="center"/>
            <w:tcPrChange w:id="1437" w:author="Allan Clemente de Souza" w:date="2020-10-04T22:18:00Z">
              <w:tcPr>
                <w:tcW w:w="1156" w:type="dxa"/>
                <w:vAlign w:val="center"/>
              </w:tcPr>
            </w:tcPrChange>
          </w:tcPr>
          <w:p w14:paraId="3C00C151" w14:textId="77777777" w:rsidR="004F2FFF" w:rsidRDefault="00C72233">
            <w:pPr>
              <w:spacing w:after="0" w:line="240" w:lineRule="auto"/>
              <w:jc w:val="center"/>
              <w:rPr>
                <w:ins w:id="1438" w:author="Samylla Oliveira" w:date="2020-08-27T11:52:00Z"/>
                <w:rFonts w:ascii="Times New Roman" w:hAnsi="Times New Roman" w:cs="Times New Roman"/>
                <w:sz w:val="20"/>
                <w:szCs w:val="20"/>
                <w:lang w:val="pt-BR"/>
              </w:rPr>
              <w:pPrChange w:id="1439" w:author="Samylla Oliveira" w:date="2020-08-27T11:34:00Z">
                <w:pPr>
                  <w:jc w:val="center"/>
                </w:pPr>
              </w:pPrChange>
            </w:pPr>
            <w:ins w:id="1440" w:author="Samylla Oliveira" w:date="2020-08-27T11:51:00Z">
              <w:r>
                <w:rPr>
                  <w:rFonts w:ascii="Times New Roman" w:hAnsi="Times New Roman" w:cs="Times New Roman"/>
                  <w:sz w:val="20"/>
                  <w:szCs w:val="20"/>
                  <w:lang w:val="pt-BR"/>
                </w:rPr>
                <w:t>61</w:t>
              </w:r>
            </w:ins>
          </w:p>
          <w:p w14:paraId="4962DC37" w14:textId="77777777" w:rsidR="00C72233" w:rsidRDefault="00C72233">
            <w:pPr>
              <w:spacing w:after="0" w:line="240" w:lineRule="auto"/>
              <w:jc w:val="center"/>
              <w:rPr>
                <w:ins w:id="1441" w:author="Allan Clemente de Souza" w:date="2020-10-04T22:37:00Z"/>
                <w:rFonts w:ascii="Times New Roman" w:hAnsi="Times New Roman" w:cs="Times New Roman"/>
                <w:sz w:val="20"/>
                <w:szCs w:val="20"/>
                <w:lang w:val="pt-BR"/>
              </w:rPr>
            </w:pPr>
            <w:ins w:id="1442" w:author="Samylla Oliveira" w:date="2020-08-27T11:52:00Z">
              <w:r>
                <w:rPr>
                  <w:rFonts w:ascii="Times New Roman" w:hAnsi="Times New Roman" w:cs="Times New Roman"/>
                  <w:sz w:val="20"/>
                  <w:szCs w:val="20"/>
                  <w:lang w:val="pt-BR"/>
                </w:rPr>
                <w:t>(± 4,00)</w:t>
              </w:r>
            </w:ins>
          </w:p>
          <w:p w14:paraId="781DDF41" w14:textId="6373DCC6" w:rsidR="00C25F08" w:rsidRPr="00E81BC0" w:rsidRDefault="00C25F08">
            <w:pPr>
              <w:spacing w:after="0" w:line="240" w:lineRule="auto"/>
              <w:jc w:val="center"/>
              <w:rPr>
                <w:ins w:id="1443" w:author="Samylla Oliveira" w:date="2020-08-03T13:19:00Z"/>
                <w:rFonts w:ascii="Times New Roman" w:hAnsi="Times New Roman" w:cs="Times New Roman"/>
                <w:sz w:val="20"/>
                <w:szCs w:val="20"/>
                <w:lang w:val="pt-BR"/>
                <w:rPrChange w:id="1444" w:author="Samylla Oliveira" w:date="2020-08-03T13:54:00Z">
                  <w:rPr>
                    <w:ins w:id="1445" w:author="Samylla Oliveira" w:date="2020-08-03T13:19:00Z"/>
                    <w:rFonts w:ascii="Times New Roman" w:hAnsi="Times New Roman" w:cs="Times New Roman"/>
                    <w:b/>
                    <w:lang w:val="pt-BR"/>
                  </w:rPr>
                </w:rPrChange>
              </w:rPr>
              <w:pPrChange w:id="1446" w:author="Samylla Oliveira" w:date="2020-08-27T11:34:00Z">
                <w:pPr>
                  <w:jc w:val="center"/>
                </w:pPr>
              </w:pPrChange>
            </w:pPr>
            <w:ins w:id="1447" w:author="Allan Clemente de Souza" w:date="2020-10-04T22:37:00Z">
              <w:r>
                <w:rPr>
                  <w:rFonts w:ascii="Times New Roman" w:hAnsi="Times New Roman" w:cs="Times New Roman"/>
                  <w:sz w:val="20"/>
                  <w:szCs w:val="20"/>
                  <w:lang w:val="pt-BR"/>
                </w:rPr>
                <w:t>P</w:t>
              </w:r>
            </w:ins>
          </w:p>
        </w:tc>
        <w:tc>
          <w:tcPr>
            <w:tcW w:w="968" w:type="dxa"/>
            <w:vAlign w:val="center"/>
            <w:tcPrChange w:id="1448" w:author="Allan Clemente de Souza" w:date="2020-10-04T22:18:00Z">
              <w:tcPr>
                <w:tcW w:w="985" w:type="dxa"/>
                <w:vAlign w:val="center"/>
              </w:tcPr>
            </w:tcPrChange>
          </w:tcPr>
          <w:p w14:paraId="18B85853" w14:textId="77777777" w:rsidR="00B35430" w:rsidRDefault="00C758B5">
            <w:pPr>
              <w:spacing w:after="0" w:line="240" w:lineRule="auto"/>
              <w:jc w:val="center"/>
              <w:rPr>
                <w:ins w:id="1449" w:author="Samylla Oliveira" w:date="2020-08-27T12:05:00Z"/>
                <w:rFonts w:ascii="Times New Roman" w:hAnsi="Times New Roman" w:cs="Times New Roman"/>
                <w:sz w:val="20"/>
                <w:szCs w:val="20"/>
                <w:lang w:val="pt-BR"/>
              </w:rPr>
              <w:pPrChange w:id="1450" w:author="Samylla Oliveira" w:date="2020-08-03T14:04:00Z">
                <w:pPr>
                  <w:jc w:val="center"/>
                </w:pPr>
              </w:pPrChange>
            </w:pPr>
            <w:ins w:id="1451" w:author="Samylla Oliveira" w:date="2020-08-27T12:05:00Z">
              <w:r>
                <w:rPr>
                  <w:rFonts w:ascii="Times New Roman" w:hAnsi="Times New Roman" w:cs="Times New Roman"/>
                  <w:sz w:val="20"/>
                  <w:szCs w:val="20"/>
                  <w:lang w:val="pt-BR"/>
                </w:rPr>
                <w:t>89</w:t>
              </w:r>
            </w:ins>
          </w:p>
          <w:p w14:paraId="0D5C7D21" w14:textId="77777777" w:rsidR="00C758B5" w:rsidRDefault="00C758B5">
            <w:pPr>
              <w:spacing w:after="0" w:line="240" w:lineRule="auto"/>
              <w:jc w:val="center"/>
              <w:rPr>
                <w:ins w:id="1452" w:author="Allan Clemente de Souza" w:date="2020-10-04T22:37:00Z"/>
                <w:rFonts w:ascii="Times New Roman" w:hAnsi="Times New Roman" w:cs="Times New Roman"/>
                <w:sz w:val="20"/>
                <w:szCs w:val="20"/>
                <w:lang w:val="pt-BR"/>
              </w:rPr>
            </w:pPr>
            <w:ins w:id="1453" w:author="Samylla Oliveira" w:date="2020-08-27T12:05:00Z">
              <w:r>
                <w:rPr>
                  <w:rFonts w:ascii="Times New Roman" w:hAnsi="Times New Roman" w:cs="Times New Roman"/>
                  <w:sz w:val="20"/>
                  <w:szCs w:val="20"/>
                  <w:lang w:val="pt-BR"/>
                </w:rPr>
                <w:t>(± 31,00)</w:t>
              </w:r>
            </w:ins>
          </w:p>
          <w:p w14:paraId="2D0AB01C" w14:textId="3039119D" w:rsidR="00C25F08" w:rsidRPr="00E81BC0" w:rsidRDefault="00C25F08">
            <w:pPr>
              <w:spacing w:after="0" w:line="240" w:lineRule="auto"/>
              <w:jc w:val="center"/>
              <w:rPr>
                <w:ins w:id="1454" w:author="Samylla Oliveira" w:date="2020-08-03T13:19:00Z"/>
                <w:rFonts w:ascii="Times New Roman" w:hAnsi="Times New Roman" w:cs="Times New Roman"/>
                <w:sz w:val="20"/>
                <w:szCs w:val="20"/>
                <w:lang w:val="pt-BR"/>
                <w:rPrChange w:id="1455" w:author="Samylla Oliveira" w:date="2020-08-03T13:54:00Z">
                  <w:rPr>
                    <w:ins w:id="1456" w:author="Samylla Oliveira" w:date="2020-08-03T13:19:00Z"/>
                    <w:rFonts w:ascii="Times New Roman" w:hAnsi="Times New Roman" w:cs="Times New Roman"/>
                    <w:b/>
                    <w:lang w:val="pt-BR"/>
                  </w:rPr>
                </w:rPrChange>
              </w:rPr>
              <w:pPrChange w:id="1457" w:author="Samylla Oliveira" w:date="2020-08-03T14:04:00Z">
                <w:pPr>
                  <w:jc w:val="center"/>
                </w:pPr>
              </w:pPrChange>
            </w:pPr>
            <w:ins w:id="1458" w:author="Allan Clemente de Souza" w:date="2020-10-04T22:37:00Z">
              <w:r>
                <w:rPr>
                  <w:rFonts w:ascii="Times New Roman" w:hAnsi="Times New Roman" w:cs="Times New Roman"/>
                  <w:sz w:val="20"/>
                  <w:szCs w:val="20"/>
                  <w:lang w:val="pt-BR"/>
                </w:rPr>
                <w:t>p</w:t>
              </w:r>
            </w:ins>
          </w:p>
        </w:tc>
        <w:tc>
          <w:tcPr>
            <w:tcW w:w="968" w:type="dxa"/>
            <w:vAlign w:val="center"/>
            <w:tcPrChange w:id="1459" w:author="Allan Clemente de Souza" w:date="2020-10-04T22:18:00Z">
              <w:tcPr>
                <w:tcW w:w="985" w:type="dxa"/>
                <w:vAlign w:val="center"/>
              </w:tcPr>
            </w:tcPrChange>
          </w:tcPr>
          <w:p w14:paraId="4A6812CB" w14:textId="77777777" w:rsidR="00B35430" w:rsidRDefault="00CB004E">
            <w:pPr>
              <w:spacing w:after="0" w:line="240" w:lineRule="auto"/>
              <w:jc w:val="center"/>
              <w:rPr>
                <w:ins w:id="1460" w:author="Samylla Oliveira" w:date="2020-08-27T12:08:00Z"/>
                <w:rFonts w:ascii="Times New Roman" w:hAnsi="Times New Roman" w:cs="Times New Roman"/>
                <w:sz w:val="20"/>
                <w:szCs w:val="20"/>
                <w:lang w:val="pt-BR"/>
              </w:rPr>
              <w:pPrChange w:id="1461" w:author="Samylla Oliveira" w:date="2020-08-03T14:04:00Z">
                <w:pPr>
                  <w:jc w:val="center"/>
                </w:pPr>
              </w:pPrChange>
            </w:pPr>
            <w:ins w:id="1462" w:author="Samylla Oliveira" w:date="2020-08-27T12:08:00Z">
              <w:r>
                <w:rPr>
                  <w:rFonts w:ascii="Times New Roman" w:hAnsi="Times New Roman" w:cs="Times New Roman"/>
                  <w:sz w:val="20"/>
                  <w:szCs w:val="20"/>
                  <w:lang w:val="pt-BR"/>
                </w:rPr>
                <w:t>119</w:t>
              </w:r>
            </w:ins>
          </w:p>
          <w:p w14:paraId="750BD7FF" w14:textId="77777777" w:rsidR="00CB004E" w:rsidRDefault="00CB004E">
            <w:pPr>
              <w:spacing w:after="0" w:line="240" w:lineRule="auto"/>
              <w:jc w:val="center"/>
              <w:rPr>
                <w:ins w:id="1463" w:author="Allan Clemente de Souza" w:date="2020-10-04T22:38:00Z"/>
                <w:rFonts w:ascii="Times New Roman" w:hAnsi="Times New Roman" w:cs="Times New Roman"/>
                <w:sz w:val="20"/>
                <w:szCs w:val="20"/>
                <w:lang w:val="pt-BR"/>
              </w:rPr>
            </w:pPr>
            <w:ins w:id="1464" w:author="Samylla Oliveira" w:date="2020-08-27T12:08:00Z">
              <w:r>
                <w:rPr>
                  <w:rFonts w:ascii="Times New Roman" w:hAnsi="Times New Roman" w:cs="Times New Roman"/>
                  <w:sz w:val="20"/>
                  <w:szCs w:val="20"/>
                  <w:lang w:val="pt-BR"/>
                </w:rPr>
                <w:t>(± 12,00)</w:t>
              </w:r>
            </w:ins>
          </w:p>
          <w:p w14:paraId="0E12E071" w14:textId="626A45D9" w:rsidR="00C25F08" w:rsidRPr="00E81BC0" w:rsidRDefault="00C25F08">
            <w:pPr>
              <w:spacing w:after="0" w:line="240" w:lineRule="auto"/>
              <w:jc w:val="center"/>
              <w:rPr>
                <w:ins w:id="1465" w:author="Samylla Oliveira" w:date="2020-08-03T13:19:00Z"/>
                <w:rFonts w:ascii="Times New Roman" w:hAnsi="Times New Roman" w:cs="Times New Roman"/>
                <w:sz w:val="20"/>
                <w:szCs w:val="20"/>
                <w:lang w:val="pt-BR"/>
                <w:rPrChange w:id="1466" w:author="Samylla Oliveira" w:date="2020-08-03T13:54:00Z">
                  <w:rPr>
                    <w:ins w:id="1467" w:author="Samylla Oliveira" w:date="2020-08-03T13:19:00Z"/>
                    <w:rFonts w:ascii="Times New Roman" w:hAnsi="Times New Roman" w:cs="Times New Roman"/>
                    <w:b/>
                    <w:lang w:val="pt-BR"/>
                  </w:rPr>
                </w:rPrChange>
              </w:rPr>
              <w:pPrChange w:id="1468" w:author="Samylla Oliveira" w:date="2020-08-03T14:04:00Z">
                <w:pPr>
                  <w:jc w:val="center"/>
                </w:pPr>
              </w:pPrChange>
            </w:pPr>
            <w:ins w:id="1469" w:author="Allan Clemente de Souza" w:date="2020-10-04T22:38:00Z">
              <w:r>
                <w:rPr>
                  <w:rFonts w:ascii="Times New Roman" w:hAnsi="Times New Roman" w:cs="Times New Roman"/>
                  <w:sz w:val="20"/>
                  <w:szCs w:val="20"/>
                  <w:lang w:val="pt-BR"/>
                </w:rPr>
                <w:t>p</w:t>
              </w:r>
            </w:ins>
          </w:p>
        </w:tc>
        <w:tc>
          <w:tcPr>
            <w:tcW w:w="1009" w:type="dxa"/>
            <w:vAlign w:val="center"/>
            <w:tcPrChange w:id="1470" w:author="Allan Clemente de Souza" w:date="2020-10-04T22:18:00Z">
              <w:tcPr>
                <w:tcW w:w="840" w:type="dxa"/>
                <w:gridSpan w:val="2"/>
                <w:vAlign w:val="center"/>
              </w:tcPr>
            </w:tcPrChange>
          </w:tcPr>
          <w:p w14:paraId="674B71D2" w14:textId="77777777" w:rsidR="00B35430" w:rsidRDefault="008F557A">
            <w:pPr>
              <w:spacing w:after="0" w:line="240" w:lineRule="auto"/>
              <w:jc w:val="center"/>
              <w:rPr>
                <w:ins w:id="1471" w:author="Samylla Oliveira" w:date="2020-08-27T12:14:00Z"/>
                <w:rFonts w:ascii="Times New Roman" w:hAnsi="Times New Roman" w:cs="Times New Roman"/>
                <w:sz w:val="20"/>
                <w:szCs w:val="20"/>
                <w:lang w:val="pt-BR"/>
              </w:rPr>
              <w:pPrChange w:id="1472" w:author="Samylla Oliveira" w:date="2020-08-03T14:04:00Z">
                <w:pPr>
                  <w:jc w:val="center"/>
                </w:pPr>
              </w:pPrChange>
            </w:pPr>
            <w:ins w:id="1473" w:author="Samylla Oliveira" w:date="2020-08-27T12:14:00Z">
              <w:r>
                <w:rPr>
                  <w:rFonts w:ascii="Times New Roman" w:hAnsi="Times New Roman" w:cs="Times New Roman"/>
                  <w:sz w:val="20"/>
                  <w:szCs w:val="20"/>
                  <w:lang w:val="pt-BR"/>
                </w:rPr>
                <w:t>184</w:t>
              </w:r>
            </w:ins>
          </w:p>
          <w:p w14:paraId="70243B0B" w14:textId="77777777" w:rsidR="008F557A" w:rsidRDefault="008F557A">
            <w:pPr>
              <w:spacing w:after="0" w:line="240" w:lineRule="auto"/>
              <w:jc w:val="center"/>
              <w:rPr>
                <w:ins w:id="1474" w:author="Allan Clemente de Souza" w:date="2020-10-04T22:38:00Z"/>
                <w:rFonts w:ascii="Times New Roman" w:hAnsi="Times New Roman" w:cs="Times New Roman"/>
                <w:sz w:val="20"/>
                <w:szCs w:val="20"/>
                <w:lang w:val="pt-BR"/>
              </w:rPr>
            </w:pPr>
            <w:ins w:id="1475" w:author="Samylla Oliveira" w:date="2020-08-27T12:14:00Z">
              <w:r>
                <w:rPr>
                  <w:rFonts w:ascii="Times New Roman" w:hAnsi="Times New Roman" w:cs="Times New Roman"/>
                  <w:sz w:val="20"/>
                  <w:szCs w:val="20"/>
                  <w:lang w:val="pt-BR"/>
                </w:rPr>
                <w:t>(±130,00)</w:t>
              </w:r>
            </w:ins>
          </w:p>
          <w:p w14:paraId="6D345576" w14:textId="77777777" w:rsidR="00C25F08" w:rsidRDefault="00C25F08">
            <w:pPr>
              <w:spacing w:after="0" w:line="240" w:lineRule="auto"/>
              <w:jc w:val="center"/>
              <w:rPr>
                <w:ins w:id="1476" w:author="Allan Clemente de Souza" w:date="2020-10-04T22:38:00Z"/>
                <w:rFonts w:ascii="Times New Roman" w:hAnsi="Times New Roman" w:cs="Times New Roman"/>
                <w:sz w:val="20"/>
                <w:szCs w:val="20"/>
                <w:lang w:val="pt-BR"/>
              </w:rPr>
            </w:pPr>
          </w:p>
          <w:p w14:paraId="0539005C" w14:textId="2AFF39B4" w:rsidR="00C25F08" w:rsidRPr="00E81BC0" w:rsidRDefault="00C25F08">
            <w:pPr>
              <w:spacing w:after="0" w:line="240" w:lineRule="auto"/>
              <w:jc w:val="center"/>
              <w:rPr>
                <w:ins w:id="1477" w:author="Samylla Oliveira" w:date="2020-08-03T13:19:00Z"/>
                <w:rFonts w:ascii="Times New Roman" w:hAnsi="Times New Roman" w:cs="Times New Roman"/>
                <w:sz w:val="20"/>
                <w:szCs w:val="20"/>
                <w:lang w:val="pt-BR"/>
                <w:rPrChange w:id="1478" w:author="Samylla Oliveira" w:date="2020-08-03T13:54:00Z">
                  <w:rPr>
                    <w:ins w:id="1479" w:author="Samylla Oliveira" w:date="2020-08-03T13:19:00Z"/>
                    <w:rFonts w:ascii="Times New Roman" w:hAnsi="Times New Roman" w:cs="Times New Roman"/>
                    <w:b/>
                    <w:lang w:val="pt-BR"/>
                  </w:rPr>
                </w:rPrChange>
              </w:rPr>
              <w:pPrChange w:id="1480" w:author="Samylla Oliveira" w:date="2020-08-03T14:04:00Z">
                <w:pPr>
                  <w:jc w:val="center"/>
                </w:pPr>
              </w:pPrChange>
            </w:pPr>
            <w:ins w:id="1481" w:author="Allan Clemente de Souza" w:date="2020-10-04T22:38:00Z">
              <w:r>
                <w:rPr>
                  <w:rFonts w:ascii="Times New Roman" w:hAnsi="Times New Roman" w:cs="Times New Roman"/>
                  <w:sz w:val="20"/>
                  <w:szCs w:val="20"/>
                  <w:lang w:val="pt-BR"/>
                </w:rPr>
                <w:t>P</w:t>
              </w:r>
            </w:ins>
          </w:p>
        </w:tc>
        <w:tc>
          <w:tcPr>
            <w:tcW w:w="975" w:type="dxa"/>
            <w:vAlign w:val="center"/>
            <w:tcPrChange w:id="1482" w:author="Allan Clemente de Souza" w:date="2020-10-04T22:18:00Z">
              <w:tcPr>
                <w:tcW w:w="718" w:type="dxa"/>
                <w:vAlign w:val="center"/>
              </w:tcPr>
            </w:tcPrChange>
          </w:tcPr>
          <w:p w14:paraId="7E3D667D" w14:textId="77777777" w:rsidR="00B35430" w:rsidRDefault="008F557A">
            <w:pPr>
              <w:spacing w:after="0" w:line="240" w:lineRule="auto"/>
              <w:jc w:val="center"/>
              <w:rPr>
                <w:ins w:id="1483" w:author="Samylla Oliveira" w:date="2020-08-27T12:17:00Z"/>
                <w:rFonts w:ascii="Times New Roman" w:hAnsi="Times New Roman" w:cs="Times New Roman"/>
                <w:sz w:val="20"/>
                <w:szCs w:val="20"/>
                <w:lang w:val="pt-BR"/>
              </w:rPr>
              <w:pPrChange w:id="1484" w:author="Samylla Oliveira" w:date="2020-08-03T14:04:00Z">
                <w:pPr>
                  <w:jc w:val="center"/>
                </w:pPr>
              </w:pPrChange>
            </w:pPr>
            <w:ins w:id="1485" w:author="Samylla Oliveira" w:date="2020-08-27T12:17:00Z">
              <w:r>
                <w:rPr>
                  <w:rFonts w:ascii="Times New Roman" w:hAnsi="Times New Roman" w:cs="Times New Roman"/>
                  <w:sz w:val="20"/>
                  <w:szCs w:val="20"/>
                  <w:lang w:val="pt-BR"/>
                </w:rPr>
                <w:t>99</w:t>
              </w:r>
            </w:ins>
          </w:p>
          <w:p w14:paraId="18804F4C" w14:textId="77777777" w:rsidR="008F557A" w:rsidRDefault="008F557A">
            <w:pPr>
              <w:spacing w:after="0" w:line="240" w:lineRule="auto"/>
              <w:jc w:val="center"/>
              <w:rPr>
                <w:ins w:id="1486" w:author="Allan Clemente de Souza" w:date="2020-10-04T22:38:00Z"/>
                <w:rFonts w:ascii="Times New Roman" w:hAnsi="Times New Roman" w:cs="Times New Roman"/>
                <w:sz w:val="20"/>
                <w:szCs w:val="20"/>
                <w:lang w:val="pt-BR"/>
              </w:rPr>
            </w:pPr>
            <w:ins w:id="1487" w:author="Samylla Oliveira" w:date="2020-08-27T12:17:00Z">
              <w:r>
                <w:rPr>
                  <w:rFonts w:ascii="Times New Roman" w:hAnsi="Times New Roman" w:cs="Times New Roman"/>
                  <w:sz w:val="20"/>
                  <w:szCs w:val="20"/>
                  <w:lang w:val="pt-BR"/>
                </w:rPr>
                <w:t>(± 19,00)</w:t>
              </w:r>
            </w:ins>
          </w:p>
          <w:p w14:paraId="76CF6A76" w14:textId="35A40B08" w:rsidR="00C25F08" w:rsidRPr="00E81BC0" w:rsidRDefault="00C25F08">
            <w:pPr>
              <w:spacing w:after="0" w:line="240" w:lineRule="auto"/>
              <w:jc w:val="center"/>
              <w:rPr>
                <w:ins w:id="1488" w:author="Samylla Oliveira" w:date="2020-08-03T13:19:00Z"/>
                <w:rFonts w:ascii="Times New Roman" w:hAnsi="Times New Roman" w:cs="Times New Roman"/>
                <w:sz w:val="20"/>
                <w:szCs w:val="20"/>
                <w:lang w:val="pt-BR"/>
                <w:rPrChange w:id="1489" w:author="Samylla Oliveira" w:date="2020-08-03T13:54:00Z">
                  <w:rPr>
                    <w:ins w:id="1490" w:author="Samylla Oliveira" w:date="2020-08-03T13:19:00Z"/>
                    <w:rFonts w:ascii="Times New Roman" w:hAnsi="Times New Roman" w:cs="Times New Roman"/>
                    <w:b/>
                    <w:lang w:val="pt-BR"/>
                  </w:rPr>
                </w:rPrChange>
              </w:rPr>
              <w:pPrChange w:id="1491" w:author="Samylla Oliveira" w:date="2020-08-03T14:04:00Z">
                <w:pPr>
                  <w:jc w:val="center"/>
                </w:pPr>
              </w:pPrChange>
            </w:pPr>
            <w:ins w:id="1492" w:author="Allan Clemente de Souza" w:date="2020-10-04T22:38:00Z">
              <w:r>
                <w:rPr>
                  <w:rFonts w:ascii="Times New Roman" w:hAnsi="Times New Roman" w:cs="Times New Roman"/>
                  <w:sz w:val="20"/>
                  <w:szCs w:val="20"/>
                  <w:lang w:val="pt-BR"/>
                </w:rPr>
                <w:t>P</w:t>
              </w:r>
            </w:ins>
          </w:p>
        </w:tc>
      </w:tr>
      <w:tr w:rsidR="007938D3" w14:paraId="1ACDFAB9" w14:textId="77777777" w:rsidTr="00053F87">
        <w:tblPrEx>
          <w:tblPrExChange w:id="1493" w:author="Allan Clemente de Souza" w:date="2020-10-04T22:18:00Z">
            <w:tblPrEx>
              <w:tblW w:w="8507" w:type="dxa"/>
            </w:tblPrEx>
          </w:tblPrExChange>
        </w:tblPrEx>
        <w:trPr>
          <w:trHeight w:val="170"/>
          <w:ins w:id="1494" w:author="Samylla Oliveira" w:date="2020-08-03T13:19:00Z"/>
          <w:trPrChange w:id="1495" w:author="Allan Clemente de Souza" w:date="2020-10-04T22:18:00Z">
            <w:trPr>
              <w:trHeight w:val="170"/>
            </w:trPr>
          </w:trPrChange>
        </w:trPr>
        <w:tc>
          <w:tcPr>
            <w:tcW w:w="1450" w:type="dxa"/>
            <w:vMerge/>
            <w:vAlign w:val="center"/>
            <w:tcPrChange w:id="1496" w:author="Allan Clemente de Souza" w:date="2020-10-04T22:18:00Z">
              <w:tcPr>
                <w:tcW w:w="1450" w:type="dxa"/>
                <w:vMerge/>
                <w:vAlign w:val="center"/>
              </w:tcPr>
            </w:tcPrChange>
          </w:tcPr>
          <w:p w14:paraId="75D09FDD" w14:textId="77777777" w:rsidR="00B35430" w:rsidRPr="00E81BC0" w:rsidRDefault="00B35430">
            <w:pPr>
              <w:spacing w:after="0" w:line="240" w:lineRule="auto"/>
              <w:jc w:val="center"/>
              <w:rPr>
                <w:ins w:id="1497" w:author="Samylla Oliveira" w:date="2020-08-03T13:19:00Z"/>
                <w:rFonts w:ascii="Times New Roman" w:hAnsi="Times New Roman" w:cs="Times New Roman"/>
                <w:sz w:val="20"/>
                <w:szCs w:val="20"/>
                <w:lang w:val="pt-BR"/>
                <w:rPrChange w:id="1498" w:author="Samylla Oliveira" w:date="2020-08-03T13:54:00Z">
                  <w:rPr>
                    <w:ins w:id="1499" w:author="Samylla Oliveira" w:date="2020-08-03T13:19:00Z"/>
                    <w:rFonts w:ascii="Times New Roman" w:hAnsi="Times New Roman" w:cs="Times New Roman"/>
                    <w:b/>
                    <w:lang w:val="pt-BR"/>
                  </w:rPr>
                </w:rPrChange>
              </w:rPr>
              <w:pPrChange w:id="1500" w:author="Samylla Oliveira" w:date="2020-08-03T14:04:00Z">
                <w:pPr>
                  <w:jc w:val="center"/>
                </w:pPr>
              </w:pPrChange>
            </w:pPr>
          </w:p>
        </w:tc>
        <w:tc>
          <w:tcPr>
            <w:tcW w:w="1338" w:type="dxa"/>
            <w:vAlign w:val="center"/>
            <w:tcPrChange w:id="1501" w:author="Allan Clemente de Souza" w:date="2020-10-04T22:18:00Z">
              <w:tcPr>
                <w:tcW w:w="1380" w:type="dxa"/>
                <w:gridSpan w:val="3"/>
                <w:vAlign w:val="center"/>
              </w:tcPr>
            </w:tcPrChange>
          </w:tcPr>
          <w:p w14:paraId="5F91C5EA" w14:textId="4EF922C9" w:rsidR="00B35430" w:rsidRPr="00E81BC0" w:rsidRDefault="00B35430">
            <w:pPr>
              <w:spacing w:after="0" w:line="240" w:lineRule="auto"/>
              <w:jc w:val="center"/>
              <w:rPr>
                <w:ins w:id="1502" w:author="Samylla Oliveira" w:date="2020-08-03T13:19:00Z"/>
                <w:rFonts w:ascii="Times New Roman" w:hAnsi="Times New Roman" w:cs="Times New Roman"/>
                <w:sz w:val="20"/>
                <w:szCs w:val="20"/>
                <w:lang w:val="pt-BR"/>
                <w:rPrChange w:id="1503" w:author="Samylla Oliveira" w:date="2020-08-03T13:54:00Z">
                  <w:rPr>
                    <w:ins w:id="1504" w:author="Samylla Oliveira" w:date="2020-08-03T13:19:00Z"/>
                    <w:rFonts w:ascii="Times New Roman" w:hAnsi="Times New Roman" w:cs="Times New Roman"/>
                    <w:b/>
                    <w:lang w:val="pt-BR"/>
                  </w:rPr>
                </w:rPrChange>
              </w:rPr>
              <w:pPrChange w:id="1505" w:author="Samylla Oliveira" w:date="2020-08-03T14:04:00Z">
                <w:pPr>
                  <w:jc w:val="center"/>
                </w:pPr>
              </w:pPrChange>
            </w:pPr>
            <w:ins w:id="1506" w:author="Samylla Oliveira" w:date="2020-08-03T13:25:00Z">
              <w:r w:rsidRPr="00E81BC0">
                <w:rPr>
                  <w:rFonts w:ascii="Times New Roman" w:hAnsi="Times New Roman" w:cs="Times New Roman"/>
                  <w:sz w:val="20"/>
                  <w:szCs w:val="20"/>
                  <w:lang w:val="pt-BR"/>
                  <w:rPrChange w:id="1507" w:author="Samylla Oliveira" w:date="2020-08-03T13:54:00Z">
                    <w:rPr>
                      <w:rFonts w:ascii="Times New Roman" w:hAnsi="Times New Roman" w:cs="Times New Roman"/>
                      <w:b/>
                      <w:lang w:val="pt-BR"/>
                    </w:rPr>
                  </w:rPrChange>
                </w:rPr>
                <w:t>Mesocosmos tratamento</w:t>
              </w:r>
            </w:ins>
          </w:p>
        </w:tc>
        <w:tc>
          <w:tcPr>
            <w:tcW w:w="1108" w:type="dxa"/>
            <w:vAlign w:val="center"/>
            <w:tcPrChange w:id="1508" w:author="Allan Clemente de Souza" w:date="2020-10-04T22:18:00Z">
              <w:tcPr>
                <w:tcW w:w="993" w:type="dxa"/>
                <w:vAlign w:val="center"/>
              </w:tcPr>
            </w:tcPrChange>
          </w:tcPr>
          <w:p w14:paraId="29DF74BF" w14:textId="0A2D6DD1" w:rsidR="00E47F29" w:rsidRDefault="004F2FFF">
            <w:pPr>
              <w:spacing w:after="0" w:line="240" w:lineRule="auto"/>
              <w:jc w:val="center"/>
              <w:rPr>
                <w:ins w:id="1509" w:author="Samylla Oliveira" w:date="2020-08-26T11:26:00Z"/>
                <w:rFonts w:ascii="Times New Roman" w:hAnsi="Times New Roman" w:cs="Times New Roman"/>
                <w:sz w:val="20"/>
                <w:szCs w:val="20"/>
                <w:lang w:val="pt-BR"/>
              </w:rPr>
              <w:pPrChange w:id="1510" w:author="Samylla Oliveira" w:date="2020-08-03T14:04:00Z">
                <w:pPr>
                  <w:jc w:val="center"/>
                </w:pPr>
              </w:pPrChange>
            </w:pPr>
            <w:ins w:id="1511" w:author="Samylla Oliveira" w:date="2020-08-27T11:27:00Z">
              <w:r>
                <w:rPr>
                  <w:rFonts w:ascii="Times New Roman" w:hAnsi="Times New Roman" w:cs="Times New Roman"/>
                  <w:sz w:val="20"/>
                  <w:szCs w:val="20"/>
                  <w:lang w:val="pt-BR"/>
                </w:rPr>
                <w:t>267</w:t>
              </w:r>
            </w:ins>
          </w:p>
          <w:p w14:paraId="3CF612CB" w14:textId="77777777" w:rsidR="00B35430" w:rsidRDefault="00825239">
            <w:pPr>
              <w:spacing w:after="0" w:line="240" w:lineRule="auto"/>
              <w:jc w:val="center"/>
              <w:rPr>
                <w:ins w:id="1512" w:author="Allan Clemente de Souza" w:date="2020-10-04T22:52:00Z"/>
                <w:rFonts w:ascii="Times New Roman" w:hAnsi="Times New Roman" w:cs="Times New Roman"/>
                <w:sz w:val="20"/>
                <w:szCs w:val="20"/>
                <w:lang w:val="pt-BR"/>
              </w:rPr>
            </w:pPr>
            <w:ins w:id="1513" w:author="Samylla Oliveira" w:date="2020-08-25T16:28:00Z">
              <w:r>
                <w:rPr>
                  <w:rFonts w:ascii="Times New Roman" w:hAnsi="Times New Roman" w:cs="Times New Roman"/>
                  <w:sz w:val="20"/>
                  <w:szCs w:val="20"/>
                  <w:lang w:val="pt-BR"/>
                </w:rPr>
                <w:t>(</w:t>
              </w:r>
            </w:ins>
            <w:ins w:id="1514" w:author="Samylla Oliveira" w:date="2020-08-25T16:29:00Z">
              <w:r>
                <w:rPr>
                  <w:rFonts w:ascii="Times New Roman" w:hAnsi="Times New Roman" w:cs="Times New Roman"/>
                  <w:sz w:val="20"/>
                  <w:szCs w:val="20"/>
                  <w:lang w:val="pt-BR"/>
                </w:rPr>
                <w:t xml:space="preserve">± </w:t>
              </w:r>
            </w:ins>
            <w:ins w:id="1515" w:author="Samylla Oliveira" w:date="2020-08-26T11:27:00Z">
              <w:r w:rsidR="004F2FFF">
                <w:rPr>
                  <w:rFonts w:ascii="Times New Roman" w:hAnsi="Times New Roman" w:cs="Times New Roman"/>
                  <w:sz w:val="20"/>
                  <w:szCs w:val="20"/>
                  <w:lang w:val="pt-BR"/>
                </w:rPr>
                <w:t>2</w:t>
              </w:r>
              <w:r w:rsidR="00E47F29">
                <w:rPr>
                  <w:rFonts w:ascii="Times New Roman" w:hAnsi="Times New Roman" w:cs="Times New Roman"/>
                  <w:sz w:val="20"/>
                  <w:szCs w:val="20"/>
                  <w:lang w:val="pt-BR"/>
                </w:rPr>
                <w:t>3</w:t>
              </w:r>
            </w:ins>
            <w:ins w:id="1516" w:author="Samylla Oliveira" w:date="2020-08-27T11:53:00Z">
              <w:r w:rsidR="00C72233">
                <w:rPr>
                  <w:rFonts w:ascii="Times New Roman" w:hAnsi="Times New Roman" w:cs="Times New Roman"/>
                  <w:sz w:val="20"/>
                  <w:szCs w:val="20"/>
                  <w:lang w:val="pt-BR"/>
                </w:rPr>
                <w:t>,00</w:t>
              </w:r>
            </w:ins>
            <w:ins w:id="1517" w:author="Samylla Oliveira" w:date="2020-08-25T16:29:00Z">
              <w:r>
                <w:rPr>
                  <w:rFonts w:ascii="Times New Roman" w:hAnsi="Times New Roman" w:cs="Times New Roman"/>
                  <w:sz w:val="20"/>
                  <w:szCs w:val="20"/>
                  <w:lang w:val="pt-BR"/>
                </w:rPr>
                <w:t>)</w:t>
              </w:r>
            </w:ins>
          </w:p>
          <w:p w14:paraId="766279BF" w14:textId="473BBC54" w:rsidR="00106F2B" w:rsidRPr="00E81BC0" w:rsidRDefault="00106F2B">
            <w:pPr>
              <w:spacing w:after="0" w:line="240" w:lineRule="auto"/>
              <w:jc w:val="center"/>
              <w:rPr>
                <w:ins w:id="1518" w:author="Samylla Oliveira" w:date="2020-08-03T13:19:00Z"/>
                <w:rFonts w:ascii="Times New Roman" w:hAnsi="Times New Roman" w:cs="Times New Roman"/>
                <w:sz w:val="20"/>
                <w:szCs w:val="20"/>
                <w:lang w:val="pt-BR"/>
                <w:rPrChange w:id="1519" w:author="Samylla Oliveira" w:date="2020-08-03T13:54:00Z">
                  <w:rPr>
                    <w:ins w:id="1520" w:author="Samylla Oliveira" w:date="2020-08-03T13:19:00Z"/>
                    <w:rFonts w:ascii="Times New Roman" w:hAnsi="Times New Roman" w:cs="Times New Roman"/>
                    <w:b/>
                    <w:lang w:val="pt-BR"/>
                  </w:rPr>
                </w:rPrChange>
              </w:rPr>
              <w:pPrChange w:id="1521" w:author="Samylla Oliveira" w:date="2020-08-26T11:27:00Z">
                <w:pPr>
                  <w:jc w:val="center"/>
                </w:pPr>
              </w:pPrChange>
            </w:pPr>
            <w:ins w:id="1522" w:author="Allan Clemente de Souza" w:date="2020-10-04T22:52:00Z">
              <w:r>
                <w:rPr>
                  <w:rFonts w:ascii="Times New Roman" w:hAnsi="Times New Roman" w:cs="Times New Roman"/>
                  <w:sz w:val="20"/>
                  <w:szCs w:val="20"/>
                  <w:lang w:val="pt-BR"/>
                </w:rPr>
                <w:t>p</w:t>
              </w:r>
            </w:ins>
          </w:p>
        </w:tc>
        <w:tc>
          <w:tcPr>
            <w:tcW w:w="968" w:type="dxa"/>
            <w:vAlign w:val="center"/>
            <w:tcPrChange w:id="1523" w:author="Allan Clemente de Souza" w:date="2020-10-04T22:18:00Z">
              <w:tcPr>
                <w:tcW w:w="1156" w:type="dxa"/>
                <w:vAlign w:val="center"/>
              </w:tcPr>
            </w:tcPrChange>
          </w:tcPr>
          <w:p w14:paraId="17B5FD27" w14:textId="77777777" w:rsidR="004F2FFF" w:rsidRDefault="00C72233">
            <w:pPr>
              <w:spacing w:after="0" w:line="240" w:lineRule="auto"/>
              <w:jc w:val="center"/>
              <w:rPr>
                <w:ins w:id="1524" w:author="Samylla Oliveira" w:date="2020-08-27T11:53:00Z"/>
                <w:rFonts w:ascii="Times New Roman" w:hAnsi="Times New Roman" w:cs="Times New Roman"/>
                <w:sz w:val="20"/>
                <w:szCs w:val="20"/>
                <w:lang w:val="pt-BR"/>
              </w:rPr>
              <w:pPrChange w:id="1525" w:author="Samylla Oliveira" w:date="2020-08-03T14:04:00Z">
                <w:pPr>
                  <w:jc w:val="center"/>
                </w:pPr>
              </w:pPrChange>
            </w:pPr>
            <w:ins w:id="1526" w:author="Samylla Oliveira" w:date="2020-08-27T11:51:00Z">
              <w:r>
                <w:rPr>
                  <w:rFonts w:ascii="Times New Roman" w:hAnsi="Times New Roman" w:cs="Times New Roman"/>
                  <w:sz w:val="20"/>
                  <w:szCs w:val="20"/>
                  <w:lang w:val="pt-BR"/>
                </w:rPr>
                <w:t>21</w:t>
              </w:r>
            </w:ins>
          </w:p>
          <w:p w14:paraId="0645F9C0" w14:textId="77777777" w:rsidR="00C72233" w:rsidRDefault="00C72233">
            <w:pPr>
              <w:spacing w:after="0" w:line="240" w:lineRule="auto"/>
              <w:jc w:val="center"/>
              <w:rPr>
                <w:ins w:id="1527" w:author="Allan Clemente de Souza" w:date="2020-10-04T22:52:00Z"/>
                <w:rFonts w:ascii="Times New Roman" w:hAnsi="Times New Roman" w:cs="Times New Roman"/>
                <w:sz w:val="20"/>
                <w:szCs w:val="20"/>
                <w:lang w:val="pt-BR"/>
              </w:rPr>
            </w:pPr>
            <w:ins w:id="1528" w:author="Samylla Oliveira" w:date="2020-08-27T11:53:00Z">
              <w:r>
                <w:rPr>
                  <w:rFonts w:ascii="Times New Roman" w:hAnsi="Times New Roman" w:cs="Times New Roman"/>
                  <w:sz w:val="20"/>
                  <w:szCs w:val="20"/>
                  <w:lang w:val="pt-BR"/>
                </w:rPr>
                <w:t>(± 5,00)</w:t>
              </w:r>
            </w:ins>
          </w:p>
          <w:p w14:paraId="3AE58920" w14:textId="458AF56B" w:rsidR="00106F2B" w:rsidRPr="00E81BC0" w:rsidRDefault="00106F2B">
            <w:pPr>
              <w:spacing w:after="0" w:line="240" w:lineRule="auto"/>
              <w:jc w:val="center"/>
              <w:rPr>
                <w:ins w:id="1529" w:author="Samylla Oliveira" w:date="2020-08-03T13:19:00Z"/>
                <w:rFonts w:ascii="Times New Roman" w:hAnsi="Times New Roman" w:cs="Times New Roman"/>
                <w:sz w:val="20"/>
                <w:szCs w:val="20"/>
                <w:lang w:val="pt-BR"/>
                <w:rPrChange w:id="1530" w:author="Samylla Oliveira" w:date="2020-08-03T13:54:00Z">
                  <w:rPr>
                    <w:ins w:id="1531" w:author="Samylla Oliveira" w:date="2020-08-03T13:19:00Z"/>
                    <w:rFonts w:ascii="Times New Roman" w:hAnsi="Times New Roman" w:cs="Times New Roman"/>
                    <w:b/>
                    <w:lang w:val="pt-BR"/>
                  </w:rPr>
                </w:rPrChange>
              </w:rPr>
              <w:pPrChange w:id="1532" w:author="Samylla Oliveira" w:date="2020-08-03T14:04:00Z">
                <w:pPr>
                  <w:jc w:val="center"/>
                </w:pPr>
              </w:pPrChange>
            </w:pPr>
            <w:ins w:id="1533" w:author="Allan Clemente de Souza" w:date="2020-10-04T22:52:00Z">
              <w:r>
                <w:rPr>
                  <w:rFonts w:ascii="Times New Roman" w:hAnsi="Times New Roman" w:cs="Times New Roman"/>
                  <w:sz w:val="20"/>
                  <w:szCs w:val="20"/>
                  <w:lang w:val="pt-BR"/>
                </w:rPr>
                <w:t>p</w:t>
              </w:r>
            </w:ins>
          </w:p>
        </w:tc>
        <w:tc>
          <w:tcPr>
            <w:tcW w:w="968" w:type="dxa"/>
            <w:vAlign w:val="center"/>
            <w:tcPrChange w:id="1534" w:author="Allan Clemente de Souza" w:date="2020-10-04T22:18:00Z">
              <w:tcPr>
                <w:tcW w:w="985" w:type="dxa"/>
                <w:vAlign w:val="center"/>
              </w:tcPr>
            </w:tcPrChange>
          </w:tcPr>
          <w:p w14:paraId="405D1EF8" w14:textId="04D69CB5" w:rsidR="00B35430" w:rsidRDefault="00C758B5">
            <w:pPr>
              <w:spacing w:after="0" w:line="240" w:lineRule="auto"/>
              <w:jc w:val="center"/>
              <w:rPr>
                <w:ins w:id="1535" w:author="Samylla Oliveira" w:date="2020-08-27T12:04:00Z"/>
                <w:rFonts w:ascii="Times New Roman" w:hAnsi="Times New Roman" w:cs="Times New Roman"/>
                <w:sz w:val="20"/>
                <w:szCs w:val="20"/>
                <w:lang w:val="pt-BR"/>
              </w:rPr>
              <w:pPrChange w:id="1536" w:author="Samylla Oliveira" w:date="2020-08-03T14:04:00Z">
                <w:pPr>
                  <w:jc w:val="center"/>
                </w:pPr>
              </w:pPrChange>
            </w:pPr>
            <w:ins w:id="1537" w:author="Samylla Oliveira" w:date="2020-08-27T12:02:00Z">
              <w:r>
                <w:rPr>
                  <w:rFonts w:ascii="Times New Roman" w:hAnsi="Times New Roman" w:cs="Times New Roman"/>
                  <w:sz w:val="20"/>
                  <w:szCs w:val="20"/>
                  <w:lang w:val="pt-BR"/>
                </w:rPr>
                <w:t>45</w:t>
              </w:r>
            </w:ins>
          </w:p>
          <w:p w14:paraId="3B781FEB" w14:textId="77777777" w:rsidR="00C758B5" w:rsidRDefault="00C758B5">
            <w:pPr>
              <w:spacing w:after="0" w:line="240" w:lineRule="auto"/>
              <w:jc w:val="center"/>
              <w:rPr>
                <w:ins w:id="1538" w:author="Allan Clemente de Souza" w:date="2020-10-04T22:52:00Z"/>
                <w:rFonts w:ascii="Times New Roman" w:hAnsi="Times New Roman" w:cs="Times New Roman"/>
                <w:sz w:val="20"/>
                <w:szCs w:val="20"/>
                <w:lang w:val="pt-BR"/>
              </w:rPr>
            </w:pPr>
            <w:ins w:id="1539" w:author="Samylla Oliveira" w:date="2020-08-27T12:04:00Z">
              <w:r>
                <w:rPr>
                  <w:rFonts w:ascii="Times New Roman" w:hAnsi="Times New Roman" w:cs="Times New Roman"/>
                  <w:sz w:val="20"/>
                  <w:szCs w:val="20"/>
                  <w:lang w:val="pt-BR"/>
                </w:rPr>
                <w:t>(± 5,00)</w:t>
              </w:r>
            </w:ins>
          </w:p>
          <w:p w14:paraId="12CA6A78" w14:textId="0A6D4647" w:rsidR="00106F2B" w:rsidRPr="00E81BC0" w:rsidRDefault="00106F2B">
            <w:pPr>
              <w:spacing w:after="0" w:line="240" w:lineRule="auto"/>
              <w:jc w:val="center"/>
              <w:rPr>
                <w:ins w:id="1540" w:author="Samylla Oliveira" w:date="2020-08-03T13:19:00Z"/>
                <w:rFonts w:ascii="Times New Roman" w:hAnsi="Times New Roman" w:cs="Times New Roman"/>
                <w:sz w:val="20"/>
                <w:szCs w:val="20"/>
                <w:lang w:val="pt-BR"/>
                <w:rPrChange w:id="1541" w:author="Samylla Oliveira" w:date="2020-08-03T13:54:00Z">
                  <w:rPr>
                    <w:ins w:id="1542" w:author="Samylla Oliveira" w:date="2020-08-03T13:19:00Z"/>
                    <w:rFonts w:ascii="Times New Roman" w:hAnsi="Times New Roman" w:cs="Times New Roman"/>
                    <w:b/>
                    <w:lang w:val="pt-BR"/>
                  </w:rPr>
                </w:rPrChange>
              </w:rPr>
              <w:pPrChange w:id="1543" w:author="Samylla Oliveira" w:date="2020-08-27T12:04:00Z">
                <w:pPr>
                  <w:jc w:val="center"/>
                </w:pPr>
              </w:pPrChange>
            </w:pPr>
            <w:ins w:id="1544" w:author="Allan Clemente de Souza" w:date="2020-10-04T22:52:00Z">
              <w:r>
                <w:rPr>
                  <w:rFonts w:ascii="Times New Roman" w:hAnsi="Times New Roman" w:cs="Times New Roman"/>
                  <w:sz w:val="20"/>
                  <w:szCs w:val="20"/>
                  <w:lang w:val="pt-BR"/>
                </w:rPr>
                <w:t>p</w:t>
              </w:r>
            </w:ins>
          </w:p>
        </w:tc>
        <w:tc>
          <w:tcPr>
            <w:tcW w:w="968" w:type="dxa"/>
            <w:vAlign w:val="center"/>
            <w:tcPrChange w:id="1545" w:author="Allan Clemente de Souza" w:date="2020-10-04T22:18:00Z">
              <w:tcPr>
                <w:tcW w:w="985" w:type="dxa"/>
                <w:vAlign w:val="center"/>
              </w:tcPr>
            </w:tcPrChange>
          </w:tcPr>
          <w:p w14:paraId="77BCF440" w14:textId="77777777" w:rsidR="00B35430" w:rsidRDefault="00CB004E">
            <w:pPr>
              <w:spacing w:after="0" w:line="240" w:lineRule="auto"/>
              <w:jc w:val="center"/>
              <w:rPr>
                <w:ins w:id="1546" w:author="Samylla Oliveira" w:date="2020-08-27T12:07:00Z"/>
                <w:rFonts w:ascii="Times New Roman" w:hAnsi="Times New Roman" w:cs="Times New Roman"/>
                <w:sz w:val="20"/>
                <w:szCs w:val="20"/>
                <w:lang w:val="pt-BR"/>
              </w:rPr>
              <w:pPrChange w:id="1547" w:author="Samylla Oliveira" w:date="2020-08-03T14:04:00Z">
                <w:pPr>
                  <w:jc w:val="center"/>
                </w:pPr>
              </w:pPrChange>
            </w:pPr>
            <w:ins w:id="1548" w:author="Samylla Oliveira" w:date="2020-08-27T12:07:00Z">
              <w:r>
                <w:rPr>
                  <w:rFonts w:ascii="Times New Roman" w:hAnsi="Times New Roman" w:cs="Times New Roman"/>
                  <w:sz w:val="20"/>
                  <w:szCs w:val="20"/>
                  <w:lang w:val="pt-BR"/>
                </w:rPr>
                <w:t>115</w:t>
              </w:r>
            </w:ins>
          </w:p>
          <w:p w14:paraId="015B4E4E" w14:textId="77777777" w:rsidR="00CB004E" w:rsidRDefault="00CB004E">
            <w:pPr>
              <w:spacing w:after="0" w:line="240" w:lineRule="auto"/>
              <w:jc w:val="center"/>
              <w:rPr>
                <w:ins w:id="1549" w:author="Allan Clemente de Souza" w:date="2020-10-04T22:52:00Z"/>
                <w:rFonts w:ascii="Times New Roman" w:hAnsi="Times New Roman" w:cs="Times New Roman"/>
                <w:sz w:val="20"/>
                <w:szCs w:val="20"/>
                <w:lang w:val="pt-BR"/>
              </w:rPr>
            </w:pPr>
            <w:ins w:id="1550" w:author="Samylla Oliveira" w:date="2020-08-27T12:07:00Z">
              <w:r>
                <w:rPr>
                  <w:rFonts w:ascii="Times New Roman" w:hAnsi="Times New Roman" w:cs="Times New Roman"/>
                  <w:sz w:val="20"/>
                  <w:szCs w:val="20"/>
                  <w:lang w:val="pt-BR"/>
                </w:rPr>
                <w:t>(± 9,00)</w:t>
              </w:r>
            </w:ins>
          </w:p>
          <w:p w14:paraId="7A6328E6" w14:textId="26D7B638" w:rsidR="00106F2B" w:rsidRPr="00E81BC0" w:rsidRDefault="00106F2B">
            <w:pPr>
              <w:spacing w:after="0" w:line="240" w:lineRule="auto"/>
              <w:jc w:val="center"/>
              <w:rPr>
                <w:ins w:id="1551" w:author="Samylla Oliveira" w:date="2020-08-03T13:19:00Z"/>
                <w:rFonts w:ascii="Times New Roman" w:hAnsi="Times New Roman" w:cs="Times New Roman"/>
                <w:sz w:val="20"/>
                <w:szCs w:val="20"/>
                <w:lang w:val="pt-BR"/>
                <w:rPrChange w:id="1552" w:author="Samylla Oliveira" w:date="2020-08-03T13:54:00Z">
                  <w:rPr>
                    <w:ins w:id="1553" w:author="Samylla Oliveira" w:date="2020-08-03T13:19:00Z"/>
                    <w:rFonts w:ascii="Times New Roman" w:hAnsi="Times New Roman" w:cs="Times New Roman"/>
                    <w:b/>
                    <w:lang w:val="pt-BR"/>
                  </w:rPr>
                </w:rPrChange>
              </w:rPr>
              <w:pPrChange w:id="1554" w:author="Samylla Oliveira" w:date="2020-08-03T14:04:00Z">
                <w:pPr>
                  <w:jc w:val="center"/>
                </w:pPr>
              </w:pPrChange>
            </w:pPr>
            <w:ins w:id="1555" w:author="Allan Clemente de Souza" w:date="2020-10-04T22:52:00Z">
              <w:r>
                <w:rPr>
                  <w:rFonts w:ascii="Times New Roman" w:hAnsi="Times New Roman" w:cs="Times New Roman"/>
                  <w:sz w:val="20"/>
                  <w:szCs w:val="20"/>
                  <w:lang w:val="pt-BR"/>
                </w:rPr>
                <w:t>p</w:t>
              </w:r>
            </w:ins>
          </w:p>
        </w:tc>
        <w:tc>
          <w:tcPr>
            <w:tcW w:w="1009" w:type="dxa"/>
            <w:vAlign w:val="center"/>
            <w:tcPrChange w:id="1556" w:author="Allan Clemente de Souza" w:date="2020-10-04T22:18:00Z">
              <w:tcPr>
                <w:tcW w:w="840" w:type="dxa"/>
                <w:gridSpan w:val="2"/>
                <w:vAlign w:val="center"/>
              </w:tcPr>
            </w:tcPrChange>
          </w:tcPr>
          <w:p w14:paraId="21BB1209" w14:textId="77777777" w:rsidR="00B35430" w:rsidRDefault="003C160C">
            <w:pPr>
              <w:spacing w:after="0" w:line="240" w:lineRule="auto"/>
              <w:jc w:val="center"/>
              <w:rPr>
                <w:ins w:id="1557" w:author="Samylla Oliveira" w:date="2020-08-27T12:10:00Z"/>
                <w:rFonts w:ascii="Times New Roman" w:hAnsi="Times New Roman" w:cs="Times New Roman"/>
                <w:sz w:val="20"/>
                <w:szCs w:val="20"/>
                <w:lang w:val="pt-BR"/>
              </w:rPr>
              <w:pPrChange w:id="1558" w:author="Samylla Oliveira" w:date="2020-08-03T14:04:00Z">
                <w:pPr>
                  <w:jc w:val="center"/>
                </w:pPr>
              </w:pPrChange>
            </w:pPr>
            <w:ins w:id="1559" w:author="Samylla Oliveira" w:date="2020-08-27T12:10:00Z">
              <w:r>
                <w:rPr>
                  <w:rFonts w:ascii="Times New Roman" w:hAnsi="Times New Roman" w:cs="Times New Roman"/>
                  <w:sz w:val="20"/>
                  <w:szCs w:val="20"/>
                  <w:lang w:val="pt-BR"/>
                </w:rPr>
                <w:t>105</w:t>
              </w:r>
            </w:ins>
          </w:p>
          <w:p w14:paraId="1E6031F0" w14:textId="77777777" w:rsidR="003C160C" w:rsidRDefault="003C160C">
            <w:pPr>
              <w:spacing w:after="0" w:line="240" w:lineRule="auto"/>
              <w:jc w:val="center"/>
              <w:rPr>
                <w:ins w:id="1560" w:author="Allan Clemente de Souza" w:date="2020-10-04T22:52:00Z"/>
                <w:rFonts w:ascii="Times New Roman" w:hAnsi="Times New Roman" w:cs="Times New Roman"/>
                <w:sz w:val="20"/>
                <w:szCs w:val="20"/>
                <w:lang w:val="pt-BR"/>
              </w:rPr>
            </w:pPr>
            <w:ins w:id="1561" w:author="Samylla Oliveira" w:date="2020-08-27T12:10:00Z">
              <w:r>
                <w:rPr>
                  <w:rFonts w:ascii="Times New Roman" w:hAnsi="Times New Roman" w:cs="Times New Roman"/>
                  <w:sz w:val="20"/>
                  <w:szCs w:val="20"/>
                  <w:lang w:val="pt-BR"/>
                </w:rPr>
                <w:t>(± 17,00)</w:t>
              </w:r>
            </w:ins>
          </w:p>
          <w:p w14:paraId="4924FF4F" w14:textId="6B688F1D" w:rsidR="00106F2B" w:rsidRPr="00E81BC0" w:rsidRDefault="00106F2B">
            <w:pPr>
              <w:spacing w:after="0" w:line="240" w:lineRule="auto"/>
              <w:jc w:val="center"/>
              <w:rPr>
                <w:ins w:id="1562" w:author="Samylla Oliveira" w:date="2020-08-03T13:19:00Z"/>
                <w:rFonts w:ascii="Times New Roman" w:hAnsi="Times New Roman" w:cs="Times New Roman"/>
                <w:sz w:val="20"/>
                <w:szCs w:val="20"/>
                <w:lang w:val="pt-BR"/>
                <w:rPrChange w:id="1563" w:author="Samylla Oliveira" w:date="2020-08-03T13:54:00Z">
                  <w:rPr>
                    <w:ins w:id="1564" w:author="Samylla Oliveira" w:date="2020-08-03T13:19:00Z"/>
                    <w:rFonts w:ascii="Times New Roman" w:hAnsi="Times New Roman" w:cs="Times New Roman"/>
                    <w:b/>
                    <w:lang w:val="pt-BR"/>
                  </w:rPr>
                </w:rPrChange>
              </w:rPr>
              <w:pPrChange w:id="1565" w:author="Samylla Oliveira" w:date="2020-08-03T14:04:00Z">
                <w:pPr>
                  <w:jc w:val="center"/>
                </w:pPr>
              </w:pPrChange>
            </w:pPr>
            <w:ins w:id="1566" w:author="Allan Clemente de Souza" w:date="2020-10-04T22:52:00Z">
              <w:r>
                <w:rPr>
                  <w:rFonts w:ascii="Times New Roman" w:hAnsi="Times New Roman" w:cs="Times New Roman"/>
                  <w:sz w:val="20"/>
                  <w:szCs w:val="20"/>
                  <w:lang w:val="pt-BR"/>
                </w:rPr>
                <w:t>p</w:t>
              </w:r>
            </w:ins>
          </w:p>
        </w:tc>
        <w:tc>
          <w:tcPr>
            <w:tcW w:w="975" w:type="dxa"/>
            <w:vAlign w:val="center"/>
            <w:tcPrChange w:id="1567" w:author="Allan Clemente de Souza" w:date="2020-10-04T22:18:00Z">
              <w:tcPr>
                <w:tcW w:w="718" w:type="dxa"/>
                <w:vAlign w:val="center"/>
              </w:tcPr>
            </w:tcPrChange>
          </w:tcPr>
          <w:p w14:paraId="524FD281" w14:textId="77777777" w:rsidR="00B35430" w:rsidRDefault="008F557A">
            <w:pPr>
              <w:spacing w:after="0" w:line="240" w:lineRule="auto"/>
              <w:jc w:val="center"/>
              <w:rPr>
                <w:ins w:id="1568" w:author="Samylla Oliveira" w:date="2020-08-27T12:16:00Z"/>
                <w:rFonts w:ascii="Times New Roman" w:hAnsi="Times New Roman" w:cs="Times New Roman"/>
                <w:sz w:val="20"/>
                <w:szCs w:val="20"/>
                <w:lang w:val="pt-BR"/>
              </w:rPr>
              <w:pPrChange w:id="1569" w:author="Samylla Oliveira" w:date="2020-08-03T14:04:00Z">
                <w:pPr>
                  <w:jc w:val="center"/>
                </w:pPr>
              </w:pPrChange>
            </w:pPr>
            <w:ins w:id="1570" w:author="Samylla Oliveira" w:date="2020-08-27T12:16:00Z">
              <w:r>
                <w:rPr>
                  <w:rFonts w:ascii="Times New Roman" w:hAnsi="Times New Roman" w:cs="Times New Roman"/>
                  <w:sz w:val="20"/>
                  <w:szCs w:val="20"/>
                  <w:lang w:val="pt-BR"/>
                </w:rPr>
                <w:t>122</w:t>
              </w:r>
            </w:ins>
          </w:p>
          <w:p w14:paraId="39207B34" w14:textId="77777777" w:rsidR="008F557A" w:rsidRDefault="008F557A">
            <w:pPr>
              <w:spacing w:after="0" w:line="240" w:lineRule="auto"/>
              <w:jc w:val="center"/>
              <w:rPr>
                <w:ins w:id="1571" w:author="Allan Clemente de Souza" w:date="2020-10-04T22:52:00Z"/>
                <w:rFonts w:ascii="Times New Roman" w:hAnsi="Times New Roman" w:cs="Times New Roman"/>
                <w:sz w:val="20"/>
                <w:szCs w:val="20"/>
                <w:lang w:val="pt-BR"/>
              </w:rPr>
            </w:pPr>
            <w:ins w:id="1572" w:author="Samylla Oliveira" w:date="2020-08-27T12:16:00Z">
              <w:r>
                <w:rPr>
                  <w:rFonts w:ascii="Times New Roman" w:hAnsi="Times New Roman" w:cs="Times New Roman"/>
                  <w:sz w:val="20"/>
                  <w:szCs w:val="20"/>
                  <w:lang w:val="pt-BR"/>
                </w:rPr>
                <w:t>(±40,00)</w:t>
              </w:r>
            </w:ins>
          </w:p>
          <w:p w14:paraId="2B634800" w14:textId="1BF122E0" w:rsidR="00106F2B" w:rsidRPr="00E81BC0" w:rsidRDefault="00106F2B">
            <w:pPr>
              <w:spacing w:after="0" w:line="240" w:lineRule="auto"/>
              <w:jc w:val="center"/>
              <w:rPr>
                <w:ins w:id="1573" w:author="Samylla Oliveira" w:date="2020-08-03T13:19:00Z"/>
                <w:rFonts w:ascii="Times New Roman" w:hAnsi="Times New Roman" w:cs="Times New Roman"/>
                <w:sz w:val="20"/>
                <w:szCs w:val="20"/>
                <w:lang w:val="pt-BR"/>
                <w:rPrChange w:id="1574" w:author="Samylla Oliveira" w:date="2020-08-03T13:54:00Z">
                  <w:rPr>
                    <w:ins w:id="1575" w:author="Samylla Oliveira" w:date="2020-08-03T13:19:00Z"/>
                    <w:rFonts w:ascii="Times New Roman" w:hAnsi="Times New Roman" w:cs="Times New Roman"/>
                    <w:b/>
                    <w:lang w:val="pt-BR"/>
                  </w:rPr>
                </w:rPrChange>
              </w:rPr>
              <w:pPrChange w:id="1576" w:author="Samylla Oliveira" w:date="2020-08-03T14:04:00Z">
                <w:pPr>
                  <w:jc w:val="center"/>
                </w:pPr>
              </w:pPrChange>
            </w:pPr>
            <w:ins w:id="1577" w:author="Allan Clemente de Souza" w:date="2020-10-04T22:52:00Z">
              <w:r>
                <w:rPr>
                  <w:rFonts w:ascii="Times New Roman" w:hAnsi="Times New Roman" w:cs="Times New Roman"/>
                  <w:sz w:val="20"/>
                  <w:szCs w:val="20"/>
                  <w:lang w:val="pt-BR"/>
                </w:rPr>
                <w:t>´p</w:t>
              </w:r>
            </w:ins>
          </w:p>
        </w:tc>
      </w:tr>
      <w:tr w:rsidR="007938D3" w14:paraId="558F3523" w14:textId="77777777" w:rsidTr="00053F87">
        <w:tblPrEx>
          <w:tblPrExChange w:id="1578" w:author="Allan Clemente de Souza" w:date="2020-10-04T22:18:00Z">
            <w:tblPrEx>
              <w:tblW w:w="8507" w:type="dxa"/>
            </w:tblPrEx>
          </w:tblPrExChange>
        </w:tblPrEx>
        <w:trPr>
          <w:trHeight w:val="170"/>
          <w:ins w:id="1579" w:author="Samylla Oliveira" w:date="2020-08-03T13:41:00Z"/>
          <w:trPrChange w:id="1580" w:author="Allan Clemente de Souza" w:date="2020-10-04T22:18:00Z">
            <w:trPr>
              <w:trHeight w:val="170"/>
            </w:trPr>
          </w:trPrChange>
        </w:trPr>
        <w:tc>
          <w:tcPr>
            <w:tcW w:w="1450" w:type="dxa"/>
            <w:vMerge w:val="restart"/>
            <w:vAlign w:val="center"/>
            <w:tcPrChange w:id="1581" w:author="Allan Clemente de Souza" w:date="2020-10-04T22:18:00Z">
              <w:tcPr>
                <w:tcW w:w="1450" w:type="dxa"/>
                <w:vMerge w:val="restart"/>
                <w:vAlign w:val="center"/>
              </w:tcPr>
            </w:tcPrChange>
          </w:tcPr>
          <w:p w14:paraId="77BC82E3" w14:textId="69C73003" w:rsidR="000F642F" w:rsidRPr="00E81BC0" w:rsidRDefault="002E682D">
            <w:pPr>
              <w:spacing w:after="0" w:line="240" w:lineRule="auto"/>
              <w:jc w:val="center"/>
              <w:rPr>
                <w:ins w:id="1582" w:author="Samylla Oliveira" w:date="2020-08-03T13:41:00Z"/>
                <w:rFonts w:ascii="Times New Roman" w:hAnsi="Times New Roman" w:cs="Times New Roman"/>
                <w:sz w:val="20"/>
                <w:szCs w:val="20"/>
                <w:rPrChange w:id="1583" w:author="Samylla Oliveira" w:date="2020-08-03T13:54:00Z">
                  <w:rPr>
                    <w:ins w:id="1584" w:author="Samylla Oliveira" w:date="2020-08-03T13:41:00Z"/>
                    <w:rFonts w:ascii="Times New Roman" w:hAnsi="Times New Roman" w:cs="Times New Roman"/>
                    <w:lang w:val="pt-BR"/>
                  </w:rPr>
                </w:rPrChange>
              </w:rPr>
              <w:pPrChange w:id="1585" w:author="Samylla Oliveira" w:date="2020-08-03T14:04:00Z">
                <w:pPr>
                  <w:jc w:val="center"/>
                </w:pPr>
              </w:pPrChange>
            </w:pPr>
            <w:proofErr w:type="spellStart"/>
            <w:ins w:id="1586" w:author="Samylla Oliveira" w:date="2020-08-26T10:57:00Z">
              <w:r>
                <w:rPr>
                  <w:rFonts w:ascii="Times New Roman" w:hAnsi="Times New Roman" w:cs="Times New Roman"/>
                  <w:i/>
                  <w:color w:val="000000"/>
                  <w:sz w:val="20"/>
                  <w:szCs w:val="20"/>
                </w:rPr>
                <w:t>Algas</w:t>
              </w:r>
            </w:ins>
            <w:proofErr w:type="spellEnd"/>
          </w:p>
        </w:tc>
        <w:tc>
          <w:tcPr>
            <w:tcW w:w="1338" w:type="dxa"/>
            <w:vAlign w:val="center"/>
            <w:tcPrChange w:id="1587" w:author="Allan Clemente de Souza" w:date="2020-10-04T22:18:00Z">
              <w:tcPr>
                <w:tcW w:w="1380" w:type="dxa"/>
                <w:gridSpan w:val="3"/>
                <w:vAlign w:val="center"/>
              </w:tcPr>
            </w:tcPrChange>
          </w:tcPr>
          <w:p w14:paraId="1671402C" w14:textId="77777777" w:rsidR="000F642F" w:rsidRDefault="000F642F">
            <w:pPr>
              <w:spacing w:after="0" w:line="240" w:lineRule="auto"/>
              <w:jc w:val="center"/>
              <w:rPr>
                <w:ins w:id="1588" w:author="Samylla Oliveira" w:date="2020-08-03T14:02:00Z"/>
                <w:rFonts w:ascii="Times New Roman" w:hAnsi="Times New Roman" w:cs="Times New Roman"/>
                <w:sz w:val="20"/>
                <w:szCs w:val="20"/>
                <w:lang w:val="pt-BR"/>
              </w:rPr>
              <w:pPrChange w:id="1589" w:author="Samylla Oliveira" w:date="2020-08-03T14:04:00Z">
                <w:pPr>
                  <w:jc w:val="center"/>
                </w:pPr>
              </w:pPrChange>
            </w:pPr>
            <w:ins w:id="1590" w:author="Samylla Oliveira" w:date="2020-08-03T13:42:00Z">
              <w:r w:rsidRPr="00E81BC0">
                <w:rPr>
                  <w:rFonts w:ascii="Times New Roman" w:hAnsi="Times New Roman" w:cs="Times New Roman"/>
                  <w:sz w:val="20"/>
                  <w:szCs w:val="20"/>
                  <w:lang w:val="pt-BR"/>
                  <w:rPrChange w:id="1591" w:author="Samylla Oliveira" w:date="2020-08-03T13:54:00Z">
                    <w:rPr>
                      <w:rFonts w:ascii="Times New Roman" w:hAnsi="Times New Roman" w:cs="Times New Roman"/>
                      <w:lang w:val="pt-BR"/>
                    </w:rPr>
                  </w:rPrChange>
                </w:rPr>
                <w:t>Água bruta</w:t>
              </w:r>
            </w:ins>
          </w:p>
          <w:p w14:paraId="15F631A2" w14:textId="3D9EF6DD" w:rsidR="00020C1E" w:rsidRPr="00E81BC0" w:rsidRDefault="00020C1E">
            <w:pPr>
              <w:spacing w:after="0" w:line="240" w:lineRule="auto"/>
              <w:jc w:val="center"/>
              <w:rPr>
                <w:ins w:id="1592" w:author="Samylla Oliveira" w:date="2020-08-03T13:41:00Z"/>
                <w:rFonts w:ascii="Times New Roman" w:hAnsi="Times New Roman" w:cs="Times New Roman"/>
                <w:sz w:val="20"/>
                <w:szCs w:val="20"/>
                <w:lang w:val="pt-BR"/>
                <w:rPrChange w:id="1593" w:author="Samylla Oliveira" w:date="2020-08-03T13:54:00Z">
                  <w:rPr>
                    <w:ins w:id="1594" w:author="Samylla Oliveira" w:date="2020-08-03T13:41:00Z"/>
                    <w:rFonts w:ascii="Times New Roman" w:hAnsi="Times New Roman" w:cs="Times New Roman"/>
                    <w:lang w:val="pt-BR"/>
                  </w:rPr>
                </w:rPrChange>
              </w:rPr>
              <w:pPrChange w:id="1595" w:author="Samylla Oliveira" w:date="2020-08-03T14:04:00Z">
                <w:pPr>
                  <w:jc w:val="center"/>
                </w:pPr>
              </w:pPrChange>
            </w:pPr>
          </w:p>
        </w:tc>
        <w:tc>
          <w:tcPr>
            <w:tcW w:w="1108" w:type="dxa"/>
            <w:vAlign w:val="center"/>
            <w:tcPrChange w:id="1596" w:author="Allan Clemente de Souza" w:date="2020-10-04T22:18:00Z">
              <w:tcPr>
                <w:tcW w:w="993" w:type="dxa"/>
                <w:vAlign w:val="center"/>
              </w:tcPr>
            </w:tcPrChange>
          </w:tcPr>
          <w:p w14:paraId="30929F90" w14:textId="77777777" w:rsidR="000F642F" w:rsidRDefault="004F2FFF">
            <w:pPr>
              <w:spacing w:after="0" w:line="240" w:lineRule="auto"/>
              <w:jc w:val="center"/>
              <w:rPr>
                <w:ins w:id="1597" w:author="Allan Clemente de Souza" w:date="2020-10-04T22:52:00Z"/>
                <w:rFonts w:ascii="Times New Roman" w:hAnsi="Times New Roman" w:cs="Times New Roman"/>
                <w:sz w:val="20"/>
                <w:szCs w:val="20"/>
                <w:lang w:val="pt-BR"/>
              </w:rPr>
            </w:pPr>
            <w:ins w:id="1598" w:author="Samylla Oliveira" w:date="2020-08-27T11:27:00Z">
              <w:r>
                <w:rPr>
                  <w:rFonts w:ascii="Times New Roman" w:hAnsi="Times New Roman" w:cs="Times New Roman"/>
                  <w:sz w:val="20"/>
                  <w:szCs w:val="20"/>
                  <w:lang w:val="pt-BR"/>
                </w:rPr>
                <w:t>5</w:t>
              </w:r>
            </w:ins>
          </w:p>
          <w:p w14:paraId="20DACE5F" w14:textId="04002431" w:rsidR="00106F2B" w:rsidRPr="00E81BC0" w:rsidRDefault="00106F2B">
            <w:pPr>
              <w:spacing w:after="0" w:line="240" w:lineRule="auto"/>
              <w:jc w:val="center"/>
              <w:rPr>
                <w:ins w:id="1599" w:author="Samylla Oliveira" w:date="2020-08-03T13:41:00Z"/>
                <w:rFonts w:ascii="Times New Roman" w:hAnsi="Times New Roman" w:cs="Times New Roman"/>
                <w:sz w:val="20"/>
                <w:szCs w:val="20"/>
                <w:lang w:val="pt-BR"/>
                <w:rPrChange w:id="1600" w:author="Samylla Oliveira" w:date="2020-08-03T13:54:00Z">
                  <w:rPr>
                    <w:ins w:id="1601" w:author="Samylla Oliveira" w:date="2020-08-03T13:41:00Z"/>
                    <w:rFonts w:ascii="Times New Roman" w:hAnsi="Times New Roman" w:cs="Times New Roman"/>
                    <w:lang w:val="pt-BR"/>
                  </w:rPr>
                </w:rPrChange>
              </w:rPr>
              <w:pPrChange w:id="1602" w:author="Samylla Oliveira" w:date="2020-08-03T14:04:00Z">
                <w:pPr>
                  <w:jc w:val="center"/>
                </w:pPr>
              </w:pPrChange>
            </w:pPr>
            <w:ins w:id="1603" w:author="Allan Clemente de Souza" w:date="2020-10-04T22:52:00Z">
              <w:r>
                <w:rPr>
                  <w:rFonts w:ascii="Times New Roman" w:hAnsi="Times New Roman" w:cs="Times New Roman"/>
                  <w:sz w:val="20"/>
                  <w:szCs w:val="20"/>
                  <w:lang w:val="pt-BR"/>
                </w:rPr>
                <w:t>p</w:t>
              </w:r>
            </w:ins>
          </w:p>
        </w:tc>
        <w:tc>
          <w:tcPr>
            <w:tcW w:w="968" w:type="dxa"/>
            <w:vAlign w:val="center"/>
            <w:tcPrChange w:id="1604" w:author="Allan Clemente de Souza" w:date="2020-10-04T22:18:00Z">
              <w:tcPr>
                <w:tcW w:w="1156" w:type="dxa"/>
                <w:vAlign w:val="center"/>
              </w:tcPr>
            </w:tcPrChange>
          </w:tcPr>
          <w:p w14:paraId="07C8606A" w14:textId="77777777" w:rsidR="000F642F" w:rsidRDefault="00C72233">
            <w:pPr>
              <w:spacing w:after="0" w:line="240" w:lineRule="auto"/>
              <w:jc w:val="center"/>
              <w:rPr>
                <w:ins w:id="1605" w:author="Allan Clemente de Souza" w:date="2020-10-04T22:52:00Z"/>
                <w:rFonts w:ascii="Times New Roman" w:hAnsi="Times New Roman" w:cs="Times New Roman"/>
                <w:sz w:val="20"/>
                <w:szCs w:val="20"/>
                <w:lang w:val="pt-BR"/>
              </w:rPr>
            </w:pPr>
            <w:ins w:id="1606" w:author="Samylla Oliveira" w:date="2020-08-27T11:53:00Z">
              <w:r>
                <w:rPr>
                  <w:rFonts w:ascii="Times New Roman" w:hAnsi="Times New Roman" w:cs="Times New Roman"/>
                  <w:sz w:val="20"/>
                  <w:szCs w:val="20"/>
                  <w:lang w:val="pt-BR"/>
                </w:rPr>
                <w:t>51</w:t>
              </w:r>
            </w:ins>
          </w:p>
          <w:p w14:paraId="052BE709" w14:textId="2D277649" w:rsidR="00106F2B" w:rsidRPr="00E81BC0" w:rsidRDefault="00106F2B">
            <w:pPr>
              <w:spacing w:after="0" w:line="240" w:lineRule="auto"/>
              <w:jc w:val="center"/>
              <w:rPr>
                <w:ins w:id="1607" w:author="Samylla Oliveira" w:date="2020-08-03T13:41:00Z"/>
                <w:rFonts w:ascii="Times New Roman" w:hAnsi="Times New Roman" w:cs="Times New Roman"/>
                <w:sz w:val="20"/>
                <w:szCs w:val="20"/>
                <w:lang w:val="pt-BR"/>
                <w:rPrChange w:id="1608" w:author="Samylla Oliveira" w:date="2020-08-03T13:54:00Z">
                  <w:rPr>
                    <w:ins w:id="1609" w:author="Samylla Oliveira" w:date="2020-08-03T13:41:00Z"/>
                    <w:rFonts w:ascii="Times New Roman" w:hAnsi="Times New Roman" w:cs="Times New Roman"/>
                    <w:lang w:val="pt-BR"/>
                  </w:rPr>
                </w:rPrChange>
              </w:rPr>
              <w:pPrChange w:id="1610" w:author="Samylla Oliveira" w:date="2020-08-03T14:04:00Z">
                <w:pPr>
                  <w:jc w:val="center"/>
                </w:pPr>
              </w:pPrChange>
            </w:pPr>
            <w:ins w:id="1611" w:author="Allan Clemente de Souza" w:date="2020-10-04T22:52:00Z">
              <w:r>
                <w:rPr>
                  <w:rFonts w:ascii="Times New Roman" w:hAnsi="Times New Roman" w:cs="Times New Roman"/>
                  <w:sz w:val="20"/>
                  <w:szCs w:val="20"/>
                  <w:lang w:val="pt-BR"/>
                </w:rPr>
                <w:t>p</w:t>
              </w:r>
            </w:ins>
          </w:p>
        </w:tc>
        <w:tc>
          <w:tcPr>
            <w:tcW w:w="968" w:type="dxa"/>
            <w:vAlign w:val="center"/>
            <w:tcPrChange w:id="1612" w:author="Allan Clemente de Souza" w:date="2020-10-04T22:18:00Z">
              <w:tcPr>
                <w:tcW w:w="985" w:type="dxa"/>
                <w:vAlign w:val="center"/>
              </w:tcPr>
            </w:tcPrChange>
          </w:tcPr>
          <w:p w14:paraId="004AF38E" w14:textId="3E4958A5" w:rsidR="000F642F" w:rsidRPr="00E81BC0" w:rsidRDefault="00C758B5">
            <w:pPr>
              <w:spacing w:after="0" w:line="240" w:lineRule="auto"/>
              <w:jc w:val="center"/>
              <w:rPr>
                <w:ins w:id="1613" w:author="Samylla Oliveira" w:date="2020-08-03T13:41:00Z"/>
                <w:rFonts w:ascii="Times New Roman" w:hAnsi="Times New Roman" w:cs="Times New Roman"/>
                <w:sz w:val="20"/>
                <w:szCs w:val="20"/>
                <w:lang w:val="pt-BR"/>
                <w:rPrChange w:id="1614" w:author="Samylla Oliveira" w:date="2020-08-03T13:54:00Z">
                  <w:rPr>
                    <w:ins w:id="1615" w:author="Samylla Oliveira" w:date="2020-08-03T13:41:00Z"/>
                    <w:rFonts w:ascii="Times New Roman" w:hAnsi="Times New Roman" w:cs="Times New Roman"/>
                    <w:lang w:val="pt-BR"/>
                  </w:rPr>
                </w:rPrChange>
              </w:rPr>
              <w:pPrChange w:id="1616" w:author="Samylla Oliveira" w:date="2020-08-03T14:04:00Z">
                <w:pPr>
                  <w:jc w:val="center"/>
                </w:pPr>
              </w:pPrChange>
            </w:pPr>
            <w:ins w:id="1617" w:author="Samylla Oliveira" w:date="2020-08-27T12:02:00Z">
              <w:r>
                <w:rPr>
                  <w:rFonts w:ascii="Times New Roman" w:hAnsi="Times New Roman" w:cs="Times New Roman"/>
                  <w:sz w:val="20"/>
                  <w:szCs w:val="20"/>
                  <w:lang w:val="pt-BR"/>
                </w:rPr>
                <w:t>91</w:t>
              </w:r>
            </w:ins>
          </w:p>
        </w:tc>
        <w:tc>
          <w:tcPr>
            <w:tcW w:w="968" w:type="dxa"/>
            <w:vAlign w:val="center"/>
            <w:tcPrChange w:id="1618" w:author="Allan Clemente de Souza" w:date="2020-10-04T22:18:00Z">
              <w:tcPr>
                <w:tcW w:w="985" w:type="dxa"/>
                <w:vAlign w:val="center"/>
              </w:tcPr>
            </w:tcPrChange>
          </w:tcPr>
          <w:p w14:paraId="1808E34C" w14:textId="77777777" w:rsidR="000F642F" w:rsidRDefault="00CB004E">
            <w:pPr>
              <w:spacing w:after="0" w:line="240" w:lineRule="auto"/>
              <w:jc w:val="center"/>
              <w:rPr>
                <w:ins w:id="1619" w:author="Allan Clemente de Souza" w:date="2020-10-04T22:52:00Z"/>
                <w:rFonts w:ascii="Times New Roman" w:hAnsi="Times New Roman" w:cs="Times New Roman"/>
                <w:sz w:val="20"/>
                <w:szCs w:val="20"/>
                <w:lang w:val="pt-BR"/>
              </w:rPr>
            </w:pPr>
            <w:ins w:id="1620" w:author="Samylla Oliveira" w:date="2020-08-27T12:07:00Z">
              <w:r>
                <w:rPr>
                  <w:rFonts w:ascii="Times New Roman" w:hAnsi="Times New Roman" w:cs="Times New Roman"/>
                  <w:sz w:val="20"/>
                  <w:szCs w:val="20"/>
                  <w:lang w:val="pt-BR"/>
                </w:rPr>
                <w:t>87</w:t>
              </w:r>
            </w:ins>
          </w:p>
          <w:p w14:paraId="566E334D" w14:textId="2804AA56" w:rsidR="00106F2B" w:rsidRPr="00E81BC0" w:rsidRDefault="00106F2B">
            <w:pPr>
              <w:spacing w:after="0" w:line="240" w:lineRule="auto"/>
              <w:jc w:val="center"/>
              <w:rPr>
                <w:ins w:id="1621" w:author="Samylla Oliveira" w:date="2020-08-03T13:41:00Z"/>
                <w:rFonts w:ascii="Times New Roman" w:hAnsi="Times New Roman" w:cs="Times New Roman"/>
                <w:sz w:val="20"/>
                <w:szCs w:val="20"/>
                <w:lang w:val="pt-BR"/>
                <w:rPrChange w:id="1622" w:author="Samylla Oliveira" w:date="2020-08-03T13:54:00Z">
                  <w:rPr>
                    <w:ins w:id="1623" w:author="Samylla Oliveira" w:date="2020-08-03T13:41:00Z"/>
                    <w:rFonts w:ascii="Times New Roman" w:hAnsi="Times New Roman" w:cs="Times New Roman"/>
                    <w:lang w:val="pt-BR"/>
                  </w:rPr>
                </w:rPrChange>
              </w:rPr>
              <w:pPrChange w:id="1624" w:author="Samylla Oliveira" w:date="2020-08-03T14:04:00Z">
                <w:pPr>
                  <w:jc w:val="center"/>
                </w:pPr>
              </w:pPrChange>
            </w:pPr>
            <w:ins w:id="1625" w:author="Allan Clemente de Souza" w:date="2020-10-04T22:52:00Z">
              <w:r>
                <w:rPr>
                  <w:rFonts w:ascii="Times New Roman" w:hAnsi="Times New Roman" w:cs="Times New Roman"/>
                  <w:sz w:val="20"/>
                  <w:szCs w:val="20"/>
                  <w:lang w:val="pt-BR"/>
                </w:rPr>
                <w:t>p</w:t>
              </w:r>
            </w:ins>
          </w:p>
        </w:tc>
        <w:tc>
          <w:tcPr>
            <w:tcW w:w="1009" w:type="dxa"/>
            <w:vAlign w:val="center"/>
            <w:tcPrChange w:id="1626" w:author="Allan Clemente de Souza" w:date="2020-10-04T22:18:00Z">
              <w:tcPr>
                <w:tcW w:w="840" w:type="dxa"/>
                <w:gridSpan w:val="2"/>
                <w:vAlign w:val="center"/>
              </w:tcPr>
            </w:tcPrChange>
          </w:tcPr>
          <w:p w14:paraId="746A4AED" w14:textId="77777777" w:rsidR="000F642F" w:rsidRDefault="003C160C">
            <w:pPr>
              <w:spacing w:after="0" w:line="240" w:lineRule="auto"/>
              <w:jc w:val="center"/>
              <w:rPr>
                <w:ins w:id="1627" w:author="Allan Clemente de Souza" w:date="2020-10-04T22:52:00Z"/>
                <w:rFonts w:ascii="Times New Roman" w:hAnsi="Times New Roman" w:cs="Times New Roman"/>
                <w:sz w:val="20"/>
                <w:szCs w:val="20"/>
                <w:lang w:val="pt-BR"/>
              </w:rPr>
            </w:pPr>
            <w:ins w:id="1628" w:author="Samylla Oliveira" w:date="2020-08-27T12:10:00Z">
              <w:r>
                <w:rPr>
                  <w:rFonts w:ascii="Times New Roman" w:hAnsi="Times New Roman" w:cs="Times New Roman"/>
                  <w:sz w:val="20"/>
                  <w:szCs w:val="20"/>
                  <w:lang w:val="pt-BR"/>
                </w:rPr>
                <w:t>75</w:t>
              </w:r>
            </w:ins>
          </w:p>
          <w:p w14:paraId="5CB2EAF6" w14:textId="2CC94E79" w:rsidR="00106F2B" w:rsidRPr="00E81BC0" w:rsidRDefault="00106F2B">
            <w:pPr>
              <w:spacing w:after="0" w:line="240" w:lineRule="auto"/>
              <w:jc w:val="center"/>
              <w:rPr>
                <w:ins w:id="1629" w:author="Samylla Oliveira" w:date="2020-08-03T13:41:00Z"/>
                <w:rFonts w:ascii="Times New Roman" w:hAnsi="Times New Roman" w:cs="Times New Roman"/>
                <w:sz w:val="20"/>
                <w:szCs w:val="20"/>
                <w:lang w:val="pt-BR"/>
                <w:rPrChange w:id="1630" w:author="Samylla Oliveira" w:date="2020-08-03T13:54:00Z">
                  <w:rPr>
                    <w:ins w:id="1631" w:author="Samylla Oliveira" w:date="2020-08-03T13:41:00Z"/>
                    <w:rFonts w:ascii="Times New Roman" w:hAnsi="Times New Roman" w:cs="Times New Roman"/>
                    <w:lang w:val="pt-BR"/>
                  </w:rPr>
                </w:rPrChange>
              </w:rPr>
              <w:pPrChange w:id="1632" w:author="Samylla Oliveira" w:date="2020-08-03T14:04:00Z">
                <w:pPr>
                  <w:jc w:val="center"/>
                </w:pPr>
              </w:pPrChange>
            </w:pPr>
            <w:ins w:id="1633" w:author="Allan Clemente de Souza" w:date="2020-10-04T22:52:00Z">
              <w:r>
                <w:rPr>
                  <w:rFonts w:ascii="Times New Roman" w:hAnsi="Times New Roman" w:cs="Times New Roman"/>
                  <w:sz w:val="20"/>
                  <w:szCs w:val="20"/>
                  <w:lang w:val="pt-BR"/>
                </w:rPr>
                <w:t>p</w:t>
              </w:r>
            </w:ins>
          </w:p>
        </w:tc>
        <w:tc>
          <w:tcPr>
            <w:tcW w:w="975" w:type="dxa"/>
            <w:vAlign w:val="center"/>
            <w:tcPrChange w:id="1634" w:author="Allan Clemente de Souza" w:date="2020-10-04T22:18:00Z">
              <w:tcPr>
                <w:tcW w:w="718" w:type="dxa"/>
                <w:vAlign w:val="center"/>
              </w:tcPr>
            </w:tcPrChange>
          </w:tcPr>
          <w:p w14:paraId="097B0EF9" w14:textId="77777777" w:rsidR="000F642F" w:rsidRDefault="008F557A">
            <w:pPr>
              <w:spacing w:after="0" w:line="240" w:lineRule="auto"/>
              <w:jc w:val="center"/>
              <w:rPr>
                <w:ins w:id="1635" w:author="Allan Clemente de Souza" w:date="2020-10-04T22:52:00Z"/>
                <w:rFonts w:ascii="Times New Roman" w:hAnsi="Times New Roman" w:cs="Times New Roman"/>
                <w:sz w:val="20"/>
                <w:szCs w:val="20"/>
                <w:lang w:val="pt-BR"/>
              </w:rPr>
            </w:pPr>
            <w:ins w:id="1636" w:author="Samylla Oliveira" w:date="2020-08-27T12:16:00Z">
              <w:r>
                <w:rPr>
                  <w:rFonts w:ascii="Times New Roman" w:hAnsi="Times New Roman" w:cs="Times New Roman"/>
                  <w:sz w:val="20"/>
                  <w:szCs w:val="20"/>
                  <w:lang w:val="pt-BR"/>
                </w:rPr>
                <w:t>62</w:t>
              </w:r>
            </w:ins>
          </w:p>
          <w:p w14:paraId="56ECCD5C" w14:textId="50FA2C84" w:rsidR="00106F2B" w:rsidRPr="00E81BC0" w:rsidRDefault="00106F2B">
            <w:pPr>
              <w:spacing w:after="0" w:line="240" w:lineRule="auto"/>
              <w:jc w:val="center"/>
              <w:rPr>
                <w:ins w:id="1637" w:author="Samylla Oliveira" w:date="2020-08-03T13:41:00Z"/>
                <w:rFonts w:ascii="Times New Roman" w:hAnsi="Times New Roman" w:cs="Times New Roman"/>
                <w:sz w:val="20"/>
                <w:szCs w:val="20"/>
                <w:lang w:val="pt-BR"/>
                <w:rPrChange w:id="1638" w:author="Samylla Oliveira" w:date="2020-08-03T13:54:00Z">
                  <w:rPr>
                    <w:ins w:id="1639" w:author="Samylla Oliveira" w:date="2020-08-03T13:41:00Z"/>
                    <w:rFonts w:ascii="Times New Roman" w:hAnsi="Times New Roman" w:cs="Times New Roman"/>
                    <w:lang w:val="pt-BR"/>
                  </w:rPr>
                </w:rPrChange>
              </w:rPr>
              <w:pPrChange w:id="1640" w:author="Samylla Oliveira" w:date="2020-08-03T14:04:00Z">
                <w:pPr>
                  <w:jc w:val="center"/>
                </w:pPr>
              </w:pPrChange>
            </w:pPr>
            <w:ins w:id="1641" w:author="Allan Clemente de Souza" w:date="2020-10-04T22:52:00Z">
              <w:r>
                <w:rPr>
                  <w:rFonts w:ascii="Times New Roman" w:hAnsi="Times New Roman" w:cs="Times New Roman"/>
                  <w:sz w:val="20"/>
                  <w:szCs w:val="20"/>
                  <w:lang w:val="pt-BR"/>
                </w:rPr>
                <w:t>p</w:t>
              </w:r>
            </w:ins>
          </w:p>
        </w:tc>
      </w:tr>
      <w:tr w:rsidR="00C72233" w14:paraId="2FCFDD09" w14:textId="77777777" w:rsidTr="00053F87">
        <w:tblPrEx>
          <w:tblPrExChange w:id="1642" w:author="Allan Clemente de Souza" w:date="2020-10-04T22:18:00Z">
            <w:tblPrEx>
              <w:tblW w:w="8507" w:type="dxa"/>
            </w:tblPrEx>
          </w:tblPrExChange>
        </w:tblPrEx>
        <w:trPr>
          <w:trHeight w:val="170"/>
          <w:ins w:id="1643" w:author="Samylla Oliveira" w:date="2020-08-03T13:41:00Z"/>
          <w:trPrChange w:id="1644" w:author="Allan Clemente de Souza" w:date="2020-10-04T22:18:00Z">
            <w:trPr>
              <w:trHeight w:val="170"/>
            </w:trPr>
          </w:trPrChange>
        </w:trPr>
        <w:tc>
          <w:tcPr>
            <w:tcW w:w="1450" w:type="dxa"/>
            <w:vMerge/>
            <w:vAlign w:val="center"/>
            <w:tcPrChange w:id="1645" w:author="Allan Clemente de Souza" w:date="2020-10-04T22:18:00Z">
              <w:tcPr>
                <w:tcW w:w="1450" w:type="dxa"/>
                <w:vMerge/>
                <w:vAlign w:val="center"/>
              </w:tcPr>
            </w:tcPrChange>
          </w:tcPr>
          <w:p w14:paraId="3E09EE63" w14:textId="77777777" w:rsidR="00C72233" w:rsidRPr="00E81BC0" w:rsidRDefault="00C72233">
            <w:pPr>
              <w:spacing w:after="0" w:line="240" w:lineRule="auto"/>
              <w:jc w:val="center"/>
              <w:rPr>
                <w:ins w:id="1646" w:author="Samylla Oliveira" w:date="2020-08-03T13:41:00Z"/>
                <w:rFonts w:ascii="Times New Roman" w:hAnsi="Times New Roman" w:cs="Times New Roman"/>
                <w:sz w:val="20"/>
                <w:szCs w:val="20"/>
                <w:lang w:val="pt-BR"/>
                <w:rPrChange w:id="1647" w:author="Samylla Oliveira" w:date="2020-08-03T13:54:00Z">
                  <w:rPr>
                    <w:ins w:id="1648" w:author="Samylla Oliveira" w:date="2020-08-03T13:41:00Z"/>
                    <w:rFonts w:ascii="Times New Roman" w:hAnsi="Times New Roman" w:cs="Times New Roman"/>
                    <w:lang w:val="pt-BR"/>
                  </w:rPr>
                </w:rPrChange>
              </w:rPr>
              <w:pPrChange w:id="1649" w:author="Samylla Oliveira" w:date="2020-08-03T14:04:00Z">
                <w:pPr>
                  <w:jc w:val="center"/>
                </w:pPr>
              </w:pPrChange>
            </w:pPr>
          </w:p>
        </w:tc>
        <w:tc>
          <w:tcPr>
            <w:tcW w:w="1338" w:type="dxa"/>
            <w:vAlign w:val="center"/>
            <w:tcPrChange w:id="1650" w:author="Allan Clemente de Souza" w:date="2020-10-04T22:18:00Z">
              <w:tcPr>
                <w:tcW w:w="1380" w:type="dxa"/>
                <w:gridSpan w:val="3"/>
                <w:vAlign w:val="center"/>
              </w:tcPr>
            </w:tcPrChange>
          </w:tcPr>
          <w:p w14:paraId="1E0B0E94" w14:textId="1CD003BE" w:rsidR="00C72233" w:rsidRPr="00E81BC0" w:rsidRDefault="00C72233">
            <w:pPr>
              <w:spacing w:after="0" w:line="240" w:lineRule="auto"/>
              <w:jc w:val="center"/>
              <w:rPr>
                <w:ins w:id="1651" w:author="Samylla Oliveira" w:date="2020-08-03T13:41:00Z"/>
                <w:rFonts w:ascii="Times New Roman" w:hAnsi="Times New Roman" w:cs="Times New Roman"/>
                <w:sz w:val="20"/>
                <w:szCs w:val="20"/>
                <w:lang w:val="pt-BR"/>
                <w:rPrChange w:id="1652" w:author="Samylla Oliveira" w:date="2020-08-03T13:54:00Z">
                  <w:rPr>
                    <w:ins w:id="1653" w:author="Samylla Oliveira" w:date="2020-08-03T13:41:00Z"/>
                    <w:rFonts w:ascii="Times New Roman" w:hAnsi="Times New Roman" w:cs="Times New Roman"/>
                    <w:lang w:val="pt-BR"/>
                  </w:rPr>
                </w:rPrChange>
              </w:rPr>
              <w:pPrChange w:id="1654" w:author="Samylla Oliveira" w:date="2020-08-03T14:04:00Z">
                <w:pPr>
                  <w:jc w:val="center"/>
                </w:pPr>
              </w:pPrChange>
            </w:pPr>
            <w:ins w:id="1655" w:author="Samylla Oliveira" w:date="2020-08-03T13:42:00Z">
              <w:r w:rsidRPr="00E81BC0">
                <w:rPr>
                  <w:rFonts w:ascii="Times New Roman" w:hAnsi="Times New Roman" w:cs="Times New Roman"/>
                  <w:sz w:val="20"/>
                  <w:szCs w:val="20"/>
                  <w:lang w:val="pt-BR"/>
                  <w:rPrChange w:id="1656" w:author="Samylla Oliveira" w:date="2020-08-03T13:54:00Z">
                    <w:rPr>
                      <w:rFonts w:ascii="Times New Roman" w:hAnsi="Times New Roman" w:cs="Times New Roman"/>
                      <w:lang w:val="pt-BR"/>
                    </w:rPr>
                  </w:rPrChange>
                </w:rPr>
                <w:t>Mesocosmos controle</w:t>
              </w:r>
            </w:ins>
          </w:p>
        </w:tc>
        <w:tc>
          <w:tcPr>
            <w:tcW w:w="1108" w:type="dxa"/>
            <w:vAlign w:val="center"/>
            <w:tcPrChange w:id="1657" w:author="Allan Clemente de Souza" w:date="2020-10-04T22:18:00Z">
              <w:tcPr>
                <w:tcW w:w="993" w:type="dxa"/>
                <w:vAlign w:val="center"/>
              </w:tcPr>
            </w:tcPrChange>
          </w:tcPr>
          <w:p w14:paraId="4AFA3EC4" w14:textId="77777777" w:rsidR="00C72233" w:rsidRDefault="00C72233" w:rsidP="00C72233">
            <w:pPr>
              <w:spacing w:after="0" w:line="240" w:lineRule="auto"/>
              <w:jc w:val="center"/>
              <w:rPr>
                <w:ins w:id="1658" w:author="Samylla Oliveira" w:date="2020-08-27T11:49:00Z"/>
                <w:rFonts w:ascii="Times New Roman" w:hAnsi="Times New Roman" w:cs="Times New Roman"/>
                <w:sz w:val="20"/>
                <w:szCs w:val="20"/>
                <w:lang w:val="pt-BR"/>
              </w:rPr>
            </w:pPr>
            <w:ins w:id="1659" w:author="Samylla Oliveira" w:date="2020-08-27T11:49:00Z">
              <w:r>
                <w:rPr>
                  <w:rFonts w:ascii="Times New Roman" w:hAnsi="Times New Roman" w:cs="Times New Roman"/>
                  <w:sz w:val="20"/>
                  <w:szCs w:val="20"/>
                  <w:lang w:val="pt-BR"/>
                </w:rPr>
                <w:t>35</w:t>
              </w:r>
            </w:ins>
          </w:p>
          <w:p w14:paraId="67DFF169" w14:textId="77777777" w:rsidR="00C72233" w:rsidRDefault="00C72233">
            <w:pPr>
              <w:spacing w:after="0" w:line="240" w:lineRule="auto"/>
              <w:jc w:val="center"/>
              <w:rPr>
                <w:ins w:id="1660" w:author="Allan Clemente de Souza" w:date="2020-10-04T22:52:00Z"/>
                <w:rFonts w:ascii="Times New Roman" w:hAnsi="Times New Roman" w:cs="Times New Roman"/>
                <w:sz w:val="20"/>
                <w:szCs w:val="20"/>
                <w:lang w:val="pt-BR"/>
              </w:rPr>
            </w:pPr>
            <w:ins w:id="1661" w:author="Samylla Oliveira" w:date="2020-08-27T11:49:00Z">
              <w:r>
                <w:rPr>
                  <w:rFonts w:ascii="Times New Roman" w:hAnsi="Times New Roman" w:cs="Times New Roman"/>
                  <w:sz w:val="20"/>
                  <w:szCs w:val="20"/>
                  <w:lang w:val="pt-BR"/>
                </w:rPr>
                <w:t>(± 6</w:t>
              </w:r>
            </w:ins>
            <w:ins w:id="1662" w:author="Samylla Oliveira" w:date="2020-08-27T12:21:00Z">
              <w:r w:rsidR="00600268">
                <w:rPr>
                  <w:rFonts w:ascii="Times New Roman" w:hAnsi="Times New Roman" w:cs="Times New Roman"/>
                  <w:sz w:val="20"/>
                  <w:szCs w:val="20"/>
                  <w:lang w:val="pt-BR"/>
                </w:rPr>
                <w:t>,00</w:t>
              </w:r>
            </w:ins>
            <w:ins w:id="1663" w:author="Samylla Oliveira" w:date="2020-08-27T11:49:00Z">
              <w:r>
                <w:rPr>
                  <w:rFonts w:ascii="Times New Roman" w:hAnsi="Times New Roman" w:cs="Times New Roman"/>
                  <w:sz w:val="20"/>
                  <w:szCs w:val="20"/>
                  <w:lang w:val="pt-BR"/>
                </w:rPr>
                <w:t>)</w:t>
              </w:r>
            </w:ins>
          </w:p>
          <w:p w14:paraId="293B099A" w14:textId="72744C10" w:rsidR="00106F2B" w:rsidRPr="00E81BC0" w:rsidRDefault="00106F2B">
            <w:pPr>
              <w:spacing w:after="0" w:line="240" w:lineRule="auto"/>
              <w:jc w:val="center"/>
              <w:rPr>
                <w:ins w:id="1664" w:author="Samylla Oliveira" w:date="2020-08-03T13:41:00Z"/>
                <w:rFonts w:ascii="Times New Roman" w:hAnsi="Times New Roman" w:cs="Times New Roman"/>
                <w:sz w:val="20"/>
                <w:szCs w:val="20"/>
                <w:lang w:val="pt-BR"/>
                <w:rPrChange w:id="1665" w:author="Samylla Oliveira" w:date="2020-08-03T13:54:00Z">
                  <w:rPr>
                    <w:ins w:id="1666" w:author="Samylla Oliveira" w:date="2020-08-03T13:41:00Z"/>
                    <w:rFonts w:ascii="Times New Roman" w:hAnsi="Times New Roman" w:cs="Times New Roman"/>
                    <w:lang w:val="pt-BR"/>
                  </w:rPr>
                </w:rPrChange>
              </w:rPr>
              <w:pPrChange w:id="1667" w:author="Samylla Oliveira" w:date="2020-08-03T14:04:00Z">
                <w:pPr>
                  <w:jc w:val="center"/>
                </w:pPr>
              </w:pPrChange>
            </w:pPr>
            <w:ins w:id="1668" w:author="Allan Clemente de Souza" w:date="2020-10-04T22:52:00Z">
              <w:r>
                <w:rPr>
                  <w:rFonts w:ascii="Times New Roman" w:hAnsi="Times New Roman" w:cs="Times New Roman"/>
                  <w:sz w:val="20"/>
                  <w:szCs w:val="20"/>
                  <w:lang w:val="pt-BR"/>
                </w:rPr>
                <w:t>P</w:t>
              </w:r>
            </w:ins>
          </w:p>
        </w:tc>
        <w:tc>
          <w:tcPr>
            <w:tcW w:w="968" w:type="dxa"/>
            <w:vAlign w:val="center"/>
            <w:tcPrChange w:id="1669" w:author="Allan Clemente de Souza" w:date="2020-10-04T22:18:00Z">
              <w:tcPr>
                <w:tcW w:w="1156" w:type="dxa"/>
                <w:vAlign w:val="center"/>
              </w:tcPr>
            </w:tcPrChange>
          </w:tcPr>
          <w:p w14:paraId="51362E6B" w14:textId="77777777" w:rsidR="00C72233" w:rsidRDefault="00C758B5">
            <w:pPr>
              <w:spacing w:after="0" w:line="240" w:lineRule="auto"/>
              <w:jc w:val="center"/>
              <w:rPr>
                <w:ins w:id="1670" w:author="Samylla Oliveira" w:date="2020-08-27T12:06:00Z"/>
                <w:rFonts w:ascii="Times New Roman" w:hAnsi="Times New Roman" w:cs="Times New Roman"/>
                <w:sz w:val="20"/>
                <w:szCs w:val="20"/>
                <w:lang w:val="pt-BR"/>
              </w:rPr>
              <w:pPrChange w:id="1671" w:author="Samylla Oliveira" w:date="2020-08-03T14:04:00Z">
                <w:pPr>
                  <w:jc w:val="center"/>
                </w:pPr>
              </w:pPrChange>
            </w:pPr>
            <w:ins w:id="1672" w:author="Samylla Oliveira" w:date="2020-08-27T12:06:00Z">
              <w:r>
                <w:rPr>
                  <w:rFonts w:ascii="Times New Roman" w:hAnsi="Times New Roman" w:cs="Times New Roman"/>
                  <w:sz w:val="20"/>
                  <w:szCs w:val="20"/>
                  <w:lang w:val="pt-BR"/>
                </w:rPr>
                <w:t>15</w:t>
              </w:r>
            </w:ins>
          </w:p>
          <w:p w14:paraId="22249405" w14:textId="77777777" w:rsidR="00C758B5" w:rsidRDefault="00C758B5">
            <w:pPr>
              <w:spacing w:after="0" w:line="240" w:lineRule="auto"/>
              <w:jc w:val="center"/>
              <w:rPr>
                <w:ins w:id="1673" w:author="Allan Clemente de Souza" w:date="2020-10-04T22:52:00Z"/>
                <w:rFonts w:ascii="Times New Roman" w:hAnsi="Times New Roman" w:cs="Times New Roman"/>
                <w:sz w:val="20"/>
                <w:szCs w:val="20"/>
                <w:lang w:val="pt-BR"/>
              </w:rPr>
            </w:pPr>
            <w:ins w:id="1674" w:author="Samylla Oliveira" w:date="2020-08-27T12:06:00Z">
              <w:r>
                <w:rPr>
                  <w:rFonts w:ascii="Times New Roman" w:hAnsi="Times New Roman" w:cs="Times New Roman"/>
                  <w:sz w:val="20"/>
                  <w:szCs w:val="20"/>
                  <w:lang w:val="pt-BR"/>
                </w:rPr>
                <w:t>(± 4,00)</w:t>
              </w:r>
            </w:ins>
          </w:p>
          <w:p w14:paraId="58EC1782" w14:textId="240EBE7C" w:rsidR="00106F2B" w:rsidRPr="00E81BC0" w:rsidRDefault="00106F2B">
            <w:pPr>
              <w:spacing w:after="0" w:line="240" w:lineRule="auto"/>
              <w:jc w:val="center"/>
              <w:rPr>
                <w:ins w:id="1675" w:author="Samylla Oliveira" w:date="2020-08-03T13:41:00Z"/>
                <w:rFonts w:ascii="Times New Roman" w:hAnsi="Times New Roman" w:cs="Times New Roman"/>
                <w:sz w:val="20"/>
                <w:szCs w:val="20"/>
                <w:lang w:val="pt-BR"/>
                <w:rPrChange w:id="1676" w:author="Samylla Oliveira" w:date="2020-08-03T13:54:00Z">
                  <w:rPr>
                    <w:ins w:id="1677" w:author="Samylla Oliveira" w:date="2020-08-03T13:41:00Z"/>
                    <w:rFonts w:ascii="Times New Roman" w:hAnsi="Times New Roman" w:cs="Times New Roman"/>
                    <w:lang w:val="pt-BR"/>
                  </w:rPr>
                </w:rPrChange>
              </w:rPr>
              <w:pPrChange w:id="1678" w:author="Samylla Oliveira" w:date="2020-08-03T14:04:00Z">
                <w:pPr>
                  <w:jc w:val="center"/>
                </w:pPr>
              </w:pPrChange>
            </w:pPr>
            <w:ins w:id="1679" w:author="Allan Clemente de Souza" w:date="2020-10-04T22:52:00Z">
              <w:r>
                <w:rPr>
                  <w:rFonts w:ascii="Times New Roman" w:hAnsi="Times New Roman" w:cs="Times New Roman"/>
                  <w:sz w:val="20"/>
                  <w:szCs w:val="20"/>
                  <w:lang w:val="pt-BR"/>
                </w:rPr>
                <w:t>P</w:t>
              </w:r>
            </w:ins>
          </w:p>
        </w:tc>
        <w:tc>
          <w:tcPr>
            <w:tcW w:w="968" w:type="dxa"/>
            <w:vAlign w:val="center"/>
            <w:tcPrChange w:id="1680" w:author="Allan Clemente de Souza" w:date="2020-10-04T22:18:00Z">
              <w:tcPr>
                <w:tcW w:w="985" w:type="dxa"/>
                <w:vAlign w:val="center"/>
              </w:tcPr>
            </w:tcPrChange>
          </w:tcPr>
          <w:p w14:paraId="6F0F07D3" w14:textId="77777777" w:rsidR="00C72233" w:rsidRDefault="00C758B5">
            <w:pPr>
              <w:spacing w:after="0" w:line="240" w:lineRule="auto"/>
              <w:jc w:val="center"/>
              <w:rPr>
                <w:ins w:id="1681" w:author="Samylla Oliveira" w:date="2020-08-27T12:05:00Z"/>
                <w:rFonts w:ascii="Times New Roman" w:hAnsi="Times New Roman" w:cs="Times New Roman"/>
                <w:sz w:val="20"/>
                <w:szCs w:val="20"/>
                <w:lang w:val="pt-BR"/>
              </w:rPr>
              <w:pPrChange w:id="1682" w:author="Samylla Oliveira" w:date="2020-08-03T14:04:00Z">
                <w:pPr>
                  <w:jc w:val="center"/>
                </w:pPr>
              </w:pPrChange>
            </w:pPr>
            <w:ins w:id="1683" w:author="Samylla Oliveira" w:date="2020-08-27T12:05:00Z">
              <w:r>
                <w:rPr>
                  <w:rFonts w:ascii="Times New Roman" w:hAnsi="Times New Roman" w:cs="Times New Roman"/>
                  <w:sz w:val="20"/>
                  <w:szCs w:val="20"/>
                  <w:lang w:val="pt-BR"/>
                </w:rPr>
                <w:t>50</w:t>
              </w:r>
            </w:ins>
          </w:p>
          <w:p w14:paraId="0DF8DD00" w14:textId="77777777" w:rsidR="00C758B5" w:rsidRDefault="00C758B5">
            <w:pPr>
              <w:spacing w:after="0" w:line="240" w:lineRule="auto"/>
              <w:jc w:val="center"/>
              <w:rPr>
                <w:ins w:id="1684" w:author="Allan Clemente de Souza" w:date="2020-10-04T22:52:00Z"/>
                <w:rFonts w:ascii="Times New Roman" w:hAnsi="Times New Roman" w:cs="Times New Roman"/>
                <w:sz w:val="20"/>
                <w:szCs w:val="20"/>
                <w:lang w:val="pt-BR"/>
              </w:rPr>
            </w:pPr>
            <w:ins w:id="1685" w:author="Samylla Oliveira" w:date="2020-08-27T12:05:00Z">
              <w:r>
                <w:rPr>
                  <w:rFonts w:ascii="Times New Roman" w:hAnsi="Times New Roman" w:cs="Times New Roman"/>
                  <w:sz w:val="20"/>
                  <w:szCs w:val="20"/>
                  <w:lang w:val="pt-BR"/>
                </w:rPr>
                <w:t>(± 14,00)</w:t>
              </w:r>
            </w:ins>
          </w:p>
          <w:p w14:paraId="744EC9C3" w14:textId="76D61F40" w:rsidR="00106F2B" w:rsidRPr="00E81BC0" w:rsidRDefault="00106F2B">
            <w:pPr>
              <w:spacing w:after="0" w:line="240" w:lineRule="auto"/>
              <w:jc w:val="center"/>
              <w:rPr>
                <w:ins w:id="1686" w:author="Samylla Oliveira" w:date="2020-08-03T13:41:00Z"/>
                <w:rFonts w:ascii="Times New Roman" w:hAnsi="Times New Roman" w:cs="Times New Roman"/>
                <w:sz w:val="20"/>
                <w:szCs w:val="20"/>
                <w:lang w:val="pt-BR"/>
                <w:rPrChange w:id="1687" w:author="Samylla Oliveira" w:date="2020-08-03T13:54:00Z">
                  <w:rPr>
                    <w:ins w:id="1688" w:author="Samylla Oliveira" w:date="2020-08-03T13:41:00Z"/>
                    <w:rFonts w:ascii="Times New Roman" w:hAnsi="Times New Roman" w:cs="Times New Roman"/>
                    <w:lang w:val="pt-BR"/>
                  </w:rPr>
                </w:rPrChange>
              </w:rPr>
              <w:pPrChange w:id="1689" w:author="Samylla Oliveira" w:date="2020-08-03T14:04:00Z">
                <w:pPr>
                  <w:jc w:val="center"/>
                </w:pPr>
              </w:pPrChange>
            </w:pPr>
            <w:ins w:id="1690" w:author="Allan Clemente de Souza" w:date="2020-10-04T22:52:00Z">
              <w:r>
                <w:rPr>
                  <w:rFonts w:ascii="Times New Roman" w:hAnsi="Times New Roman" w:cs="Times New Roman"/>
                  <w:sz w:val="20"/>
                  <w:szCs w:val="20"/>
                  <w:lang w:val="pt-BR"/>
                </w:rPr>
                <w:t>P</w:t>
              </w:r>
            </w:ins>
          </w:p>
        </w:tc>
        <w:tc>
          <w:tcPr>
            <w:tcW w:w="968" w:type="dxa"/>
            <w:vAlign w:val="center"/>
            <w:tcPrChange w:id="1691" w:author="Allan Clemente de Souza" w:date="2020-10-04T22:18:00Z">
              <w:tcPr>
                <w:tcW w:w="985" w:type="dxa"/>
                <w:vAlign w:val="center"/>
              </w:tcPr>
            </w:tcPrChange>
          </w:tcPr>
          <w:p w14:paraId="7945A12C" w14:textId="77777777" w:rsidR="00C72233" w:rsidRDefault="00CB004E">
            <w:pPr>
              <w:spacing w:after="0" w:line="240" w:lineRule="auto"/>
              <w:jc w:val="center"/>
              <w:rPr>
                <w:ins w:id="1692" w:author="Samylla Oliveira" w:date="2020-08-27T12:08:00Z"/>
                <w:rFonts w:ascii="Times New Roman" w:hAnsi="Times New Roman" w:cs="Times New Roman"/>
                <w:sz w:val="20"/>
                <w:szCs w:val="20"/>
                <w:lang w:val="pt-BR"/>
              </w:rPr>
              <w:pPrChange w:id="1693" w:author="Samylla Oliveira" w:date="2020-08-03T14:04:00Z">
                <w:pPr>
                  <w:jc w:val="center"/>
                </w:pPr>
              </w:pPrChange>
            </w:pPr>
            <w:ins w:id="1694" w:author="Samylla Oliveira" w:date="2020-08-27T12:08:00Z">
              <w:r>
                <w:rPr>
                  <w:rFonts w:ascii="Times New Roman" w:hAnsi="Times New Roman" w:cs="Times New Roman"/>
                  <w:sz w:val="20"/>
                  <w:szCs w:val="20"/>
                  <w:lang w:val="pt-BR"/>
                </w:rPr>
                <w:t>85</w:t>
              </w:r>
            </w:ins>
          </w:p>
          <w:p w14:paraId="4CE19260" w14:textId="77777777" w:rsidR="00CB004E" w:rsidRDefault="00CB004E">
            <w:pPr>
              <w:spacing w:after="0" w:line="240" w:lineRule="auto"/>
              <w:jc w:val="center"/>
              <w:rPr>
                <w:ins w:id="1695" w:author="Allan Clemente de Souza" w:date="2020-10-04T22:52:00Z"/>
                <w:rFonts w:ascii="Times New Roman" w:hAnsi="Times New Roman" w:cs="Times New Roman"/>
                <w:sz w:val="20"/>
                <w:szCs w:val="20"/>
                <w:lang w:val="pt-BR"/>
              </w:rPr>
            </w:pPr>
            <w:ins w:id="1696" w:author="Samylla Oliveira" w:date="2020-08-27T12:08:00Z">
              <w:r>
                <w:rPr>
                  <w:rFonts w:ascii="Times New Roman" w:hAnsi="Times New Roman" w:cs="Times New Roman"/>
                  <w:sz w:val="20"/>
                  <w:szCs w:val="20"/>
                  <w:lang w:val="pt-BR"/>
                </w:rPr>
                <w:t>(</w:t>
              </w:r>
            </w:ins>
            <w:ins w:id="1697" w:author="Samylla Oliveira" w:date="2020-08-27T12:09:00Z">
              <w:r>
                <w:rPr>
                  <w:rFonts w:ascii="Times New Roman" w:hAnsi="Times New Roman" w:cs="Times New Roman"/>
                  <w:sz w:val="20"/>
                  <w:szCs w:val="20"/>
                  <w:lang w:val="pt-BR"/>
                </w:rPr>
                <w:t>± 36,00)</w:t>
              </w:r>
            </w:ins>
          </w:p>
          <w:p w14:paraId="0D9F417E" w14:textId="4D5F3CAB" w:rsidR="00106F2B" w:rsidRPr="00E81BC0" w:rsidRDefault="00106F2B">
            <w:pPr>
              <w:spacing w:after="0" w:line="240" w:lineRule="auto"/>
              <w:jc w:val="center"/>
              <w:rPr>
                <w:ins w:id="1698" w:author="Samylla Oliveira" w:date="2020-08-03T13:41:00Z"/>
                <w:rFonts w:ascii="Times New Roman" w:hAnsi="Times New Roman" w:cs="Times New Roman"/>
                <w:sz w:val="20"/>
                <w:szCs w:val="20"/>
                <w:lang w:val="pt-BR"/>
                <w:rPrChange w:id="1699" w:author="Samylla Oliveira" w:date="2020-08-03T13:54:00Z">
                  <w:rPr>
                    <w:ins w:id="1700" w:author="Samylla Oliveira" w:date="2020-08-03T13:41:00Z"/>
                    <w:rFonts w:ascii="Times New Roman" w:hAnsi="Times New Roman" w:cs="Times New Roman"/>
                    <w:lang w:val="pt-BR"/>
                  </w:rPr>
                </w:rPrChange>
              </w:rPr>
              <w:pPrChange w:id="1701" w:author="Samylla Oliveira" w:date="2020-08-03T14:04:00Z">
                <w:pPr>
                  <w:jc w:val="center"/>
                </w:pPr>
              </w:pPrChange>
            </w:pPr>
            <w:ins w:id="1702" w:author="Allan Clemente de Souza" w:date="2020-10-04T22:52:00Z">
              <w:r>
                <w:rPr>
                  <w:rFonts w:ascii="Times New Roman" w:hAnsi="Times New Roman" w:cs="Times New Roman"/>
                  <w:sz w:val="20"/>
                  <w:szCs w:val="20"/>
                  <w:lang w:val="pt-BR"/>
                </w:rPr>
                <w:t>P</w:t>
              </w:r>
            </w:ins>
          </w:p>
        </w:tc>
        <w:tc>
          <w:tcPr>
            <w:tcW w:w="1009" w:type="dxa"/>
            <w:vAlign w:val="center"/>
            <w:tcPrChange w:id="1703" w:author="Allan Clemente de Souza" w:date="2020-10-04T22:18:00Z">
              <w:tcPr>
                <w:tcW w:w="840" w:type="dxa"/>
                <w:gridSpan w:val="2"/>
                <w:vAlign w:val="center"/>
              </w:tcPr>
            </w:tcPrChange>
          </w:tcPr>
          <w:p w14:paraId="43B71C22" w14:textId="77777777" w:rsidR="00C72233" w:rsidRDefault="008F557A">
            <w:pPr>
              <w:spacing w:after="0" w:line="240" w:lineRule="auto"/>
              <w:jc w:val="center"/>
              <w:rPr>
                <w:ins w:id="1704" w:author="Samylla Oliveira" w:date="2020-08-27T12:14:00Z"/>
                <w:rFonts w:ascii="Times New Roman" w:hAnsi="Times New Roman" w:cs="Times New Roman"/>
                <w:sz w:val="20"/>
                <w:szCs w:val="20"/>
                <w:lang w:val="pt-BR"/>
              </w:rPr>
              <w:pPrChange w:id="1705" w:author="Samylla Oliveira" w:date="2020-08-03T14:04:00Z">
                <w:pPr>
                  <w:jc w:val="center"/>
                </w:pPr>
              </w:pPrChange>
            </w:pPr>
            <w:ins w:id="1706" w:author="Samylla Oliveira" w:date="2020-08-27T12:14:00Z">
              <w:r>
                <w:rPr>
                  <w:rFonts w:ascii="Times New Roman" w:hAnsi="Times New Roman" w:cs="Times New Roman"/>
                  <w:sz w:val="20"/>
                  <w:szCs w:val="20"/>
                  <w:lang w:val="pt-BR"/>
                </w:rPr>
                <w:t>111</w:t>
              </w:r>
            </w:ins>
          </w:p>
          <w:p w14:paraId="255D4788" w14:textId="77777777" w:rsidR="008F557A" w:rsidRDefault="008F557A">
            <w:pPr>
              <w:spacing w:after="0" w:line="240" w:lineRule="auto"/>
              <w:jc w:val="center"/>
              <w:rPr>
                <w:ins w:id="1707" w:author="Allan Clemente de Souza" w:date="2020-10-04T22:53:00Z"/>
                <w:rFonts w:ascii="Times New Roman" w:hAnsi="Times New Roman" w:cs="Times New Roman"/>
                <w:sz w:val="20"/>
                <w:szCs w:val="20"/>
                <w:lang w:val="pt-BR"/>
              </w:rPr>
            </w:pPr>
            <w:ins w:id="1708" w:author="Samylla Oliveira" w:date="2020-08-27T12:14:00Z">
              <w:r>
                <w:rPr>
                  <w:rFonts w:ascii="Times New Roman" w:hAnsi="Times New Roman" w:cs="Times New Roman"/>
                  <w:sz w:val="20"/>
                  <w:szCs w:val="20"/>
                  <w:lang w:val="pt-BR"/>
                </w:rPr>
                <w:t>(± 50,00)</w:t>
              </w:r>
            </w:ins>
            <w:ins w:id="1709" w:author="Allan Clemente de Souza" w:date="2020-10-04T22:53:00Z">
              <w:r w:rsidR="00106F2B">
                <w:rPr>
                  <w:rFonts w:ascii="Times New Roman" w:hAnsi="Times New Roman" w:cs="Times New Roman"/>
                  <w:sz w:val="20"/>
                  <w:szCs w:val="20"/>
                  <w:lang w:val="pt-BR"/>
                </w:rPr>
                <w:t>p</w:t>
              </w:r>
            </w:ins>
          </w:p>
          <w:p w14:paraId="31A037CC" w14:textId="02FFAB5A" w:rsidR="00106F2B" w:rsidRPr="00E81BC0" w:rsidRDefault="00106F2B">
            <w:pPr>
              <w:spacing w:after="0" w:line="240" w:lineRule="auto"/>
              <w:jc w:val="center"/>
              <w:rPr>
                <w:ins w:id="1710" w:author="Samylla Oliveira" w:date="2020-08-03T13:41:00Z"/>
                <w:rFonts w:ascii="Times New Roman" w:hAnsi="Times New Roman" w:cs="Times New Roman"/>
                <w:sz w:val="20"/>
                <w:szCs w:val="20"/>
                <w:lang w:val="pt-BR"/>
                <w:rPrChange w:id="1711" w:author="Samylla Oliveira" w:date="2020-08-03T13:54:00Z">
                  <w:rPr>
                    <w:ins w:id="1712" w:author="Samylla Oliveira" w:date="2020-08-03T13:41:00Z"/>
                    <w:rFonts w:ascii="Times New Roman" w:hAnsi="Times New Roman" w:cs="Times New Roman"/>
                    <w:lang w:val="pt-BR"/>
                  </w:rPr>
                </w:rPrChange>
              </w:rPr>
              <w:pPrChange w:id="1713" w:author="Samylla Oliveira" w:date="2020-08-03T14:04:00Z">
                <w:pPr>
                  <w:jc w:val="center"/>
                </w:pPr>
              </w:pPrChange>
            </w:pPr>
          </w:p>
        </w:tc>
        <w:tc>
          <w:tcPr>
            <w:tcW w:w="975" w:type="dxa"/>
            <w:vAlign w:val="center"/>
            <w:tcPrChange w:id="1714" w:author="Allan Clemente de Souza" w:date="2020-10-04T22:18:00Z">
              <w:tcPr>
                <w:tcW w:w="718" w:type="dxa"/>
                <w:vAlign w:val="center"/>
              </w:tcPr>
            </w:tcPrChange>
          </w:tcPr>
          <w:p w14:paraId="01C1D684" w14:textId="77777777" w:rsidR="00C72233" w:rsidRDefault="008F557A">
            <w:pPr>
              <w:spacing w:after="0" w:line="240" w:lineRule="auto"/>
              <w:jc w:val="center"/>
              <w:rPr>
                <w:ins w:id="1715" w:author="Samylla Oliveira" w:date="2020-08-27T12:20:00Z"/>
                <w:rFonts w:ascii="Times New Roman" w:hAnsi="Times New Roman" w:cs="Times New Roman"/>
                <w:sz w:val="20"/>
                <w:szCs w:val="20"/>
                <w:lang w:val="pt-BR"/>
              </w:rPr>
              <w:pPrChange w:id="1716" w:author="Samylla Oliveira" w:date="2020-08-03T14:04:00Z">
                <w:pPr>
                  <w:jc w:val="center"/>
                </w:pPr>
              </w:pPrChange>
            </w:pPr>
            <w:ins w:id="1717" w:author="Samylla Oliveira" w:date="2020-08-27T12:20:00Z">
              <w:r>
                <w:rPr>
                  <w:rFonts w:ascii="Times New Roman" w:hAnsi="Times New Roman" w:cs="Times New Roman"/>
                  <w:sz w:val="20"/>
                  <w:szCs w:val="20"/>
                  <w:lang w:val="pt-BR"/>
                </w:rPr>
                <w:t>41</w:t>
              </w:r>
            </w:ins>
          </w:p>
          <w:p w14:paraId="0D511894" w14:textId="77777777" w:rsidR="008F557A" w:rsidRDefault="008F557A">
            <w:pPr>
              <w:spacing w:after="0" w:line="240" w:lineRule="auto"/>
              <w:jc w:val="center"/>
              <w:rPr>
                <w:ins w:id="1718" w:author="Allan Clemente de Souza" w:date="2020-10-04T22:53:00Z"/>
                <w:rFonts w:ascii="Times New Roman" w:hAnsi="Times New Roman" w:cs="Times New Roman"/>
                <w:sz w:val="20"/>
                <w:szCs w:val="20"/>
                <w:lang w:val="pt-BR"/>
              </w:rPr>
            </w:pPr>
            <w:ins w:id="1719" w:author="Samylla Oliveira" w:date="2020-08-27T12:20:00Z">
              <w:r>
                <w:rPr>
                  <w:rFonts w:ascii="Times New Roman" w:hAnsi="Times New Roman" w:cs="Times New Roman"/>
                  <w:sz w:val="20"/>
                  <w:szCs w:val="20"/>
                  <w:lang w:val="pt-BR"/>
                </w:rPr>
                <w:t>(± 3,00)</w:t>
              </w:r>
            </w:ins>
          </w:p>
          <w:p w14:paraId="6A894959" w14:textId="12901689" w:rsidR="00106F2B" w:rsidRPr="00E81BC0" w:rsidRDefault="00106F2B">
            <w:pPr>
              <w:spacing w:after="0" w:line="240" w:lineRule="auto"/>
              <w:jc w:val="center"/>
              <w:rPr>
                <w:ins w:id="1720" w:author="Samylla Oliveira" w:date="2020-08-03T13:41:00Z"/>
                <w:rFonts w:ascii="Times New Roman" w:hAnsi="Times New Roman" w:cs="Times New Roman"/>
                <w:sz w:val="20"/>
                <w:szCs w:val="20"/>
                <w:lang w:val="pt-BR"/>
                <w:rPrChange w:id="1721" w:author="Samylla Oliveira" w:date="2020-08-03T13:54:00Z">
                  <w:rPr>
                    <w:ins w:id="1722" w:author="Samylla Oliveira" w:date="2020-08-03T13:41:00Z"/>
                    <w:rFonts w:ascii="Times New Roman" w:hAnsi="Times New Roman" w:cs="Times New Roman"/>
                    <w:lang w:val="pt-BR"/>
                  </w:rPr>
                </w:rPrChange>
              </w:rPr>
              <w:pPrChange w:id="1723" w:author="Samylla Oliveira" w:date="2020-08-03T14:04:00Z">
                <w:pPr>
                  <w:jc w:val="center"/>
                </w:pPr>
              </w:pPrChange>
            </w:pPr>
            <w:ins w:id="1724" w:author="Allan Clemente de Souza" w:date="2020-10-04T22:53:00Z">
              <w:r>
                <w:rPr>
                  <w:rFonts w:ascii="Times New Roman" w:hAnsi="Times New Roman" w:cs="Times New Roman"/>
                  <w:sz w:val="20"/>
                  <w:szCs w:val="20"/>
                  <w:lang w:val="pt-BR"/>
                </w:rPr>
                <w:t>P</w:t>
              </w:r>
            </w:ins>
          </w:p>
        </w:tc>
      </w:tr>
      <w:tr w:rsidR="00C72233" w14:paraId="5149FC79" w14:textId="77777777" w:rsidTr="00053F87">
        <w:tblPrEx>
          <w:tblPrExChange w:id="1725" w:author="Allan Clemente de Souza" w:date="2020-10-04T22:18:00Z">
            <w:tblPrEx>
              <w:tblW w:w="8507" w:type="dxa"/>
            </w:tblPrEx>
          </w:tblPrExChange>
        </w:tblPrEx>
        <w:trPr>
          <w:trHeight w:val="170"/>
          <w:ins w:id="1726" w:author="Samylla Oliveira" w:date="2020-08-03T13:41:00Z"/>
          <w:trPrChange w:id="1727" w:author="Allan Clemente de Souza" w:date="2020-10-04T22:18:00Z">
            <w:trPr>
              <w:trHeight w:val="170"/>
            </w:trPr>
          </w:trPrChange>
        </w:trPr>
        <w:tc>
          <w:tcPr>
            <w:tcW w:w="1450" w:type="dxa"/>
            <w:vMerge/>
            <w:vAlign w:val="center"/>
            <w:tcPrChange w:id="1728" w:author="Allan Clemente de Souza" w:date="2020-10-04T22:18:00Z">
              <w:tcPr>
                <w:tcW w:w="1450" w:type="dxa"/>
                <w:vMerge/>
                <w:vAlign w:val="center"/>
              </w:tcPr>
            </w:tcPrChange>
          </w:tcPr>
          <w:p w14:paraId="430B41F8" w14:textId="77777777" w:rsidR="00C72233" w:rsidRPr="00E81BC0" w:rsidRDefault="00C72233">
            <w:pPr>
              <w:spacing w:after="0" w:line="240" w:lineRule="auto"/>
              <w:jc w:val="center"/>
              <w:rPr>
                <w:ins w:id="1729" w:author="Samylla Oliveira" w:date="2020-08-03T13:41:00Z"/>
                <w:rFonts w:ascii="Times New Roman" w:hAnsi="Times New Roman" w:cs="Times New Roman"/>
                <w:sz w:val="20"/>
                <w:szCs w:val="20"/>
                <w:lang w:val="pt-BR"/>
                <w:rPrChange w:id="1730" w:author="Samylla Oliveira" w:date="2020-08-03T13:54:00Z">
                  <w:rPr>
                    <w:ins w:id="1731" w:author="Samylla Oliveira" w:date="2020-08-03T13:41:00Z"/>
                    <w:rFonts w:ascii="Times New Roman" w:hAnsi="Times New Roman" w:cs="Times New Roman"/>
                    <w:lang w:val="pt-BR"/>
                  </w:rPr>
                </w:rPrChange>
              </w:rPr>
              <w:pPrChange w:id="1732" w:author="Samylla Oliveira" w:date="2020-08-03T14:04:00Z">
                <w:pPr>
                  <w:jc w:val="center"/>
                </w:pPr>
              </w:pPrChange>
            </w:pPr>
          </w:p>
        </w:tc>
        <w:tc>
          <w:tcPr>
            <w:tcW w:w="1338" w:type="dxa"/>
            <w:vAlign w:val="center"/>
            <w:tcPrChange w:id="1733" w:author="Allan Clemente de Souza" w:date="2020-10-04T22:18:00Z">
              <w:tcPr>
                <w:tcW w:w="1380" w:type="dxa"/>
                <w:gridSpan w:val="3"/>
                <w:vAlign w:val="center"/>
              </w:tcPr>
            </w:tcPrChange>
          </w:tcPr>
          <w:p w14:paraId="21EEA55B" w14:textId="732C5EEC" w:rsidR="00C72233" w:rsidRPr="00E81BC0" w:rsidRDefault="00C72233">
            <w:pPr>
              <w:spacing w:after="0" w:line="240" w:lineRule="auto"/>
              <w:jc w:val="center"/>
              <w:rPr>
                <w:ins w:id="1734" w:author="Samylla Oliveira" w:date="2020-08-03T13:41:00Z"/>
                <w:rFonts w:ascii="Times New Roman" w:hAnsi="Times New Roman" w:cs="Times New Roman"/>
                <w:sz w:val="20"/>
                <w:szCs w:val="20"/>
                <w:lang w:val="pt-BR"/>
                <w:rPrChange w:id="1735" w:author="Samylla Oliveira" w:date="2020-08-03T13:54:00Z">
                  <w:rPr>
                    <w:ins w:id="1736" w:author="Samylla Oliveira" w:date="2020-08-03T13:41:00Z"/>
                    <w:rFonts w:ascii="Times New Roman" w:hAnsi="Times New Roman" w:cs="Times New Roman"/>
                    <w:lang w:val="pt-BR"/>
                  </w:rPr>
                </w:rPrChange>
              </w:rPr>
              <w:pPrChange w:id="1737" w:author="Samylla Oliveira" w:date="2020-08-03T14:04:00Z">
                <w:pPr>
                  <w:jc w:val="center"/>
                </w:pPr>
              </w:pPrChange>
            </w:pPr>
            <w:ins w:id="1738" w:author="Samylla Oliveira" w:date="2020-08-03T13:42:00Z">
              <w:r w:rsidRPr="00E81BC0">
                <w:rPr>
                  <w:rFonts w:ascii="Times New Roman" w:hAnsi="Times New Roman" w:cs="Times New Roman"/>
                  <w:sz w:val="20"/>
                  <w:szCs w:val="20"/>
                  <w:lang w:val="pt-BR"/>
                  <w:rPrChange w:id="1739" w:author="Samylla Oliveira" w:date="2020-08-03T13:54:00Z">
                    <w:rPr>
                      <w:rFonts w:ascii="Times New Roman" w:hAnsi="Times New Roman" w:cs="Times New Roman"/>
                      <w:lang w:val="pt-BR"/>
                    </w:rPr>
                  </w:rPrChange>
                </w:rPr>
                <w:t>Mesocosmos tratamento</w:t>
              </w:r>
            </w:ins>
          </w:p>
        </w:tc>
        <w:tc>
          <w:tcPr>
            <w:tcW w:w="1108" w:type="dxa"/>
            <w:vAlign w:val="center"/>
            <w:tcPrChange w:id="1740" w:author="Allan Clemente de Souza" w:date="2020-10-04T22:18:00Z">
              <w:tcPr>
                <w:tcW w:w="993" w:type="dxa"/>
                <w:vAlign w:val="center"/>
              </w:tcPr>
            </w:tcPrChange>
          </w:tcPr>
          <w:p w14:paraId="203B223A" w14:textId="77777777" w:rsidR="00C72233" w:rsidRDefault="00C72233" w:rsidP="00C72233">
            <w:pPr>
              <w:spacing w:after="0" w:line="240" w:lineRule="auto"/>
              <w:jc w:val="center"/>
              <w:rPr>
                <w:ins w:id="1741" w:author="Samylla Oliveira" w:date="2020-08-27T11:49:00Z"/>
                <w:rFonts w:ascii="Times New Roman" w:hAnsi="Times New Roman" w:cs="Times New Roman"/>
                <w:sz w:val="20"/>
                <w:szCs w:val="20"/>
                <w:lang w:val="pt-BR"/>
              </w:rPr>
            </w:pPr>
            <w:ins w:id="1742" w:author="Samylla Oliveira" w:date="2020-08-27T11:49:00Z">
              <w:r>
                <w:rPr>
                  <w:rFonts w:ascii="Times New Roman" w:hAnsi="Times New Roman" w:cs="Times New Roman"/>
                  <w:sz w:val="20"/>
                  <w:szCs w:val="20"/>
                  <w:lang w:val="pt-BR"/>
                </w:rPr>
                <w:t>27</w:t>
              </w:r>
            </w:ins>
          </w:p>
          <w:p w14:paraId="5B4A5ADD" w14:textId="4D70993C" w:rsidR="00C72233" w:rsidRPr="00E81BC0" w:rsidRDefault="00C72233">
            <w:pPr>
              <w:spacing w:after="0" w:line="240" w:lineRule="auto"/>
              <w:jc w:val="center"/>
              <w:rPr>
                <w:ins w:id="1743" w:author="Samylla Oliveira" w:date="2020-08-03T13:41:00Z"/>
                <w:rFonts w:ascii="Times New Roman" w:hAnsi="Times New Roman" w:cs="Times New Roman"/>
                <w:sz w:val="20"/>
                <w:szCs w:val="20"/>
                <w:lang w:val="pt-BR"/>
                <w:rPrChange w:id="1744" w:author="Samylla Oliveira" w:date="2020-08-03T13:54:00Z">
                  <w:rPr>
                    <w:ins w:id="1745" w:author="Samylla Oliveira" w:date="2020-08-03T13:41:00Z"/>
                    <w:rFonts w:ascii="Times New Roman" w:hAnsi="Times New Roman" w:cs="Times New Roman"/>
                    <w:lang w:val="pt-BR"/>
                  </w:rPr>
                </w:rPrChange>
              </w:rPr>
              <w:pPrChange w:id="1746" w:author="Samylla Oliveira" w:date="2020-08-03T14:04:00Z">
                <w:pPr>
                  <w:jc w:val="center"/>
                </w:pPr>
              </w:pPrChange>
            </w:pPr>
            <w:ins w:id="1747" w:author="Samylla Oliveira" w:date="2020-08-27T11:49:00Z">
              <w:r>
                <w:rPr>
                  <w:rFonts w:ascii="Times New Roman" w:hAnsi="Times New Roman" w:cs="Times New Roman"/>
                  <w:sz w:val="20"/>
                  <w:szCs w:val="20"/>
                  <w:lang w:val="pt-BR"/>
                </w:rPr>
                <w:t>(± 8</w:t>
              </w:r>
            </w:ins>
            <w:ins w:id="1748" w:author="Samylla Oliveira" w:date="2020-08-27T12:01:00Z">
              <w:r w:rsidR="00C758B5">
                <w:rPr>
                  <w:rFonts w:ascii="Times New Roman" w:hAnsi="Times New Roman" w:cs="Times New Roman"/>
                  <w:sz w:val="20"/>
                  <w:szCs w:val="20"/>
                  <w:lang w:val="pt-BR"/>
                </w:rPr>
                <w:t>,00</w:t>
              </w:r>
            </w:ins>
            <w:ins w:id="1749" w:author="Samylla Oliveira" w:date="2020-08-27T11:49:00Z">
              <w:r>
                <w:rPr>
                  <w:rFonts w:ascii="Times New Roman" w:hAnsi="Times New Roman" w:cs="Times New Roman"/>
                  <w:sz w:val="20"/>
                  <w:szCs w:val="20"/>
                  <w:lang w:val="pt-BR"/>
                </w:rPr>
                <w:t>)</w:t>
              </w:r>
            </w:ins>
          </w:p>
        </w:tc>
        <w:tc>
          <w:tcPr>
            <w:tcW w:w="968" w:type="dxa"/>
            <w:vAlign w:val="center"/>
            <w:tcPrChange w:id="1750" w:author="Allan Clemente de Souza" w:date="2020-10-04T22:18:00Z">
              <w:tcPr>
                <w:tcW w:w="1156" w:type="dxa"/>
                <w:vAlign w:val="center"/>
              </w:tcPr>
            </w:tcPrChange>
          </w:tcPr>
          <w:p w14:paraId="1F5D8D8D" w14:textId="77777777" w:rsidR="00C72233" w:rsidRDefault="00C72233">
            <w:pPr>
              <w:spacing w:after="0" w:line="240" w:lineRule="auto"/>
              <w:jc w:val="center"/>
              <w:rPr>
                <w:ins w:id="1751" w:author="Samylla Oliveira" w:date="2020-08-27T11:59:00Z"/>
                <w:rFonts w:ascii="Times New Roman" w:hAnsi="Times New Roman" w:cs="Times New Roman"/>
                <w:sz w:val="20"/>
                <w:szCs w:val="20"/>
                <w:lang w:val="pt-BR"/>
              </w:rPr>
              <w:pPrChange w:id="1752" w:author="Samylla Oliveira" w:date="2020-08-03T14:04:00Z">
                <w:pPr>
                  <w:jc w:val="center"/>
                </w:pPr>
              </w:pPrChange>
            </w:pPr>
            <w:ins w:id="1753" w:author="Samylla Oliveira" w:date="2020-08-27T11:59:00Z">
              <w:r>
                <w:rPr>
                  <w:rFonts w:ascii="Times New Roman" w:hAnsi="Times New Roman" w:cs="Times New Roman"/>
                  <w:sz w:val="20"/>
                  <w:szCs w:val="20"/>
                  <w:lang w:val="pt-BR"/>
                </w:rPr>
                <w:t>16</w:t>
              </w:r>
            </w:ins>
          </w:p>
          <w:p w14:paraId="4E8CC313" w14:textId="593D4CC2" w:rsidR="00C72233" w:rsidRPr="00E81BC0" w:rsidRDefault="00C72233">
            <w:pPr>
              <w:spacing w:after="0" w:line="240" w:lineRule="auto"/>
              <w:jc w:val="center"/>
              <w:rPr>
                <w:ins w:id="1754" w:author="Samylla Oliveira" w:date="2020-08-03T13:41:00Z"/>
                <w:rFonts w:ascii="Times New Roman" w:hAnsi="Times New Roman" w:cs="Times New Roman"/>
                <w:sz w:val="20"/>
                <w:szCs w:val="20"/>
                <w:lang w:val="pt-BR"/>
                <w:rPrChange w:id="1755" w:author="Samylla Oliveira" w:date="2020-08-03T13:54:00Z">
                  <w:rPr>
                    <w:ins w:id="1756" w:author="Samylla Oliveira" w:date="2020-08-03T13:41:00Z"/>
                    <w:rFonts w:ascii="Times New Roman" w:hAnsi="Times New Roman" w:cs="Times New Roman"/>
                    <w:lang w:val="pt-BR"/>
                  </w:rPr>
                </w:rPrChange>
              </w:rPr>
              <w:pPrChange w:id="1757" w:author="Samylla Oliveira" w:date="2020-08-03T14:04:00Z">
                <w:pPr>
                  <w:jc w:val="center"/>
                </w:pPr>
              </w:pPrChange>
            </w:pPr>
            <w:ins w:id="1758" w:author="Samylla Oliveira" w:date="2020-08-27T11:59:00Z">
              <w:r>
                <w:rPr>
                  <w:rFonts w:ascii="Times New Roman" w:hAnsi="Times New Roman" w:cs="Times New Roman"/>
                  <w:sz w:val="20"/>
                  <w:szCs w:val="20"/>
                  <w:lang w:val="pt-BR"/>
                </w:rPr>
                <w:t>(</w:t>
              </w:r>
            </w:ins>
            <w:ins w:id="1759" w:author="Samylla Oliveira" w:date="2020-08-27T12:00:00Z">
              <w:r>
                <w:rPr>
                  <w:rFonts w:ascii="Times New Roman" w:hAnsi="Times New Roman" w:cs="Times New Roman"/>
                  <w:sz w:val="20"/>
                  <w:szCs w:val="20"/>
                  <w:lang w:val="pt-BR"/>
                </w:rPr>
                <w:t>±</w:t>
              </w:r>
            </w:ins>
            <w:ins w:id="1760" w:author="Samylla Oliveira" w:date="2020-08-27T12:01:00Z">
              <w:r w:rsidR="00C758B5">
                <w:rPr>
                  <w:rFonts w:ascii="Times New Roman" w:hAnsi="Times New Roman" w:cs="Times New Roman"/>
                  <w:sz w:val="20"/>
                  <w:szCs w:val="20"/>
                  <w:lang w:val="pt-BR"/>
                </w:rPr>
                <w:t xml:space="preserve"> 24,00)</w:t>
              </w:r>
            </w:ins>
          </w:p>
        </w:tc>
        <w:tc>
          <w:tcPr>
            <w:tcW w:w="968" w:type="dxa"/>
            <w:vAlign w:val="center"/>
            <w:tcPrChange w:id="1761" w:author="Allan Clemente de Souza" w:date="2020-10-04T22:18:00Z">
              <w:tcPr>
                <w:tcW w:w="985" w:type="dxa"/>
                <w:vAlign w:val="center"/>
              </w:tcPr>
            </w:tcPrChange>
          </w:tcPr>
          <w:p w14:paraId="120FA4CF" w14:textId="77777777" w:rsidR="00C72233" w:rsidRDefault="00C758B5">
            <w:pPr>
              <w:spacing w:after="0" w:line="240" w:lineRule="auto"/>
              <w:jc w:val="center"/>
              <w:rPr>
                <w:ins w:id="1762" w:author="Samylla Oliveira" w:date="2020-08-27T12:02:00Z"/>
                <w:rFonts w:ascii="Times New Roman" w:hAnsi="Times New Roman" w:cs="Times New Roman"/>
                <w:sz w:val="20"/>
                <w:szCs w:val="20"/>
                <w:lang w:val="pt-BR"/>
              </w:rPr>
              <w:pPrChange w:id="1763" w:author="Samylla Oliveira" w:date="2020-08-03T14:04:00Z">
                <w:pPr>
                  <w:jc w:val="center"/>
                </w:pPr>
              </w:pPrChange>
            </w:pPr>
            <w:ins w:id="1764" w:author="Samylla Oliveira" w:date="2020-08-27T12:02:00Z">
              <w:r>
                <w:rPr>
                  <w:rFonts w:ascii="Times New Roman" w:hAnsi="Times New Roman" w:cs="Times New Roman"/>
                  <w:sz w:val="20"/>
                  <w:szCs w:val="20"/>
                  <w:lang w:val="pt-BR"/>
                </w:rPr>
                <w:t>48</w:t>
              </w:r>
            </w:ins>
          </w:p>
          <w:p w14:paraId="0924943C" w14:textId="3A12F891" w:rsidR="00C758B5" w:rsidRPr="00E81BC0" w:rsidRDefault="00C758B5">
            <w:pPr>
              <w:spacing w:after="0" w:line="240" w:lineRule="auto"/>
              <w:jc w:val="center"/>
              <w:rPr>
                <w:ins w:id="1765" w:author="Samylla Oliveira" w:date="2020-08-03T13:41:00Z"/>
                <w:rFonts w:ascii="Times New Roman" w:hAnsi="Times New Roman" w:cs="Times New Roman"/>
                <w:sz w:val="20"/>
                <w:szCs w:val="20"/>
                <w:lang w:val="pt-BR"/>
                <w:rPrChange w:id="1766" w:author="Samylla Oliveira" w:date="2020-08-03T13:54:00Z">
                  <w:rPr>
                    <w:ins w:id="1767" w:author="Samylla Oliveira" w:date="2020-08-03T13:41:00Z"/>
                    <w:rFonts w:ascii="Times New Roman" w:hAnsi="Times New Roman" w:cs="Times New Roman"/>
                    <w:lang w:val="pt-BR"/>
                  </w:rPr>
                </w:rPrChange>
              </w:rPr>
              <w:pPrChange w:id="1768" w:author="Samylla Oliveira" w:date="2020-08-03T14:04:00Z">
                <w:pPr>
                  <w:jc w:val="center"/>
                </w:pPr>
              </w:pPrChange>
            </w:pPr>
            <w:ins w:id="1769" w:author="Samylla Oliveira" w:date="2020-08-27T12:03:00Z">
              <w:r>
                <w:rPr>
                  <w:rFonts w:ascii="Times New Roman" w:hAnsi="Times New Roman" w:cs="Times New Roman"/>
                  <w:sz w:val="20"/>
                  <w:szCs w:val="20"/>
                  <w:lang w:val="pt-BR"/>
                </w:rPr>
                <w:t xml:space="preserve">(± </w:t>
              </w:r>
            </w:ins>
            <w:ins w:id="1770" w:author="Samylla Oliveira" w:date="2020-08-27T12:04:00Z">
              <w:r>
                <w:rPr>
                  <w:rFonts w:ascii="Times New Roman" w:hAnsi="Times New Roman" w:cs="Times New Roman"/>
                  <w:sz w:val="20"/>
                  <w:szCs w:val="20"/>
                  <w:lang w:val="pt-BR"/>
                </w:rPr>
                <w:t>17,00)</w:t>
              </w:r>
            </w:ins>
          </w:p>
        </w:tc>
        <w:tc>
          <w:tcPr>
            <w:tcW w:w="968" w:type="dxa"/>
            <w:vAlign w:val="center"/>
            <w:tcPrChange w:id="1771" w:author="Allan Clemente de Souza" w:date="2020-10-04T22:18:00Z">
              <w:tcPr>
                <w:tcW w:w="985" w:type="dxa"/>
                <w:vAlign w:val="center"/>
              </w:tcPr>
            </w:tcPrChange>
          </w:tcPr>
          <w:p w14:paraId="13CEAFEB" w14:textId="77777777" w:rsidR="00C72233" w:rsidRDefault="00CB004E">
            <w:pPr>
              <w:spacing w:after="0" w:line="240" w:lineRule="auto"/>
              <w:jc w:val="center"/>
              <w:rPr>
                <w:ins w:id="1772" w:author="Samylla Oliveira" w:date="2020-08-27T12:07:00Z"/>
                <w:rFonts w:ascii="Times New Roman" w:hAnsi="Times New Roman" w:cs="Times New Roman"/>
                <w:sz w:val="20"/>
                <w:szCs w:val="20"/>
                <w:lang w:val="pt-BR"/>
              </w:rPr>
              <w:pPrChange w:id="1773" w:author="Samylla Oliveira" w:date="2020-08-03T14:04:00Z">
                <w:pPr>
                  <w:jc w:val="center"/>
                </w:pPr>
              </w:pPrChange>
            </w:pPr>
            <w:ins w:id="1774" w:author="Samylla Oliveira" w:date="2020-08-27T12:07:00Z">
              <w:r>
                <w:rPr>
                  <w:rFonts w:ascii="Times New Roman" w:hAnsi="Times New Roman" w:cs="Times New Roman"/>
                  <w:sz w:val="20"/>
                  <w:szCs w:val="20"/>
                  <w:lang w:val="pt-BR"/>
                </w:rPr>
                <w:t>93</w:t>
              </w:r>
            </w:ins>
          </w:p>
          <w:p w14:paraId="5B577D97" w14:textId="3A502B2F" w:rsidR="00CB004E" w:rsidRPr="00E81BC0" w:rsidRDefault="00CB004E">
            <w:pPr>
              <w:spacing w:after="0" w:line="240" w:lineRule="auto"/>
              <w:jc w:val="center"/>
              <w:rPr>
                <w:ins w:id="1775" w:author="Samylla Oliveira" w:date="2020-08-03T13:41:00Z"/>
                <w:rFonts w:ascii="Times New Roman" w:hAnsi="Times New Roman" w:cs="Times New Roman"/>
                <w:sz w:val="20"/>
                <w:szCs w:val="20"/>
                <w:lang w:val="pt-BR"/>
                <w:rPrChange w:id="1776" w:author="Samylla Oliveira" w:date="2020-08-03T13:54:00Z">
                  <w:rPr>
                    <w:ins w:id="1777" w:author="Samylla Oliveira" w:date="2020-08-03T13:41:00Z"/>
                    <w:rFonts w:ascii="Times New Roman" w:hAnsi="Times New Roman" w:cs="Times New Roman"/>
                    <w:lang w:val="pt-BR"/>
                  </w:rPr>
                </w:rPrChange>
              </w:rPr>
              <w:pPrChange w:id="1778" w:author="Samylla Oliveira" w:date="2020-08-03T14:04:00Z">
                <w:pPr>
                  <w:jc w:val="center"/>
                </w:pPr>
              </w:pPrChange>
            </w:pPr>
            <w:ins w:id="1779" w:author="Samylla Oliveira" w:date="2020-08-27T12:07:00Z">
              <w:r>
                <w:rPr>
                  <w:rFonts w:ascii="Times New Roman" w:hAnsi="Times New Roman" w:cs="Times New Roman"/>
                  <w:sz w:val="20"/>
                  <w:szCs w:val="20"/>
                  <w:lang w:val="pt-BR"/>
                </w:rPr>
                <w:t>(± 21,00</w:t>
              </w:r>
            </w:ins>
            <w:ins w:id="1780" w:author="Samylla Oliveira" w:date="2020-08-27T12:08:00Z">
              <w:r>
                <w:rPr>
                  <w:rFonts w:ascii="Times New Roman" w:hAnsi="Times New Roman" w:cs="Times New Roman"/>
                  <w:sz w:val="20"/>
                  <w:szCs w:val="20"/>
                  <w:lang w:val="pt-BR"/>
                </w:rPr>
                <w:t>)</w:t>
              </w:r>
            </w:ins>
          </w:p>
        </w:tc>
        <w:tc>
          <w:tcPr>
            <w:tcW w:w="1009" w:type="dxa"/>
            <w:vAlign w:val="center"/>
            <w:tcPrChange w:id="1781" w:author="Allan Clemente de Souza" w:date="2020-10-04T22:18:00Z">
              <w:tcPr>
                <w:tcW w:w="840" w:type="dxa"/>
                <w:gridSpan w:val="2"/>
                <w:vAlign w:val="center"/>
              </w:tcPr>
            </w:tcPrChange>
          </w:tcPr>
          <w:p w14:paraId="7E3C97FF" w14:textId="77777777" w:rsidR="00C72233" w:rsidRDefault="003C160C">
            <w:pPr>
              <w:spacing w:after="0" w:line="240" w:lineRule="auto"/>
              <w:jc w:val="center"/>
              <w:rPr>
                <w:ins w:id="1782" w:author="Samylla Oliveira" w:date="2020-08-27T12:10:00Z"/>
                <w:rFonts w:ascii="Times New Roman" w:hAnsi="Times New Roman" w:cs="Times New Roman"/>
                <w:sz w:val="20"/>
                <w:szCs w:val="20"/>
                <w:lang w:val="pt-BR"/>
              </w:rPr>
              <w:pPrChange w:id="1783" w:author="Samylla Oliveira" w:date="2020-08-03T14:04:00Z">
                <w:pPr>
                  <w:jc w:val="center"/>
                </w:pPr>
              </w:pPrChange>
            </w:pPr>
            <w:ins w:id="1784" w:author="Samylla Oliveira" w:date="2020-08-27T12:10:00Z">
              <w:r>
                <w:rPr>
                  <w:rFonts w:ascii="Times New Roman" w:hAnsi="Times New Roman" w:cs="Times New Roman"/>
                  <w:sz w:val="20"/>
                  <w:szCs w:val="20"/>
                  <w:lang w:val="pt-BR"/>
                </w:rPr>
                <w:t>73</w:t>
              </w:r>
            </w:ins>
          </w:p>
          <w:p w14:paraId="4679E1BF" w14:textId="08F43ED8" w:rsidR="003C160C" w:rsidRPr="00E81BC0" w:rsidRDefault="003C160C">
            <w:pPr>
              <w:spacing w:after="0" w:line="240" w:lineRule="auto"/>
              <w:jc w:val="center"/>
              <w:rPr>
                <w:ins w:id="1785" w:author="Samylla Oliveira" w:date="2020-08-03T13:41:00Z"/>
                <w:rFonts w:ascii="Times New Roman" w:hAnsi="Times New Roman" w:cs="Times New Roman"/>
                <w:sz w:val="20"/>
                <w:szCs w:val="20"/>
                <w:lang w:val="pt-BR"/>
                <w:rPrChange w:id="1786" w:author="Samylla Oliveira" w:date="2020-08-03T13:54:00Z">
                  <w:rPr>
                    <w:ins w:id="1787" w:author="Samylla Oliveira" w:date="2020-08-03T13:41:00Z"/>
                    <w:rFonts w:ascii="Times New Roman" w:hAnsi="Times New Roman" w:cs="Times New Roman"/>
                    <w:lang w:val="pt-BR"/>
                  </w:rPr>
                </w:rPrChange>
              </w:rPr>
              <w:pPrChange w:id="1788" w:author="Samylla Oliveira" w:date="2020-08-03T14:04:00Z">
                <w:pPr>
                  <w:jc w:val="center"/>
                </w:pPr>
              </w:pPrChange>
            </w:pPr>
            <w:ins w:id="1789" w:author="Samylla Oliveira" w:date="2020-08-27T12:11:00Z">
              <w:r>
                <w:rPr>
                  <w:rFonts w:ascii="Times New Roman" w:hAnsi="Times New Roman" w:cs="Times New Roman"/>
                  <w:sz w:val="20"/>
                  <w:szCs w:val="20"/>
                  <w:lang w:val="pt-BR"/>
                </w:rPr>
                <w:t>(± 60,00)</w:t>
              </w:r>
            </w:ins>
          </w:p>
        </w:tc>
        <w:tc>
          <w:tcPr>
            <w:tcW w:w="975" w:type="dxa"/>
            <w:vAlign w:val="center"/>
            <w:tcPrChange w:id="1790" w:author="Allan Clemente de Souza" w:date="2020-10-04T22:18:00Z">
              <w:tcPr>
                <w:tcW w:w="718" w:type="dxa"/>
                <w:vAlign w:val="center"/>
              </w:tcPr>
            </w:tcPrChange>
          </w:tcPr>
          <w:p w14:paraId="47CCF646" w14:textId="77777777" w:rsidR="00C72233" w:rsidRDefault="008F557A">
            <w:pPr>
              <w:spacing w:after="0" w:line="240" w:lineRule="auto"/>
              <w:jc w:val="center"/>
              <w:rPr>
                <w:ins w:id="1791" w:author="Samylla Oliveira" w:date="2020-08-27T12:16:00Z"/>
                <w:rFonts w:ascii="Times New Roman" w:hAnsi="Times New Roman" w:cs="Times New Roman"/>
                <w:sz w:val="20"/>
                <w:szCs w:val="20"/>
                <w:lang w:val="pt-BR"/>
              </w:rPr>
              <w:pPrChange w:id="1792" w:author="Samylla Oliveira" w:date="2020-08-03T14:04:00Z">
                <w:pPr>
                  <w:jc w:val="center"/>
                </w:pPr>
              </w:pPrChange>
            </w:pPr>
            <w:ins w:id="1793" w:author="Samylla Oliveira" w:date="2020-08-27T12:16:00Z">
              <w:r>
                <w:rPr>
                  <w:rFonts w:ascii="Times New Roman" w:hAnsi="Times New Roman" w:cs="Times New Roman"/>
                  <w:sz w:val="20"/>
                  <w:szCs w:val="20"/>
                  <w:lang w:val="pt-BR"/>
                </w:rPr>
                <w:t>39</w:t>
              </w:r>
            </w:ins>
          </w:p>
          <w:p w14:paraId="4CD638B3" w14:textId="3474DB03" w:rsidR="008F557A" w:rsidRPr="00E81BC0" w:rsidRDefault="008F557A">
            <w:pPr>
              <w:spacing w:after="0" w:line="240" w:lineRule="auto"/>
              <w:jc w:val="center"/>
              <w:rPr>
                <w:ins w:id="1794" w:author="Samylla Oliveira" w:date="2020-08-03T13:41:00Z"/>
                <w:rFonts w:ascii="Times New Roman" w:hAnsi="Times New Roman" w:cs="Times New Roman"/>
                <w:sz w:val="20"/>
                <w:szCs w:val="20"/>
                <w:lang w:val="pt-BR"/>
                <w:rPrChange w:id="1795" w:author="Samylla Oliveira" w:date="2020-08-03T13:54:00Z">
                  <w:rPr>
                    <w:ins w:id="1796" w:author="Samylla Oliveira" w:date="2020-08-03T13:41:00Z"/>
                    <w:rFonts w:ascii="Times New Roman" w:hAnsi="Times New Roman" w:cs="Times New Roman"/>
                    <w:lang w:val="pt-BR"/>
                  </w:rPr>
                </w:rPrChange>
              </w:rPr>
              <w:pPrChange w:id="1797" w:author="Samylla Oliveira" w:date="2020-08-03T14:04:00Z">
                <w:pPr>
                  <w:jc w:val="center"/>
                </w:pPr>
              </w:pPrChange>
            </w:pPr>
            <w:ins w:id="1798" w:author="Samylla Oliveira" w:date="2020-08-27T12:16:00Z">
              <w:r>
                <w:rPr>
                  <w:rFonts w:ascii="Times New Roman" w:hAnsi="Times New Roman" w:cs="Times New Roman"/>
                  <w:sz w:val="20"/>
                  <w:szCs w:val="20"/>
                  <w:lang w:val="pt-BR"/>
                </w:rPr>
                <w:t>(</w:t>
              </w:r>
            </w:ins>
            <w:ins w:id="1799" w:author="Samylla Oliveira" w:date="2020-08-27T12:17:00Z">
              <w:r>
                <w:rPr>
                  <w:rFonts w:ascii="Times New Roman" w:hAnsi="Times New Roman" w:cs="Times New Roman"/>
                  <w:sz w:val="20"/>
                  <w:szCs w:val="20"/>
                  <w:lang w:val="pt-BR"/>
                </w:rPr>
                <w:t>± 5,00)</w:t>
              </w:r>
            </w:ins>
          </w:p>
        </w:tc>
      </w:tr>
      <w:tr w:rsidR="00C72233" w:rsidRPr="00E81BC0" w14:paraId="09F0F2BE" w14:textId="77777777" w:rsidTr="00053F87">
        <w:tblPrEx>
          <w:tblPrExChange w:id="1800" w:author="Allan Clemente de Souza" w:date="2020-10-04T22:18:00Z">
            <w:tblPrEx>
              <w:tblW w:w="8507" w:type="dxa"/>
            </w:tblPrEx>
          </w:tblPrExChange>
        </w:tblPrEx>
        <w:trPr>
          <w:trHeight w:val="170"/>
          <w:ins w:id="1801" w:author="Samylla Oliveira" w:date="2020-08-03T13:45:00Z"/>
          <w:trPrChange w:id="1802" w:author="Allan Clemente de Souza" w:date="2020-10-04T22:18:00Z">
            <w:trPr>
              <w:trHeight w:val="170"/>
            </w:trPr>
          </w:trPrChange>
        </w:trPr>
        <w:tc>
          <w:tcPr>
            <w:tcW w:w="1450" w:type="dxa"/>
            <w:vMerge w:val="restart"/>
            <w:vAlign w:val="center"/>
            <w:tcPrChange w:id="1803" w:author="Allan Clemente de Souza" w:date="2020-10-04T22:18:00Z">
              <w:tcPr>
                <w:tcW w:w="1450" w:type="dxa"/>
                <w:vMerge w:val="restart"/>
                <w:vAlign w:val="center"/>
              </w:tcPr>
            </w:tcPrChange>
          </w:tcPr>
          <w:p w14:paraId="4B89BBD4" w14:textId="7EE98245" w:rsidR="00C72233" w:rsidRPr="00E81BC0" w:rsidRDefault="00C72233">
            <w:pPr>
              <w:spacing w:after="0" w:line="240" w:lineRule="auto"/>
              <w:jc w:val="center"/>
              <w:rPr>
                <w:ins w:id="1804" w:author="Samylla Oliveira" w:date="2020-08-03T13:45:00Z"/>
                <w:rFonts w:ascii="Times New Roman" w:hAnsi="Times New Roman" w:cs="Times New Roman"/>
                <w:sz w:val="20"/>
                <w:szCs w:val="20"/>
                <w:lang w:val="pt-BR"/>
                <w:rPrChange w:id="1805" w:author="Samylla Oliveira" w:date="2020-08-03T13:54:00Z">
                  <w:rPr>
                    <w:ins w:id="1806" w:author="Samylla Oliveira" w:date="2020-08-03T13:45:00Z"/>
                    <w:rFonts w:ascii="Times New Roman" w:hAnsi="Times New Roman" w:cs="Times New Roman"/>
                    <w:lang w:val="pt-BR"/>
                  </w:rPr>
                </w:rPrChange>
              </w:rPr>
              <w:pPrChange w:id="1807" w:author="Samylla Oliveira" w:date="2020-08-03T14:04:00Z">
                <w:pPr>
                  <w:jc w:val="center"/>
                </w:pPr>
              </w:pPrChange>
            </w:pPr>
            <w:ins w:id="1808" w:author="Samylla Oliveira" w:date="2020-08-03T13:49:00Z">
              <w:r w:rsidRPr="00E81BC0">
                <w:rPr>
                  <w:rFonts w:ascii="Times New Roman" w:hAnsi="Times New Roman" w:cs="Times New Roman"/>
                  <w:color w:val="000000"/>
                  <w:sz w:val="20"/>
                  <w:szCs w:val="20"/>
                  <w:lang w:val="pt-BR"/>
                  <w:rPrChange w:id="1809" w:author="Samylla Oliveira" w:date="2020-08-03T13:54:00Z">
                    <w:rPr>
                      <w:rFonts w:ascii="Times New Roman" w:hAnsi="Times New Roman" w:cs="Times New Roman"/>
                      <w:color w:val="000000"/>
                    </w:rPr>
                  </w:rPrChange>
                </w:rPr>
                <w:t>.</w:t>
              </w:r>
              <w:r w:rsidRPr="00E81BC0">
                <w:rPr>
                  <w:rFonts w:ascii="Times New Roman" w:hAnsi="Times New Roman" w:cs="Times New Roman"/>
                  <w:i/>
                  <w:color w:val="000000"/>
                  <w:sz w:val="20"/>
                  <w:szCs w:val="20"/>
                  <w:lang w:val="pt-BR"/>
                  <w:rPrChange w:id="1810" w:author="Samylla Oliveira" w:date="2020-08-03T13:54:00Z">
                    <w:rPr>
                      <w:rFonts w:ascii="Times New Roman" w:hAnsi="Times New Roman" w:cs="Times New Roman"/>
                      <w:i/>
                      <w:color w:val="000000"/>
                    </w:rPr>
                  </w:rPrChange>
                </w:rPr>
                <w:t>Planktothrix agardhii</w:t>
              </w:r>
            </w:ins>
          </w:p>
        </w:tc>
        <w:tc>
          <w:tcPr>
            <w:tcW w:w="1338" w:type="dxa"/>
            <w:vAlign w:val="center"/>
            <w:tcPrChange w:id="1811" w:author="Allan Clemente de Souza" w:date="2020-10-04T22:18:00Z">
              <w:tcPr>
                <w:tcW w:w="1380" w:type="dxa"/>
                <w:gridSpan w:val="3"/>
                <w:vAlign w:val="center"/>
              </w:tcPr>
            </w:tcPrChange>
          </w:tcPr>
          <w:p w14:paraId="4B20DEE7" w14:textId="77777777" w:rsidR="00C72233" w:rsidRDefault="00C72233">
            <w:pPr>
              <w:spacing w:after="0" w:line="240" w:lineRule="auto"/>
              <w:jc w:val="center"/>
              <w:rPr>
                <w:ins w:id="1812" w:author="Samylla Oliveira" w:date="2020-08-03T14:03:00Z"/>
                <w:rFonts w:ascii="Times New Roman" w:hAnsi="Times New Roman" w:cs="Times New Roman"/>
                <w:sz w:val="20"/>
                <w:szCs w:val="20"/>
                <w:lang w:val="pt-BR"/>
              </w:rPr>
              <w:pPrChange w:id="1813" w:author="Samylla Oliveira" w:date="2020-08-03T14:04:00Z">
                <w:pPr>
                  <w:jc w:val="center"/>
                </w:pPr>
              </w:pPrChange>
            </w:pPr>
            <w:ins w:id="1814" w:author="Samylla Oliveira" w:date="2020-08-03T13:46:00Z">
              <w:r w:rsidRPr="00E81BC0">
                <w:rPr>
                  <w:rFonts w:ascii="Times New Roman" w:hAnsi="Times New Roman" w:cs="Times New Roman"/>
                  <w:sz w:val="20"/>
                  <w:szCs w:val="20"/>
                  <w:lang w:val="pt-BR"/>
                  <w:rPrChange w:id="1815" w:author="Samylla Oliveira" w:date="2020-08-03T13:54:00Z">
                    <w:rPr>
                      <w:rFonts w:ascii="Times New Roman" w:hAnsi="Times New Roman" w:cs="Times New Roman"/>
                      <w:lang w:val="pt-BR"/>
                    </w:rPr>
                  </w:rPrChange>
                </w:rPr>
                <w:t>Água bruta</w:t>
              </w:r>
            </w:ins>
          </w:p>
          <w:p w14:paraId="7DF79053" w14:textId="4F675B28" w:rsidR="00C72233" w:rsidRPr="00E81BC0" w:rsidRDefault="00C72233">
            <w:pPr>
              <w:spacing w:after="0" w:line="240" w:lineRule="auto"/>
              <w:jc w:val="center"/>
              <w:rPr>
                <w:ins w:id="1816" w:author="Samylla Oliveira" w:date="2020-08-03T13:45:00Z"/>
                <w:rFonts w:ascii="Times New Roman" w:hAnsi="Times New Roman" w:cs="Times New Roman"/>
                <w:sz w:val="20"/>
                <w:szCs w:val="20"/>
                <w:lang w:val="pt-BR"/>
                <w:rPrChange w:id="1817" w:author="Samylla Oliveira" w:date="2020-08-03T13:54:00Z">
                  <w:rPr>
                    <w:ins w:id="1818" w:author="Samylla Oliveira" w:date="2020-08-03T13:45:00Z"/>
                    <w:rFonts w:ascii="Times New Roman" w:hAnsi="Times New Roman" w:cs="Times New Roman"/>
                    <w:lang w:val="pt-BR"/>
                  </w:rPr>
                </w:rPrChange>
              </w:rPr>
              <w:pPrChange w:id="1819" w:author="Samylla Oliveira" w:date="2020-08-03T14:04:00Z">
                <w:pPr>
                  <w:jc w:val="center"/>
                </w:pPr>
              </w:pPrChange>
            </w:pPr>
          </w:p>
        </w:tc>
        <w:tc>
          <w:tcPr>
            <w:tcW w:w="1108" w:type="dxa"/>
            <w:vAlign w:val="center"/>
            <w:tcPrChange w:id="1820" w:author="Allan Clemente de Souza" w:date="2020-10-04T22:18:00Z">
              <w:tcPr>
                <w:tcW w:w="993" w:type="dxa"/>
                <w:vAlign w:val="center"/>
              </w:tcPr>
            </w:tcPrChange>
          </w:tcPr>
          <w:p w14:paraId="1D68B7F7" w14:textId="70669BC7" w:rsidR="00C72233" w:rsidRPr="00E81BC0" w:rsidRDefault="00C72233">
            <w:pPr>
              <w:spacing w:after="0" w:line="240" w:lineRule="auto"/>
              <w:jc w:val="center"/>
              <w:rPr>
                <w:ins w:id="1821" w:author="Samylla Oliveira" w:date="2020-08-03T13:45:00Z"/>
                <w:rFonts w:ascii="Times New Roman" w:hAnsi="Times New Roman" w:cs="Times New Roman"/>
                <w:sz w:val="20"/>
                <w:szCs w:val="20"/>
                <w:lang w:val="pt-BR"/>
                <w:rPrChange w:id="1822" w:author="Samylla Oliveira" w:date="2020-08-03T13:54:00Z">
                  <w:rPr>
                    <w:ins w:id="1823" w:author="Samylla Oliveira" w:date="2020-08-03T13:45:00Z"/>
                    <w:rFonts w:ascii="Times New Roman" w:hAnsi="Times New Roman" w:cs="Times New Roman"/>
                    <w:lang w:val="pt-BR"/>
                  </w:rPr>
                </w:rPrChange>
              </w:rPr>
              <w:pPrChange w:id="1824" w:author="Samylla Oliveira" w:date="2020-08-03T14:04:00Z">
                <w:pPr>
                  <w:jc w:val="center"/>
                </w:pPr>
              </w:pPrChange>
            </w:pPr>
            <w:ins w:id="1825" w:author="Samylla Oliveira" w:date="2020-08-25T17:25:00Z">
              <w:r>
                <w:rPr>
                  <w:rFonts w:ascii="Times New Roman" w:hAnsi="Times New Roman" w:cs="Times New Roman"/>
                  <w:sz w:val="20"/>
                  <w:szCs w:val="20"/>
                  <w:lang w:val="pt-BR"/>
                </w:rPr>
                <w:t>26</w:t>
              </w:r>
            </w:ins>
          </w:p>
        </w:tc>
        <w:tc>
          <w:tcPr>
            <w:tcW w:w="968" w:type="dxa"/>
            <w:vAlign w:val="center"/>
            <w:tcPrChange w:id="1826" w:author="Allan Clemente de Souza" w:date="2020-10-04T22:18:00Z">
              <w:tcPr>
                <w:tcW w:w="1156" w:type="dxa"/>
                <w:vAlign w:val="center"/>
              </w:tcPr>
            </w:tcPrChange>
          </w:tcPr>
          <w:p w14:paraId="5566434A" w14:textId="46AC732C" w:rsidR="00C72233" w:rsidRPr="00E81BC0" w:rsidRDefault="00C72233">
            <w:pPr>
              <w:spacing w:after="0" w:line="240" w:lineRule="auto"/>
              <w:jc w:val="center"/>
              <w:rPr>
                <w:ins w:id="1827" w:author="Samylla Oliveira" w:date="2020-08-03T13:45:00Z"/>
                <w:rFonts w:ascii="Times New Roman" w:hAnsi="Times New Roman" w:cs="Times New Roman"/>
                <w:sz w:val="20"/>
                <w:szCs w:val="20"/>
                <w:lang w:val="pt-BR"/>
                <w:rPrChange w:id="1828" w:author="Samylla Oliveira" w:date="2020-08-03T13:54:00Z">
                  <w:rPr>
                    <w:ins w:id="1829" w:author="Samylla Oliveira" w:date="2020-08-03T13:45:00Z"/>
                    <w:rFonts w:ascii="Times New Roman" w:hAnsi="Times New Roman" w:cs="Times New Roman"/>
                    <w:lang w:val="pt-BR"/>
                  </w:rPr>
                </w:rPrChange>
              </w:rPr>
              <w:pPrChange w:id="1830" w:author="Samylla Oliveira" w:date="2020-08-03T14:04:00Z">
                <w:pPr>
                  <w:jc w:val="center"/>
                </w:pPr>
              </w:pPrChange>
            </w:pPr>
            <w:ins w:id="1831" w:author="Samylla Oliveira" w:date="2020-08-25T17:25:00Z">
              <w:r>
                <w:rPr>
                  <w:rFonts w:ascii="Times New Roman" w:hAnsi="Times New Roman" w:cs="Times New Roman"/>
                  <w:sz w:val="20"/>
                  <w:szCs w:val="20"/>
                  <w:lang w:val="pt-BR"/>
                </w:rPr>
                <w:t>30</w:t>
              </w:r>
            </w:ins>
          </w:p>
        </w:tc>
        <w:tc>
          <w:tcPr>
            <w:tcW w:w="968" w:type="dxa"/>
            <w:vAlign w:val="center"/>
            <w:tcPrChange w:id="1832" w:author="Allan Clemente de Souza" w:date="2020-10-04T22:18:00Z">
              <w:tcPr>
                <w:tcW w:w="985" w:type="dxa"/>
                <w:vAlign w:val="center"/>
              </w:tcPr>
            </w:tcPrChange>
          </w:tcPr>
          <w:p w14:paraId="4F304F70" w14:textId="62DD3ACC" w:rsidR="00C72233" w:rsidRPr="00E81BC0" w:rsidRDefault="00C72233">
            <w:pPr>
              <w:spacing w:after="0" w:line="240" w:lineRule="auto"/>
              <w:jc w:val="center"/>
              <w:rPr>
                <w:ins w:id="1833" w:author="Samylla Oliveira" w:date="2020-08-03T13:45:00Z"/>
                <w:rFonts w:ascii="Times New Roman" w:hAnsi="Times New Roman" w:cs="Times New Roman"/>
                <w:sz w:val="20"/>
                <w:szCs w:val="20"/>
                <w:lang w:val="pt-BR"/>
                <w:rPrChange w:id="1834" w:author="Samylla Oliveira" w:date="2020-08-03T13:54:00Z">
                  <w:rPr>
                    <w:ins w:id="1835" w:author="Samylla Oliveira" w:date="2020-08-03T13:45:00Z"/>
                    <w:rFonts w:ascii="Times New Roman" w:hAnsi="Times New Roman" w:cs="Times New Roman"/>
                    <w:lang w:val="pt-BR"/>
                  </w:rPr>
                </w:rPrChange>
              </w:rPr>
              <w:pPrChange w:id="1836" w:author="Samylla Oliveira" w:date="2020-08-03T14:04:00Z">
                <w:pPr>
                  <w:jc w:val="center"/>
                </w:pPr>
              </w:pPrChange>
            </w:pPr>
            <w:ins w:id="1837" w:author="Samylla Oliveira" w:date="2020-08-26T11:00:00Z">
              <w:r>
                <w:rPr>
                  <w:rFonts w:ascii="Times New Roman" w:hAnsi="Times New Roman" w:cs="Times New Roman"/>
                  <w:sz w:val="20"/>
                  <w:szCs w:val="20"/>
                  <w:lang w:val="pt-BR"/>
                </w:rPr>
                <w:t>29</w:t>
              </w:r>
            </w:ins>
          </w:p>
        </w:tc>
        <w:tc>
          <w:tcPr>
            <w:tcW w:w="968" w:type="dxa"/>
            <w:vAlign w:val="center"/>
            <w:tcPrChange w:id="1838" w:author="Allan Clemente de Souza" w:date="2020-10-04T22:18:00Z">
              <w:tcPr>
                <w:tcW w:w="985" w:type="dxa"/>
                <w:vAlign w:val="center"/>
              </w:tcPr>
            </w:tcPrChange>
          </w:tcPr>
          <w:p w14:paraId="0B646890" w14:textId="166F6820" w:rsidR="00C72233" w:rsidRPr="00E81BC0" w:rsidRDefault="00C72233">
            <w:pPr>
              <w:spacing w:after="0" w:line="240" w:lineRule="auto"/>
              <w:jc w:val="center"/>
              <w:rPr>
                <w:ins w:id="1839" w:author="Samylla Oliveira" w:date="2020-08-03T13:45:00Z"/>
                <w:rFonts w:ascii="Times New Roman" w:hAnsi="Times New Roman" w:cs="Times New Roman"/>
                <w:sz w:val="20"/>
                <w:szCs w:val="20"/>
                <w:lang w:val="pt-BR"/>
                <w:rPrChange w:id="1840" w:author="Samylla Oliveira" w:date="2020-08-03T13:54:00Z">
                  <w:rPr>
                    <w:ins w:id="1841" w:author="Samylla Oliveira" w:date="2020-08-03T13:45:00Z"/>
                    <w:rFonts w:ascii="Times New Roman" w:hAnsi="Times New Roman" w:cs="Times New Roman"/>
                    <w:lang w:val="pt-BR"/>
                  </w:rPr>
                </w:rPrChange>
              </w:rPr>
              <w:pPrChange w:id="1842" w:author="Samylla Oliveira" w:date="2020-08-03T14:04:00Z">
                <w:pPr>
                  <w:jc w:val="center"/>
                </w:pPr>
              </w:pPrChange>
            </w:pPr>
            <w:ins w:id="1843" w:author="Samylla Oliveira" w:date="2020-08-26T11:05:00Z">
              <w:r>
                <w:rPr>
                  <w:rFonts w:ascii="Times New Roman" w:hAnsi="Times New Roman" w:cs="Times New Roman"/>
                  <w:sz w:val="20"/>
                  <w:szCs w:val="20"/>
                  <w:lang w:val="pt-BR"/>
                </w:rPr>
                <w:t>29</w:t>
              </w:r>
            </w:ins>
          </w:p>
        </w:tc>
        <w:tc>
          <w:tcPr>
            <w:tcW w:w="1009" w:type="dxa"/>
            <w:vAlign w:val="center"/>
            <w:tcPrChange w:id="1844" w:author="Allan Clemente de Souza" w:date="2020-10-04T22:18:00Z">
              <w:tcPr>
                <w:tcW w:w="840" w:type="dxa"/>
                <w:gridSpan w:val="2"/>
                <w:vAlign w:val="center"/>
              </w:tcPr>
            </w:tcPrChange>
          </w:tcPr>
          <w:p w14:paraId="260C0CDE" w14:textId="2745B2D0" w:rsidR="00C72233" w:rsidRPr="00E81BC0" w:rsidRDefault="00C72233">
            <w:pPr>
              <w:spacing w:after="0" w:line="240" w:lineRule="auto"/>
              <w:jc w:val="center"/>
              <w:rPr>
                <w:ins w:id="1845" w:author="Samylla Oliveira" w:date="2020-08-03T13:45:00Z"/>
                <w:rFonts w:ascii="Times New Roman" w:hAnsi="Times New Roman" w:cs="Times New Roman"/>
                <w:sz w:val="20"/>
                <w:szCs w:val="20"/>
                <w:lang w:val="pt-BR"/>
                <w:rPrChange w:id="1846" w:author="Samylla Oliveira" w:date="2020-08-03T13:54:00Z">
                  <w:rPr>
                    <w:ins w:id="1847" w:author="Samylla Oliveira" w:date="2020-08-03T13:45:00Z"/>
                    <w:rFonts w:ascii="Times New Roman" w:hAnsi="Times New Roman" w:cs="Times New Roman"/>
                    <w:lang w:val="pt-BR"/>
                  </w:rPr>
                </w:rPrChange>
              </w:rPr>
              <w:pPrChange w:id="1848" w:author="Samylla Oliveira" w:date="2020-08-03T14:04:00Z">
                <w:pPr>
                  <w:jc w:val="center"/>
                </w:pPr>
              </w:pPrChange>
            </w:pPr>
            <w:ins w:id="1849" w:author="Samylla Oliveira" w:date="2020-08-26T11:11:00Z">
              <w:r>
                <w:rPr>
                  <w:rFonts w:ascii="Times New Roman" w:hAnsi="Times New Roman" w:cs="Times New Roman"/>
                  <w:sz w:val="20"/>
                  <w:szCs w:val="20"/>
                  <w:lang w:val="pt-BR"/>
                </w:rPr>
                <w:t>30</w:t>
              </w:r>
            </w:ins>
          </w:p>
        </w:tc>
        <w:tc>
          <w:tcPr>
            <w:tcW w:w="975" w:type="dxa"/>
            <w:vAlign w:val="center"/>
            <w:tcPrChange w:id="1850" w:author="Allan Clemente de Souza" w:date="2020-10-04T22:18:00Z">
              <w:tcPr>
                <w:tcW w:w="718" w:type="dxa"/>
                <w:vAlign w:val="center"/>
              </w:tcPr>
            </w:tcPrChange>
          </w:tcPr>
          <w:p w14:paraId="37566F19" w14:textId="7AC846D4" w:rsidR="00C72233" w:rsidRPr="00E81BC0" w:rsidRDefault="00C72233">
            <w:pPr>
              <w:spacing w:after="0" w:line="240" w:lineRule="auto"/>
              <w:jc w:val="center"/>
              <w:rPr>
                <w:ins w:id="1851" w:author="Samylla Oliveira" w:date="2020-08-03T13:45:00Z"/>
                <w:rFonts w:ascii="Times New Roman" w:hAnsi="Times New Roman" w:cs="Times New Roman"/>
                <w:sz w:val="20"/>
                <w:szCs w:val="20"/>
                <w:lang w:val="pt-BR"/>
                <w:rPrChange w:id="1852" w:author="Samylla Oliveira" w:date="2020-08-03T13:54:00Z">
                  <w:rPr>
                    <w:ins w:id="1853" w:author="Samylla Oliveira" w:date="2020-08-03T13:45:00Z"/>
                    <w:rFonts w:ascii="Times New Roman" w:hAnsi="Times New Roman" w:cs="Times New Roman"/>
                    <w:lang w:val="pt-BR"/>
                  </w:rPr>
                </w:rPrChange>
              </w:rPr>
              <w:pPrChange w:id="1854" w:author="Samylla Oliveira" w:date="2020-08-03T14:04:00Z">
                <w:pPr>
                  <w:jc w:val="center"/>
                </w:pPr>
              </w:pPrChange>
            </w:pPr>
            <w:ins w:id="1855" w:author="Samylla Oliveira" w:date="2020-08-26T11:14:00Z">
              <w:r>
                <w:rPr>
                  <w:rFonts w:ascii="Times New Roman" w:hAnsi="Times New Roman" w:cs="Times New Roman"/>
                  <w:sz w:val="20"/>
                  <w:szCs w:val="20"/>
                  <w:lang w:val="pt-BR"/>
                </w:rPr>
                <w:t>28</w:t>
              </w:r>
            </w:ins>
          </w:p>
        </w:tc>
      </w:tr>
      <w:tr w:rsidR="00C72233" w:rsidRPr="00E81BC0" w14:paraId="303D43FB" w14:textId="77777777" w:rsidTr="00053F87">
        <w:tblPrEx>
          <w:tblPrExChange w:id="1856" w:author="Allan Clemente de Souza" w:date="2020-10-04T22:18:00Z">
            <w:tblPrEx>
              <w:tblW w:w="8507" w:type="dxa"/>
            </w:tblPrEx>
          </w:tblPrExChange>
        </w:tblPrEx>
        <w:trPr>
          <w:trHeight w:val="170"/>
          <w:ins w:id="1857" w:author="Samylla Oliveira" w:date="2020-08-03T13:45:00Z"/>
          <w:trPrChange w:id="1858" w:author="Allan Clemente de Souza" w:date="2020-10-04T22:18:00Z">
            <w:trPr>
              <w:trHeight w:val="170"/>
            </w:trPr>
          </w:trPrChange>
        </w:trPr>
        <w:tc>
          <w:tcPr>
            <w:tcW w:w="1450" w:type="dxa"/>
            <w:vMerge/>
            <w:vAlign w:val="center"/>
            <w:tcPrChange w:id="1859" w:author="Allan Clemente de Souza" w:date="2020-10-04T22:18:00Z">
              <w:tcPr>
                <w:tcW w:w="1450" w:type="dxa"/>
                <w:vMerge/>
                <w:vAlign w:val="center"/>
              </w:tcPr>
            </w:tcPrChange>
          </w:tcPr>
          <w:p w14:paraId="0314D121" w14:textId="77777777" w:rsidR="00C72233" w:rsidRPr="00E81BC0" w:rsidRDefault="00C72233">
            <w:pPr>
              <w:spacing w:after="0" w:line="240" w:lineRule="auto"/>
              <w:jc w:val="center"/>
              <w:rPr>
                <w:ins w:id="1860" w:author="Samylla Oliveira" w:date="2020-08-03T13:45:00Z"/>
                <w:rFonts w:ascii="Times New Roman" w:hAnsi="Times New Roman" w:cs="Times New Roman"/>
                <w:sz w:val="20"/>
                <w:szCs w:val="20"/>
                <w:lang w:val="pt-BR"/>
                <w:rPrChange w:id="1861" w:author="Samylla Oliveira" w:date="2020-08-03T13:54:00Z">
                  <w:rPr>
                    <w:ins w:id="1862" w:author="Samylla Oliveira" w:date="2020-08-03T13:45:00Z"/>
                    <w:rFonts w:ascii="Times New Roman" w:hAnsi="Times New Roman" w:cs="Times New Roman"/>
                    <w:lang w:val="pt-BR"/>
                  </w:rPr>
                </w:rPrChange>
              </w:rPr>
              <w:pPrChange w:id="1863" w:author="Samylla Oliveira" w:date="2020-08-03T14:04:00Z">
                <w:pPr>
                  <w:jc w:val="center"/>
                </w:pPr>
              </w:pPrChange>
            </w:pPr>
          </w:p>
        </w:tc>
        <w:tc>
          <w:tcPr>
            <w:tcW w:w="1338" w:type="dxa"/>
            <w:vAlign w:val="center"/>
            <w:tcPrChange w:id="1864" w:author="Allan Clemente de Souza" w:date="2020-10-04T22:18:00Z">
              <w:tcPr>
                <w:tcW w:w="1380" w:type="dxa"/>
                <w:gridSpan w:val="3"/>
                <w:vAlign w:val="center"/>
              </w:tcPr>
            </w:tcPrChange>
          </w:tcPr>
          <w:p w14:paraId="50A78547" w14:textId="571F52DB" w:rsidR="00C72233" w:rsidRPr="00E81BC0" w:rsidRDefault="00C72233">
            <w:pPr>
              <w:spacing w:after="0" w:line="240" w:lineRule="auto"/>
              <w:jc w:val="center"/>
              <w:rPr>
                <w:ins w:id="1865" w:author="Samylla Oliveira" w:date="2020-08-03T13:45:00Z"/>
                <w:rFonts w:ascii="Times New Roman" w:hAnsi="Times New Roman" w:cs="Times New Roman"/>
                <w:sz w:val="20"/>
                <w:szCs w:val="20"/>
                <w:lang w:val="pt-BR"/>
                <w:rPrChange w:id="1866" w:author="Samylla Oliveira" w:date="2020-08-03T13:54:00Z">
                  <w:rPr>
                    <w:ins w:id="1867" w:author="Samylla Oliveira" w:date="2020-08-03T13:45:00Z"/>
                    <w:rFonts w:ascii="Times New Roman" w:hAnsi="Times New Roman" w:cs="Times New Roman"/>
                    <w:lang w:val="pt-BR"/>
                  </w:rPr>
                </w:rPrChange>
              </w:rPr>
              <w:pPrChange w:id="1868" w:author="Samylla Oliveira" w:date="2020-08-03T14:04:00Z">
                <w:pPr>
                  <w:jc w:val="center"/>
                </w:pPr>
              </w:pPrChange>
            </w:pPr>
            <w:ins w:id="1869" w:author="Samylla Oliveira" w:date="2020-08-03T13:46:00Z">
              <w:r w:rsidRPr="00E81BC0">
                <w:rPr>
                  <w:rFonts w:ascii="Times New Roman" w:hAnsi="Times New Roman" w:cs="Times New Roman"/>
                  <w:sz w:val="20"/>
                  <w:szCs w:val="20"/>
                  <w:lang w:val="pt-BR"/>
                  <w:rPrChange w:id="1870" w:author="Samylla Oliveira" w:date="2020-08-03T13:54:00Z">
                    <w:rPr>
                      <w:rFonts w:ascii="Times New Roman" w:hAnsi="Times New Roman" w:cs="Times New Roman"/>
                      <w:lang w:val="pt-BR"/>
                    </w:rPr>
                  </w:rPrChange>
                </w:rPr>
                <w:t>Mesocosmos controle</w:t>
              </w:r>
            </w:ins>
          </w:p>
        </w:tc>
        <w:tc>
          <w:tcPr>
            <w:tcW w:w="1108" w:type="dxa"/>
            <w:vAlign w:val="center"/>
            <w:tcPrChange w:id="1871" w:author="Allan Clemente de Souza" w:date="2020-10-04T22:18:00Z">
              <w:tcPr>
                <w:tcW w:w="993" w:type="dxa"/>
                <w:vAlign w:val="center"/>
              </w:tcPr>
            </w:tcPrChange>
          </w:tcPr>
          <w:p w14:paraId="1C9348FC" w14:textId="77777777" w:rsidR="00C72233" w:rsidRDefault="00C72233">
            <w:pPr>
              <w:spacing w:after="0" w:line="240" w:lineRule="auto"/>
              <w:jc w:val="center"/>
              <w:rPr>
                <w:ins w:id="1872" w:author="Samylla Oliveira" w:date="2020-08-25T16:49:00Z"/>
                <w:rFonts w:ascii="Times New Roman" w:hAnsi="Times New Roman" w:cs="Times New Roman"/>
                <w:sz w:val="20"/>
                <w:szCs w:val="20"/>
                <w:lang w:val="pt-BR"/>
              </w:rPr>
              <w:pPrChange w:id="1873" w:author="Samylla Oliveira" w:date="2020-08-03T14:04:00Z">
                <w:pPr>
                  <w:jc w:val="center"/>
                </w:pPr>
              </w:pPrChange>
            </w:pPr>
            <w:ins w:id="1874" w:author="Samylla Oliveira" w:date="2020-08-25T16:46:00Z">
              <w:r>
                <w:rPr>
                  <w:rFonts w:ascii="Times New Roman" w:hAnsi="Times New Roman" w:cs="Times New Roman"/>
                  <w:sz w:val="20"/>
                  <w:szCs w:val="20"/>
                  <w:lang w:val="pt-BR"/>
                </w:rPr>
                <w:t xml:space="preserve">29 </w:t>
              </w:r>
            </w:ins>
          </w:p>
          <w:p w14:paraId="45B0C7AA" w14:textId="068E4FAD" w:rsidR="00C72233" w:rsidRPr="00E81BC0" w:rsidRDefault="00C72233">
            <w:pPr>
              <w:spacing w:after="0" w:line="240" w:lineRule="auto"/>
              <w:jc w:val="center"/>
              <w:rPr>
                <w:ins w:id="1875" w:author="Samylla Oliveira" w:date="2020-08-03T13:45:00Z"/>
                <w:rFonts w:ascii="Times New Roman" w:hAnsi="Times New Roman" w:cs="Times New Roman"/>
                <w:sz w:val="20"/>
                <w:szCs w:val="20"/>
                <w:lang w:val="pt-BR"/>
                <w:rPrChange w:id="1876" w:author="Samylla Oliveira" w:date="2020-08-03T13:54:00Z">
                  <w:rPr>
                    <w:ins w:id="1877" w:author="Samylla Oliveira" w:date="2020-08-03T13:45:00Z"/>
                    <w:rFonts w:ascii="Times New Roman" w:hAnsi="Times New Roman" w:cs="Times New Roman"/>
                    <w:lang w:val="pt-BR"/>
                  </w:rPr>
                </w:rPrChange>
              </w:rPr>
              <w:pPrChange w:id="1878" w:author="Samylla Oliveira" w:date="2020-08-03T14:04:00Z">
                <w:pPr>
                  <w:jc w:val="center"/>
                </w:pPr>
              </w:pPrChange>
            </w:pPr>
            <w:ins w:id="1879" w:author="Samylla Oliveira" w:date="2020-08-25T16:46:00Z">
              <w:r>
                <w:rPr>
                  <w:rFonts w:ascii="Times New Roman" w:hAnsi="Times New Roman" w:cs="Times New Roman"/>
                  <w:sz w:val="20"/>
                  <w:szCs w:val="20"/>
                  <w:lang w:val="pt-BR"/>
                </w:rPr>
                <w:t>(±0,58)</w:t>
              </w:r>
            </w:ins>
          </w:p>
        </w:tc>
        <w:tc>
          <w:tcPr>
            <w:tcW w:w="968" w:type="dxa"/>
            <w:vAlign w:val="center"/>
            <w:tcPrChange w:id="1880" w:author="Allan Clemente de Souza" w:date="2020-10-04T22:18:00Z">
              <w:tcPr>
                <w:tcW w:w="1156" w:type="dxa"/>
                <w:vAlign w:val="center"/>
              </w:tcPr>
            </w:tcPrChange>
          </w:tcPr>
          <w:p w14:paraId="77AD5563" w14:textId="77777777" w:rsidR="00C72233" w:rsidRDefault="00C72233">
            <w:pPr>
              <w:spacing w:after="0" w:line="240" w:lineRule="auto"/>
              <w:jc w:val="center"/>
              <w:rPr>
                <w:ins w:id="1881" w:author="Samylla Oliveira" w:date="2020-08-25T17:24:00Z"/>
                <w:rFonts w:ascii="Times New Roman" w:hAnsi="Times New Roman" w:cs="Times New Roman"/>
                <w:sz w:val="20"/>
                <w:szCs w:val="20"/>
                <w:lang w:val="pt-BR"/>
              </w:rPr>
              <w:pPrChange w:id="1882" w:author="Samylla Oliveira" w:date="2020-08-03T14:04:00Z">
                <w:pPr>
                  <w:jc w:val="center"/>
                </w:pPr>
              </w:pPrChange>
            </w:pPr>
            <w:ins w:id="1883" w:author="Samylla Oliveira" w:date="2020-08-25T17:24:00Z">
              <w:r>
                <w:rPr>
                  <w:rFonts w:ascii="Times New Roman" w:hAnsi="Times New Roman" w:cs="Times New Roman"/>
                  <w:sz w:val="20"/>
                  <w:szCs w:val="20"/>
                  <w:lang w:val="pt-BR"/>
                </w:rPr>
                <w:t>27</w:t>
              </w:r>
            </w:ins>
          </w:p>
          <w:p w14:paraId="29E8B18E" w14:textId="5872AF34" w:rsidR="00C72233" w:rsidRPr="00E81BC0" w:rsidRDefault="00C72233">
            <w:pPr>
              <w:spacing w:after="0" w:line="240" w:lineRule="auto"/>
              <w:jc w:val="center"/>
              <w:rPr>
                <w:ins w:id="1884" w:author="Samylla Oliveira" w:date="2020-08-03T13:45:00Z"/>
                <w:rFonts w:ascii="Times New Roman" w:hAnsi="Times New Roman" w:cs="Times New Roman"/>
                <w:sz w:val="20"/>
                <w:szCs w:val="20"/>
                <w:lang w:val="pt-BR"/>
                <w:rPrChange w:id="1885" w:author="Samylla Oliveira" w:date="2020-08-03T13:54:00Z">
                  <w:rPr>
                    <w:ins w:id="1886" w:author="Samylla Oliveira" w:date="2020-08-03T13:45:00Z"/>
                    <w:rFonts w:ascii="Times New Roman" w:hAnsi="Times New Roman" w:cs="Times New Roman"/>
                    <w:lang w:val="pt-BR"/>
                  </w:rPr>
                </w:rPrChange>
              </w:rPr>
              <w:pPrChange w:id="1887" w:author="Samylla Oliveira" w:date="2020-08-03T14:04:00Z">
                <w:pPr>
                  <w:jc w:val="center"/>
                </w:pPr>
              </w:pPrChange>
            </w:pPr>
            <w:ins w:id="1888" w:author="Samylla Oliveira" w:date="2020-08-25T17:24:00Z">
              <w:r>
                <w:rPr>
                  <w:rFonts w:ascii="Times New Roman" w:hAnsi="Times New Roman" w:cs="Times New Roman"/>
                  <w:sz w:val="20"/>
                  <w:szCs w:val="20"/>
                  <w:lang w:val="pt-BR"/>
                </w:rPr>
                <w:t>(±</w:t>
              </w:r>
            </w:ins>
            <w:ins w:id="1889" w:author="Samylla Oliveira" w:date="2020-08-25T17:25:00Z">
              <w:r>
                <w:rPr>
                  <w:rFonts w:ascii="Times New Roman" w:hAnsi="Times New Roman" w:cs="Times New Roman"/>
                  <w:sz w:val="20"/>
                  <w:szCs w:val="20"/>
                  <w:lang w:val="pt-BR"/>
                </w:rPr>
                <w:t xml:space="preserve"> 2,08)</w:t>
              </w:r>
            </w:ins>
          </w:p>
        </w:tc>
        <w:tc>
          <w:tcPr>
            <w:tcW w:w="968" w:type="dxa"/>
            <w:vAlign w:val="center"/>
            <w:tcPrChange w:id="1890" w:author="Allan Clemente de Souza" w:date="2020-10-04T22:18:00Z">
              <w:tcPr>
                <w:tcW w:w="985" w:type="dxa"/>
                <w:vAlign w:val="center"/>
              </w:tcPr>
            </w:tcPrChange>
          </w:tcPr>
          <w:p w14:paraId="4BBA747C" w14:textId="77777777" w:rsidR="00C72233" w:rsidRDefault="00C72233">
            <w:pPr>
              <w:spacing w:after="0" w:line="240" w:lineRule="auto"/>
              <w:jc w:val="center"/>
              <w:rPr>
                <w:ins w:id="1891" w:author="Samylla Oliveira" w:date="2020-08-26T11:05:00Z"/>
                <w:rFonts w:ascii="Times New Roman" w:hAnsi="Times New Roman" w:cs="Times New Roman"/>
                <w:sz w:val="20"/>
                <w:szCs w:val="20"/>
                <w:lang w:val="pt-BR"/>
              </w:rPr>
              <w:pPrChange w:id="1892" w:author="Samylla Oliveira" w:date="2020-08-03T14:04:00Z">
                <w:pPr>
                  <w:jc w:val="center"/>
                </w:pPr>
              </w:pPrChange>
            </w:pPr>
            <w:ins w:id="1893" w:author="Samylla Oliveira" w:date="2020-08-26T11:05:00Z">
              <w:r>
                <w:rPr>
                  <w:rFonts w:ascii="Times New Roman" w:hAnsi="Times New Roman" w:cs="Times New Roman"/>
                  <w:sz w:val="20"/>
                  <w:szCs w:val="20"/>
                  <w:lang w:val="pt-BR"/>
                </w:rPr>
                <w:t>26</w:t>
              </w:r>
            </w:ins>
          </w:p>
          <w:p w14:paraId="5EF06488" w14:textId="6CF8EB94" w:rsidR="00C72233" w:rsidRPr="00E81BC0" w:rsidRDefault="00C72233">
            <w:pPr>
              <w:spacing w:after="0" w:line="240" w:lineRule="auto"/>
              <w:jc w:val="center"/>
              <w:rPr>
                <w:ins w:id="1894" w:author="Samylla Oliveira" w:date="2020-08-03T13:45:00Z"/>
                <w:rFonts w:ascii="Times New Roman" w:hAnsi="Times New Roman" w:cs="Times New Roman"/>
                <w:sz w:val="20"/>
                <w:szCs w:val="20"/>
                <w:lang w:val="pt-BR"/>
                <w:rPrChange w:id="1895" w:author="Samylla Oliveira" w:date="2020-08-03T13:54:00Z">
                  <w:rPr>
                    <w:ins w:id="1896" w:author="Samylla Oliveira" w:date="2020-08-03T13:45:00Z"/>
                    <w:rFonts w:ascii="Times New Roman" w:hAnsi="Times New Roman" w:cs="Times New Roman"/>
                    <w:lang w:val="pt-BR"/>
                  </w:rPr>
                </w:rPrChange>
              </w:rPr>
              <w:pPrChange w:id="1897" w:author="Samylla Oliveira" w:date="2020-08-03T14:04:00Z">
                <w:pPr>
                  <w:jc w:val="center"/>
                </w:pPr>
              </w:pPrChange>
            </w:pPr>
            <w:ins w:id="1898" w:author="Samylla Oliveira" w:date="2020-08-26T11:05:00Z">
              <w:r>
                <w:rPr>
                  <w:rFonts w:ascii="Times New Roman" w:hAnsi="Times New Roman" w:cs="Times New Roman"/>
                  <w:sz w:val="20"/>
                  <w:szCs w:val="20"/>
                  <w:lang w:val="pt-BR"/>
                </w:rPr>
                <w:t>(± 1,00)</w:t>
              </w:r>
            </w:ins>
          </w:p>
        </w:tc>
        <w:tc>
          <w:tcPr>
            <w:tcW w:w="968" w:type="dxa"/>
            <w:vAlign w:val="center"/>
            <w:tcPrChange w:id="1899" w:author="Allan Clemente de Souza" w:date="2020-10-04T22:18:00Z">
              <w:tcPr>
                <w:tcW w:w="985" w:type="dxa"/>
                <w:vAlign w:val="center"/>
              </w:tcPr>
            </w:tcPrChange>
          </w:tcPr>
          <w:p w14:paraId="0B75317E" w14:textId="77777777" w:rsidR="00C72233" w:rsidRDefault="00C72233">
            <w:pPr>
              <w:spacing w:after="0" w:line="240" w:lineRule="auto"/>
              <w:jc w:val="center"/>
              <w:rPr>
                <w:ins w:id="1900" w:author="Samylla Oliveira" w:date="2020-08-26T11:08:00Z"/>
                <w:rFonts w:ascii="Times New Roman" w:hAnsi="Times New Roman" w:cs="Times New Roman"/>
                <w:sz w:val="20"/>
                <w:szCs w:val="20"/>
                <w:lang w:val="pt-BR"/>
              </w:rPr>
              <w:pPrChange w:id="1901" w:author="Samylla Oliveira" w:date="2020-08-03T14:04:00Z">
                <w:pPr>
                  <w:jc w:val="center"/>
                </w:pPr>
              </w:pPrChange>
            </w:pPr>
            <w:ins w:id="1902" w:author="Samylla Oliveira" w:date="2020-08-26T11:08:00Z">
              <w:r>
                <w:rPr>
                  <w:rFonts w:ascii="Times New Roman" w:hAnsi="Times New Roman" w:cs="Times New Roman"/>
                  <w:sz w:val="20"/>
                  <w:szCs w:val="20"/>
                  <w:lang w:val="pt-BR"/>
                </w:rPr>
                <w:t>29</w:t>
              </w:r>
            </w:ins>
          </w:p>
          <w:p w14:paraId="474DAE57" w14:textId="547A92DA" w:rsidR="00C72233" w:rsidRPr="00E81BC0" w:rsidRDefault="00C72233">
            <w:pPr>
              <w:spacing w:after="0" w:line="240" w:lineRule="auto"/>
              <w:jc w:val="center"/>
              <w:rPr>
                <w:ins w:id="1903" w:author="Samylla Oliveira" w:date="2020-08-03T13:45:00Z"/>
                <w:rFonts w:ascii="Times New Roman" w:hAnsi="Times New Roman" w:cs="Times New Roman"/>
                <w:sz w:val="20"/>
                <w:szCs w:val="20"/>
                <w:lang w:val="pt-BR"/>
                <w:rPrChange w:id="1904" w:author="Samylla Oliveira" w:date="2020-08-03T13:54:00Z">
                  <w:rPr>
                    <w:ins w:id="1905" w:author="Samylla Oliveira" w:date="2020-08-03T13:45:00Z"/>
                    <w:rFonts w:ascii="Times New Roman" w:hAnsi="Times New Roman" w:cs="Times New Roman"/>
                    <w:lang w:val="pt-BR"/>
                  </w:rPr>
                </w:rPrChange>
              </w:rPr>
              <w:pPrChange w:id="1906" w:author="Samylla Oliveira" w:date="2020-08-03T14:04:00Z">
                <w:pPr>
                  <w:jc w:val="center"/>
                </w:pPr>
              </w:pPrChange>
            </w:pPr>
            <w:ins w:id="1907" w:author="Samylla Oliveira" w:date="2020-08-26T11:08:00Z">
              <w:r>
                <w:rPr>
                  <w:rFonts w:ascii="Times New Roman" w:hAnsi="Times New Roman" w:cs="Times New Roman"/>
                  <w:sz w:val="20"/>
                  <w:szCs w:val="20"/>
                  <w:lang w:val="pt-BR"/>
                </w:rPr>
                <w:t>(± 0,00)</w:t>
              </w:r>
            </w:ins>
          </w:p>
        </w:tc>
        <w:tc>
          <w:tcPr>
            <w:tcW w:w="1009" w:type="dxa"/>
            <w:vAlign w:val="center"/>
            <w:tcPrChange w:id="1908" w:author="Allan Clemente de Souza" w:date="2020-10-04T22:18:00Z">
              <w:tcPr>
                <w:tcW w:w="840" w:type="dxa"/>
                <w:gridSpan w:val="2"/>
                <w:vAlign w:val="center"/>
              </w:tcPr>
            </w:tcPrChange>
          </w:tcPr>
          <w:p w14:paraId="6B9C4309" w14:textId="77777777" w:rsidR="00C72233" w:rsidRDefault="00C72233">
            <w:pPr>
              <w:spacing w:after="0" w:line="240" w:lineRule="auto"/>
              <w:jc w:val="center"/>
              <w:rPr>
                <w:ins w:id="1909" w:author="Samylla Oliveira" w:date="2020-08-26T11:13:00Z"/>
                <w:rFonts w:ascii="Times New Roman" w:hAnsi="Times New Roman" w:cs="Times New Roman"/>
                <w:sz w:val="20"/>
                <w:szCs w:val="20"/>
                <w:lang w:val="pt-BR"/>
              </w:rPr>
              <w:pPrChange w:id="1910" w:author="Samylla Oliveira" w:date="2020-08-03T14:04:00Z">
                <w:pPr>
                  <w:jc w:val="center"/>
                </w:pPr>
              </w:pPrChange>
            </w:pPr>
            <w:ins w:id="1911" w:author="Samylla Oliveira" w:date="2020-08-26T11:13:00Z">
              <w:r>
                <w:rPr>
                  <w:rFonts w:ascii="Times New Roman" w:hAnsi="Times New Roman" w:cs="Times New Roman"/>
                  <w:sz w:val="20"/>
                  <w:szCs w:val="20"/>
                  <w:lang w:val="pt-BR"/>
                </w:rPr>
                <w:t>29</w:t>
              </w:r>
            </w:ins>
          </w:p>
          <w:p w14:paraId="0A261FE4" w14:textId="4A864918" w:rsidR="00C72233" w:rsidRPr="00E81BC0" w:rsidRDefault="00C72233">
            <w:pPr>
              <w:spacing w:after="0" w:line="240" w:lineRule="auto"/>
              <w:jc w:val="center"/>
              <w:rPr>
                <w:ins w:id="1912" w:author="Samylla Oliveira" w:date="2020-08-03T13:45:00Z"/>
                <w:rFonts w:ascii="Times New Roman" w:hAnsi="Times New Roman" w:cs="Times New Roman"/>
                <w:sz w:val="20"/>
                <w:szCs w:val="20"/>
                <w:lang w:val="pt-BR"/>
                <w:rPrChange w:id="1913" w:author="Samylla Oliveira" w:date="2020-08-03T13:54:00Z">
                  <w:rPr>
                    <w:ins w:id="1914" w:author="Samylla Oliveira" w:date="2020-08-03T13:45:00Z"/>
                    <w:rFonts w:ascii="Times New Roman" w:hAnsi="Times New Roman" w:cs="Times New Roman"/>
                    <w:lang w:val="pt-BR"/>
                  </w:rPr>
                </w:rPrChange>
              </w:rPr>
              <w:pPrChange w:id="1915" w:author="Samylla Oliveira" w:date="2020-08-03T14:04:00Z">
                <w:pPr>
                  <w:jc w:val="center"/>
                </w:pPr>
              </w:pPrChange>
            </w:pPr>
            <w:ins w:id="1916" w:author="Samylla Oliveira" w:date="2020-08-26T11:13:00Z">
              <w:r>
                <w:rPr>
                  <w:rFonts w:ascii="Times New Roman" w:hAnsi="Times New Roman" w:cs="Times New Roman"/>
                  <w:sz w:val="20"/>
                  <w:szCs w:val="20"/>
                  <w:lang w:val="pt-BR"/>
                </w:rPr>
                <w:t>(±0,57)</w:t>
              </w:r>
            </w:ins>
          </w:p>
        </w:tc>
        <w:tc>
          <w:tcPr>
            <w:tcW w:w="975" w:type="dxa"/>
            <w:vAlign w:val="center"/>
            <w:tcPrChange w:id="1917" w:author="Allan Clemente de Souza" w:date="2020-10-04T22:18:00Z">
              <w:tcPr>
                <w:tcW w:w="718" w:type="dxa"/>
                <w:vAlign w:val="center"/>
              </w:tcPr>
            </w:tcPrChange>
          </w:tcPr>
          <w:p w14:paraId="2CB590F6" w14:textId="216ED558" w:rsidR="00C72233" w:rsidRDefault="00C72233" w:rsidP="00C72233">
            <w:pPr>
              <w:spacing w:after="0" w:line="240" w:lineRule="auto"/>
              <w:jc w:val="center"/>
              <w:rPr>
                <w:ins w:id="1918" w:author="Samylla Oliveira" w:date="2020-08-26T11:18:00Z"/>
                <w:rFonts w:ascii="Times New Roman" w:hAnsi="Times New Roman" w:cs="Times New Roman"/>
                <w:sz w:val="20"/>
                <w:szCs w:val="20"/>
                <w:lang w:val="pt-BR"/>
              </w:rPr>
            </w:pPr>
            <w:ins w:id="1919" w:author="Samylla Oliveira" w:date="2020-08-26T11:18:00Z">
              <w:r>
                <w:rPr>
                  <w:rFonts w:ascii="Times New Roman" w:hAnsi="Times New Roman" w:cs="Times New Roman"/>
                  <w:sz w:val="20"/>
                  <w:szCs w:val="20"/>
                  <w:lang w:val="pt-BR"/>
                </w:rPr>
                <w:t>2</w:t>
              </w:r>
            </w:ins>
            <w:ins w:id="1920" w:author="Samylla Oliveira" w:date="2020-08-26T11:20:00Z">
              <w:r>
                <w:rPr>
                  <w:rFonts w:ascii="Times New Roman" w:hAnsi="Times New Roman" w:cs="Times New Roman"/>
                  <w:sz w:val="20"/>
                  <w:szCs w:val="20"/>
                  <w:lang w:val="pt-BR"/>
                </w:rPr>
                <w:t>8</w:t>
              </w:r>
            </w:ins>
          </w:p>
          <w:p w14:paraId="73A230F6" w14:textId="4C870123" w:rsidR="00C72233" w:rsidRPr="00E81BC0" w:rsidRDefault="00C72233">
            <w:pPr>
              <w:spacing w:after="0" w:line="240" w:lineRule="auto"/>
              <w:jc w:val="center"/>
              <w:rPr>
                <w:ins w:id="1921" w:author="Samylla Oliveira" w:date="2020-08-03T13:45:00Z"/>
                <w:rFonts w:ascii="Times New Roman" w:hAnsi="Times New Roman" w:cs="Times New Roman"/>
                <w:sz w:val="20"/>
                <w:szCs w:val="20"/>
                <w:lang w:val="pt-BR"/>
                <w:rPrChange w:id="1922" w:author="Samylla Oliveira" w:date="2020-08-03T13:54:00Z">
                  <w:rPr>
                    <w:ins w:id="1923" w:author="Samylla Oliveira" w:date="2020-08-03T13:45:00Z"/>
                    <w:rFonts w:ascii="Times New Roman" w:hAnsi="Times New Roman" w:cs="Times New Roman"/>
                    <w:lang w:val="pt-BR"/>
                  </w:rPr>
                </w:rPrChange>
              </w:rPr>
              <w:pPrChange w:id="1924" w:author="Samylla Oliveira" w:date="2020-08-03T14:04:00Z">
                <w:pPr>
                  <w:jc w:val="center"/>
                </w:pPr>
              </w:pPrChange>
            </w:pPr>
            <w:ins w:id="1925" w:author="Samylla Oliveira" w:date="2020-08-26T11:18:00Z">
              <w:r>
                <w:rPr>
                  <w:rFonts w:ascii="Times New Roman" w:hAnsi="Times New Roman" w:cs="Times New Roman"/>
                  <w:sz w:val="20"/>
                  <w:szCs w:val="20"/>
                  <w:lang w:val="pt-BR"/>
                </w:rPr>
                <w:t>(± 1,00)</w:t>
              </w:r>
            </w:ins>
          </w:p>
        </w:tc>
      </w:tr>
      <w:tr w:rsidR="00C72233" w:rsidRPr="00E81BC0" w14:paraId="06168FA9" w14:textId="77777777" w:rsidTr="00053F87">
        <w:tblPrEx>
          <w:tblPrExChange w:id="1926" w:author="Allan Clemente de Souza" w:date="2020-10-04T22:18:00Z">
            <w:tblPrEx>
              <w:tblW w:w="8507" w:type="dxa"/>
            </w:tblPrEx>
          </w:tblPrExChange>
        </w:tblPrEx>
        <w:trPr>
          <w:trHeight w:val="170"/>
          <w:ins w:id="1927" w:author="Samylla Oliveira" w:date="2020-08-03T13:45:00Z"/>
          <w:trPrChange w:id="1928" w:author="Allan Clemente de Souza" w:date="2020-10-04T22:18:00Z">
            <w:trPr>
              <w:trHeight w:val="170"/>
            </w:trPr>
          </w:trPrChange>
        </w:trPr>
        <w:tc>
          <w:tcPr>
            <w:tcW w:w="1450" w:type="dxa"/>
            <w:vMerge/>
            <w:vAlign w:val="center"/>
            <w:tcPrChange w:id="1929" w:author="Allan Clemente de Souza" w:date="2020-10-04T22:18:00Z">
              <w:tcPr>
                <w:tcW w:w="1450" w:type="dxa"/>
                <w:vMerge/>
                <w:vAlign w:val="center"/>
              </w:tcPr>
            </w:tcPrChange>
          </w:tcPr>
          <w:p w14:paraId="51588DE9" w14:textId="77777777" w:rsidR="00C72233" w:rsidRPr="00E81BC0" w:rsidRDefault="00C72233">
            <w:pPr>
              <w:spacing w:after="0" w:line="240" w:lineRule="auto"/>
              <w:jc w:val="center"/>
              <w:rPr>
                <w:ins w:id="1930" w:author="Samylla Oliveira" w:date="2020-08-03T13:45:00Z"/>
                <w:rFonts w:ascii="Times New Roman" w:hAnsi="Times New Roman" w:cs="Times New Roman"/>
                <w:sz w:val="20"/>
                <w:szCs w:val="20"/>
                <w:lang w:val="pt-BR"/>
                <w:rPrChange w:id="1931" w:author="Samylla Oliveira" w:date="2020-08-03T13:54:00Z">
                  <w:rPr>
                    <w:ins w:id="1932" w:author="Samylla Oliveira" w:date="2020-08-03T13:45:00Z"/>
                    <w:rFonts w:ascii="Times New Roman" w:hAnsi="Times New Roman" w:cs="Times New Roman"/>
                    <w:lang w:val="pt-BR"/>
                  </w:rPr>
                </w:rPrChange>
              </w:rPr>
              <w:pPrChange w:id="1933" w:author="Samylla Oliveira" w:date="2020-08-03T14:04:00Z">
                <w:pPr>
                  <w:jc w:val="center"/>
                </w:pPr>
              </w:pPrChange>
            </w:pPr>
          </w:p>
        </w:tc>
        <w:tc>
          <w:tcPr>
            <w:tcW w:w="1338" w:type="dxa"/>
            <w:vAlign w:val="center"/>
            <w:tcPrChange w:id="1934" w:author="Allan Clemente de Souza" w:date="2020-10-04T22:18:00Z">
              <w:tcPr>
                <w:tcW w:w="1380" w:type="dxa"/>
                <w:gridSpan w:val="3"/>
                <w:vAlign w:val="center"/>
              </w:tcPr>
            </w:tcPrChange>
          </w:tcPr>
          <w:p w14:paraId="4D48FD68" w14:textId="67BA6DC1" w:rsidR="00C72233" w:rsidRPr="00E81BC0" w:rsidRDefault="00C72233">
            <w:pPr>
              <w:spacing w:after="0" w:line="240" w:lineRule="auto"/>
              <w:jc w:val="center"/>
              <w:rPr>
                <w:ins w:id="1935" w:author="Samylla Oliveira" w:date="2020-08-03T13:45:00Z"/>
                <w:rFonts w:ascii="Times New Roman" w:hAnsi="Times New Roman" w:cs="Times New Roman"/>
                <w:sz w:val="20"/>
                <w:szCs w:val="20"/>
                <w:lang w:val="pt-BR"/>
                <w:rPrChange w:id="1936" w:author="Samylla Oliveira" w:date="2020-08-03T13:54:00Z">
                  <w:rPr>
                    <w:ins w:id="1937" w:author="Samylla Oliveira" w:date="2020-08-03T13:45:00Z"/>
                    <w:rFonts w:ascii="Times New Roman" w:hAnsi="Times New Roman" w:cs="Times New Roman"/>
                    <w:lang w:val="pt-BR"/>
                  </w:rPr>
                </w:rPrChange>
              </w:rPr>
              <w:pPrChange w:id="1938" w:author="Samylla Oliveira" w:date="2020-08-03T14:04:00Z">
                <w:pPr>
                  <w:jc w:val="center"/>
                </w:pPr>
              </w:pPrChange>
            </w:pPr>
            <w:ins w:id="1939" w:author="Samylla Oliveira" w:date="2020-08-03T13:46:00Z">
              <w:r w:rsidRPr="00E81BC0">
                <w:rPr>
                  <w:rFonts w:ascii="Times New Roman" w:hAnsi="Times New Roman" w:cs="Times New Roman"/>
                  <w:sz w:val="20"/>
                  <w:szCs w:val="20"/>
                  <w:lang w:val="pt-BR"/>
                  <w:rPrChange w:id="1940" w:author="Samylla Oliveira" w:date="2020-08-03T13:54:00Z">
                    <w:rPr>
                      <w:rFonts w:ascii="Times New Roman" w:hAnsi="Times New Roman" w:cs="Times New Roman"/>
                      <w:lang w:val="pt-BR"/>
                    </w:rPr>
                  </w:rPrChange>
                </w:rPr>
                <w:t>Mesocosmos tratamento</w:t>
              </w:r>
            </w:ins>
          </w:p>
        </w:tc>
        <w:tc>
          <w:tcPr>
            <w:tcW w:w="1108" w:type="dxa"/>
            <w:vAlign w:val="center"/>
            <w:tcPrChange w:id="1941" w:author="Allan Clemente de Souza" w:date="2020-10-04T22:18:00Z">
              <w:tcPr>
                <w:tcW w:w="993" w:type="dxa"/>
                <w:vAlign w:val="center"/>
              </w:tcPr>
            </w:tcPrChange>
          </w:tcPr>
          <w:p w14:paraId="49135AC7" w14:textId="77777777" w:rsidR="00C72233" w:rsidRDefault="00C72233">
            <w:pPr>
              <w:spacing w:after="0" w:line="240" w:lineRule="auto"/>
              <w:jc w:val="center"/>
              <w:rPr>
                <w:ins w:id="1942" w:author="Samylla Oliveira" w:date="2020-08-25T16:49:00Z"/>
                <w:rFonts w:ascii="Times New Roman" w:hAnsi="Times New Roman" w:cs="Times New Roman"/>
                <w:sz w:val="20"/>
                <w:szCs w:val="20"/>
                <w:lang w:val="pt-BR"/>
              </w:rPr>
              <w:pPrChange w:id="1943" w:author="Samylla Oliveira" w:date="2020-08-03T14:04:00Z">
                <w:pPr>
                  <w:jc w:val="center"/>
                </w:pPr>
              </w:pPrChange>
            </w:pPr>
            <w:ins w:id="1944" w:author="Samylla Oliveira" w:date="2020-08-25T16:45:00Z">
              <w:r>
                <w:rPr>
                  <w:rFonts w:ascii="Times New Roman" w:hAnsi="Times New Roman" w:cs="Times New Roman"/>
                  <w:sz w:val="20"/>
                  <w:szCs w:val="20"/>
                  <w:lang w:val="pt-BR"/>
                </w:rPr>
                <w:t>27</w:t>
              </w:r>
            </w:ins>
          </w:p>
          <w:p w14:paraId="042E6FDA" w14:textId="42B58746" w:rsidR="00C72233" w:rsidRPr="00E81BC0" w:rsidRDefault="00C72233">
            <w:pPr>
              <w:spacing w:after="0" w:line="240" w:lineRule="auto"/>
              <w:jc w:val="center"/>
              <w:rPr>
                <w:ins w:id="1945" w:author="Samylla Oliveira" w:date="2020-08-03T13:45:00Z"/>
                <w:rFonts w:ascii="Times New Roman" w:hAnsi="Times New Roman" w:cs="Times New Roman"/>
                <w:sz w:val="20"/>
                <w:szCs w:val="20"/>
                <w:lang w:val="pt-BR"/>
                <w:rPrChange w:id="1946" w:author="Samylla Oliveira" w:date="2020-08-03T13:54:00Z">
                  <w:rPr>
                    <w:ins w:id="1947" w:author="Samylla Oliveira" w:date="2020-08-03T13:45:00Z"/>
                    <w:rFonts w:ascii="Times New Roman" w:hAnsi="Times New Roman" w:cs="Times New Roman"/>
                    <w:lang w:val="pt-BR"/>
                  </w:rPr>
                </w:rPrChange>
              </w:rPr>
              <w:pPrChange w:id="1948" w:author="Samylla Oliveira" w:date="2020-08-03T14:04:00Z">
                <w:pPr>
                  <w:jc w:val="center"/>
                </w:pPr>
              </w:pPrChange>
            </w:pPr>
            <w:ins w:id="1949" w:author="Samylla Oliveira" w:date="2020-08-25T16:45:00Z">
              <w:r>
                <w:rPr>
                  <w:rFonts w:ascii="Times New Roman" w:hAnsi="Times New Roman" w:cs="Times New Roman"/>
                  <w:sz w:val="20"/>
                  <w:szCs w:val="20"/>
                  <w:lang w:val="pt-BR"/>
                </w:rPr>
                <w:t xml:space="preserve"> (± 2,00)</w:t>
              </w:r>
            </w:ins>
          </w:p>
        </w:tc>
        <w:tc>
          <w:tcPr>
            <w:tcW w:w="968" w:type="dxa"/>
            <w:vAlign w:val="center"/>
            <w:tcPrChange w:id="1950" w:author="Allan Clemente de Souza" w:date="2020-10-04T22:18:00Z">
              <w:tcPr>
                <w:tcW w:w="1156" w:type="dxa"/>
                <w:vAlign w:val="center"/>
              </w:tcPr>
            </w:tcPrChange>
          </w:tcPr>
          <w:p w14:paraId="73DB64C3" w14:textId="77777777" w:rsidR="00C72233" w:rsidRDefault="00C72233">
            <w:pPr>
              <w:spacing w:after="0" w:line="240" w:lineRule="auto"/>
              <w:jc w:val="center"/>
              <w:rPr>
                <w:ins w:id="1951" w:author="Samylla Oliveira" w:date="2020-08-25T16:49:00Z"/>
                <w:rFonts w:ascii="Times New Roman" w:hAnsi="Times New Roman" w:cs="Times New Roman"/>
                <w:sz w:val="20"/>
                <w:szCs w:val="20"/>
                <w:lang w:val="pt-BR"/>
              </w:rPr>
              <w:pPrChange w:id="1952" w:author="Samylla Oliveira" w:date="2020-08-03T14:04:00Z">
                <w:pPr>
                  <w:jc w:val="center"/>
                </w:pPr>
              </w:pPrChange>
            </w:pPr>
            <w:ins w:id="1953" w:author="Samylla Oliveira" w:date="2020-08-25T16:48:00Z">
              <w:r>
                <w:rPr>
                  <w:rFonts w:ascii="Times New Roman" w:hAnsi="Times New Roman" w:cs="Times New Roman"/>
                  <w:sz w:val="20"/>
                  <w:szCs w:val="20"/>
                  <w:lang w:val="pt-BR"/>
                </w:rPr>
                <w:t>1</w:t>
              </w:r>
            </w:ins>
            <w:ins w:id="1954" w:author="Samylla Oliveira" w:date="2020-08-25T16:49:00Z">
              <w:r>
                <w:rPr>
                  <w:rFonts w:ascii="Times New Roman" w:hAnsi="Times New Roman" w:cs="Times New Roman"/>
                  <w:sz w:val="20"/>
                  <w:szCs w:val="20"/>
                  <w:lang w:val="pt-BR"/>
                </w:rPr>
                <w:t xml:space="preserve">8 </w:t>
              </w:r>
            </w:ins>
          </w:p>
          <w:p w14:paraId="0485B559" w14:textId="2224ABB1" w:rsidR="00C72233" w:rsidRPr="00E81BC0" w:rsidRDefault="00C72233">
            <w:pPr>
              <w:spacing w:after="0" w:line="240" w:lineRule="auto"/>
              <w:jc w:val="center"/>
              <w:rPr>
                <w:ins w:id="1955" w:author="Samylla Oliveira" w:date="2020-08-03T13:45:00Z"/>
                <w:rFonts w:ascii="Times New Roman" w:hAnsi="Times New Roman" w:cs="Times New Roman"/>
                <w:sz w:val="20"/>
                <w:szCs w:val="20"/>
                <w:lang w:val="pt-BR"/>
                <w:rPrChange w:id="1956" w:author="Samylla Oliveira" w:date="2020-08-03T13:54:00Z">
                  <w:rPr>
                    <w:ins w:id="1957" w:author="Samylla Oliveira" w:date="2020-08-03T13:45:00Z"/>
                    <w:rFonts w:ascii="Times New Roman" w:hAnsi="Times New Roman" w:cs="Times New Roman"/>
                    <w:lang w:val="pt-BR"/>
                  </w:rPr>
                </w:rPrChange>
              </w:rPr>
              <w:pPrChange w:id="1958" w:author="Samylla Oliveira" w:date="2020-08-03T14:04:00Z">
                <w:pPr>
                  <w:jc w:val="center"/>
                </w:pPr>
              </w:pPrChange>
            </w:pPr>
            <w:ins w:id="1959" w:author="Samylla Oliveira" w:date="2020-08-25T16:49:00Z">
              <w:r>
                <w:rPr>
                  <w:rFonts w:ascii="Times New Roman" w:hAnsi="Times New Roman" w:cs="Times New Roman"/>
                  <w:sz w:val="20"/>
                  <w:szCs w:val="20"/>
                  <w:lang w:val="pt-BR"/>
                </w:rPr>
                <w:t>(± 1,52)</w:t>
              </w:r>
            </w:ins>
          </w:p>
        </w:tc>
        <w:tc>
          <w:tcPr>
            <w:tcW w:w="968" w:type="dxa"/>
            <w:vAlign w:val="center"/>
            <w:tcPrChange w:id="1960" w:author="Allan Clemente de Souza" w:date="2020-10-04T22:18:00Z">
              <w:tcPr>
                <w:tcW w:w="985" w:type="dxa"/>
                <w:vAlign w:val="center"/>
              </w:tcPr>
            </w:tcPrChange>
          </w:tcPr>
          <w:p w14:paraId="11FAA00F" w14:textId="77777777" w:rsidR="00C72233" w:rsidRDefault="00C72233">
            <w:pPr>
              <w:spacing w:after="0" w:line="240" w:lineRule="auto"/>
              <w:jc w:val="center"/>
              <w:rPr>
                <w:ins w:id="1961" w:author="Samylla Oliveira" w:date="2020-08-26T11:04:00Z"/>
                <w:rFonts w:ascii="Times New Roman" w:hAnsi="Times New Roman" w:cs="Times New Roman"/>
                <w:sz w:val="20"/>
                <w:szCs w:val="20"/>
                <w:lang w:val="pt-BR"/>
              </w:rPr>
              <w:pPrChange w:id="1962" w:author="Samylla Oliveira" w:date="2020-08-03T14:04:00Z">
                <w:pPr>
                  <w:jc w:val="center"/>
                </w:pPr>
              </w:pPrChange>
            </w:pPr>
            <w:ins w:id="1963" w:author="Samylla Oliveira" w:date="2020-08-26T11:04:00Z">
              <w:r>
                <w:rPr>
                  <w:rFonts w:ascii="Times New Roman" w:hAnsi="Times New Roman" w:cs="Times New Roman"/>
                  <w:sz w:val="20"/>
                  <w:szCs w:val="20"/>
                  <w:lang w:val="pt-BR"/>
                </w:rPr>
                <w:t>20</w:t>
              </w:r>
            </w:ins>
          </w:p>
          <w:p w14:paraId="188ABED2" w14:textId="63038B9A" w:rsidR="00C72233" w:rsidRPr="00E81BC0" w:rsidRDefault="00C72233">
            <w:pPr>
              <w:spacing w:after="0" w:line="240" w:lineRule="auto"/>
              <w:jc w:val="center"/>
              <w:rPr>
                <w:ins w:id="1964" w:author="Samylla Oliveira" w:date="2020-08-03T13:45:00Z"/>
                <w:rFonts w:ascii="Times New Roman" w:hAnsi="Times New Roman" w:cs="Times New Roman"/>
                <w:sz w:val="20"/>
                <w:szCs w:val="20"/>
                <w:lang w:val="pt-BR"/>
                <w:rPrChange w:id="1965" w:author="Samylla Oliveira" w:date="2020-08-03T13:54:00Z">
                  <w:rPr>
                    <w:ins w:id="1966" w:author="Samylla Oliveira" w:date="2020-08-03T13:45:00Z"/>
                    <w:rFonts w:ascii="Times New Roman" w:hAnsi="Times New Roman" w:cs="Times New Roman"/>
                    <w:lang w:val="pt-BR"/>
                  </w:rPr>
                </w:rPrChange>
              </w:rPr>
              <w:pPrChange w:id="1967" w:author="Samylla Oliveira" w:date="2020-08-03T14:04:00Z">
                <w:pPr>
                  <w:jc w:val="center"/>
                </w:pPr>
              </w:pPrChange>
            </w:pPr>
            <w:ins w:id="1968" w:author="Samylla Oliveira" w:date="2020-08-26T11:04:00Z">
              <w:r>
                <w:rPr>
                  <w:rFonts w:ascii="Times New Roman" w:hAnsi="Times New Roman" w:cs="Times New Roman"/>
                  <w:sz w:val="20"/>
                  <w:szCs w:val="20"/>
                  <w:lang w:val="pt-BR"/>
                </w:rPr>
                <w:t>(± 1,15)</w:t>
              </w:r>
            </w:ins>
          </w:p>
        </w:tc>
        <w:tc>
          <w:tcPr>
            <w:tcW w:w="968" w:type="dxa"/>
            <w:vAlign w:val="center"/>
            <w:tcPrChange w:id="1969" w:author="Allan Clemente de Souza" w:date="2020-10-04T22:18:00Z">
              <w:tcPr>
                <w:tcW w:w="985" w:type="dxa"/>
                <w:vAlign w:val="center"/>
              </w:tcPr>
            </w:tcPrChange>
          </w:tcPr>
          <w:p w14:paraId="2CACE648" w14:textId="5124E230" w:rsidR="00C72233" w:rsidRDefault="00C72233">
            <w:pPr>
              <w:spacing w:after="0" w:line="240" w:lineRule="auto"/>
              <w:jc w:val="center"/>
              <w:rPr>
                <w:ins w:id="1970" w:author="Samylla Oliveira" w:date="2020-08-26T11:07:00Z"/>
                <w:rFonts w:ascii="Times New Roman" w:hAnsi="Times New Roman" w:cs="Times New Roman"/>
                <w:sz w:val="20"/>
                <w:szCs w:val="20"/>
                <w:lang w:val="pt-BR"/>
              </w:rPr>
              <w:pPrChange w:id="1971" w:author="Samylla Oliveira" w:date="2020-08-03T14:04:00Z">
                <w:pPr>
                  <w:jc w:val="center"/>
                </w:pPr>
              </w:pPrChange>
            </w:pPr>
            <w:ins w:id="1972" w:author="Samylla Oliveira" w:date="2020-08-26T11:07:00Z">
              <w:r>
                <w:rPr>
                  <w:rFonts w:ascii="Times New Roman" w:hAnsi="Times New Roman" w:cs="Times New Roman"/>
                  <w:sz w:val="20"/>
                  <w:szCs w:val="20"/>
                  <w:lang w:val="pt-BR"/>
                </w:rPr>
                <w:t>24</w:t>
              </w:r>
            </w:ins>
          </w:p>
          <w:p w14:paraId="1DC74D91" w14:textId="082CA8A0" w:rsidR="00C72233" w:rsidRPr="00E81BC0" w:rsidRDefault="00C72233">
            <w:pPr>
              <w:spacing w:after="0" w:line="240" w:lineRule="auto"/>
              <w:jc w:val="center"/>
              <w:rPr>
                <w:ins w:id="1973" w:author="Samylla Oliveira" w:date="2020-08-03T13:45:00Z"/>
                <w:rFonts w:ascii="Times New Roman" w:hAnsi="Times New Roman" w:cs="Times New Roman"/>
                <w:sz w:val="20"/>
                <w:szCs w:val="20"/>
                <w:lang w:val="pt-BR"/>
                <w:rPrChange w:id="1974" w:author="Samylla Oliveira" w:date="2020-08-03T13:54:00Z">
                  <w:rPr>
                    <w:ins w:id="1975" w:author="Samylla Oliveira" w:date="2020-08-03T13:45:00Z"/>
                    <w:rFonts w:ascii="Times New Roman" w:hAnsi="Times New Roman" w:cs="Times New Roman"/>
                    <w:lang w:val="pt-BR"/>
                  </w:rPr>
                </w:rPrChange>
              </w:rPr>
              <w:pPrChange w:id="1976" w:author="Samylla Oliveira" w:date="2020-08-03T14:04:00Z">
                <w:pPr>
                  <w:jc w:val="center"/>
                </w:pPr>
              </w:pPrChange>
            </w:pPr>
            <w:ins w:id="1977" w:author="Samylla Oliveira" w:date="2020-08-26T11:07:00Z">
              <w:r>
                <w:rPr>
                  <w:rFonts w:ascii="Times New Roman" w:hAnsi="Times New Roman" w:cs="Times New Roman"/>
                  <w:sz w:val="20"/>
                  <w:szCs w:val="20"/>
                  <w:lang w:val="pt-BR"/>
                </w:rPr>
                <w:t>(± 2,51)</w:t>
              </w:r>
            </w:ins>
          </w:p>
        </w:tc>
        <w:tc>
          <w:tcPr>
            <w:tcW w:w="1009" w:type="dxa"/>
            <w:vAlign w:val="center"/>
            <w:tcPrChange w:id="1978" w:author="Allan Clemente de Souza" w:date="2020-10-04T22:18:00Z">
              <w:tcPr>
                <w:tcW w:w="840" w:type="dxa"/>
                <w:gridSpan w:val="2"/>
                <w:vAlign w:val="center"/>
              </w:tcPr>
            </w:tcPrChange>
          </w:tcPr>
          <w:p w14:paraId="05060ABC" w14:textId="77777777" w:rsidR="00C72233" w:rsidRDefault="00C72233">
            <w:pPr>
              <w:spacing w:after="0" w:line="240" w:lineRule="auto"/>
              <w:jc w:val="center"/>
              <w:rPr>
                <w:ins w:id="1979" w:author="Samylla Oliveira" w:date="2020-08-26T11:12:00Z"/>
                <w:rFonts w:ascii="Times New Roman" w:hAnsi="Times New Roman" w:cs="Times New Roman"/>
                <w:sz w:val="20"/>
                <w:szCs w:val="20"/>
                <w:lang w:val="pt-BR"/>
              </w:rPr>
              <w:pPrChange w:id="1980" w:author="Samylla Oliveira" w:date="2020-08-03T14:04:00Z">
                <w:pPr>
                  <w:jc w:val="center"/>
                </w:pPr>
              </w:pPrChange>
            </w:pPr>
            <w:ins w:id="1981" w:author="Samylla Oliveira" w:date="2020-08-26T11:12:00Z">
              <w:r>
                <w:rPr>
                  <w:rFonts w:ascii="Times New Roman" w:hAnsi="Times New Roman" w:cs="Times New Roman"/>
                  <w:sz w:val="20"/>
                  <w:szCs w:val="20"/>
                  <w:lang w:val="pt-BR"/>
                </w:rPr>
                <w:t>28</w:t>
              </w:r>
            </w:ins>
          </w:p>
          <w:p w14:paraId="01F76DE6" w14:textId="0A596750" w:rsidR="00C72233" w:rsidRPr="00E81BC0" w:rsidRDefault="00C72233">
            <w:pPr>
              <w:spacing w:after="0" w:line="240" w:lineRule="auto"/>
              <w:jc w:val="center"/>
              <w:rPr>
                <w:ins w:id="1982" w:author="Samylla Oliveira" w:date="2020-08-03T13:45:00Z"/>
                <w:rFonts w:ascii="Times New Roman" w:hAnsi="Times New Roman" w:cs="Times New Roman"/>
                <w:sz w:val="20"/>
                <w:szCs w:val="20"/>
                <w:lang w:val="pt-BR"/>
                <w:rPrChange w:id="1983" w:author="Samylla Oliveira" w:date="2020-08-03T13:54:00Z">
                  <w:rPr>
                    <w:ins w:id="1984" w:author="Samylla Oliveira" w:date="2020-08-03T13:45:00Z"/>
                    <w:rFonts w:ascii="Times New Roman" w:hAnsi="Times New Roman" w:cs="Times New Roman"/>
                    <w:lang w:val="pt-BR"/>
                  </w:rPr>
                </w:rPrChange>
              </w:rPr>
              <w:pPrChange w:id="1985" w:author="Samylla Oliveira" w:date="2020-08-03T14:04:00Z">
                <w:pPr>
                  <w:jc w:val="center"/>
                </w:pPr>
              </w:pPrChange>
            </w:pPr>
            <w:ins w:id="1986" w:author="Samylla Oliveira" w:date="2020-08-26T11:12:00Z">
              <w:r>
                <w:rPr>
                  <w:rFonts w:ascii="Times New Roman" w:hAnsi="Times New Roman" w:cs="Times New Roman"/>
                  <w:sz w:val="20"/>
                  <w:szCs w:val="20"/>
                  <w:lang w:val="pt-BR"/>
                </w:rPr>
                <w:t>(± 1,52</w:t>
              </w:r>
            </w:ins>
            <w:ins w:id="1987" w:author="Samylla Oliveira" w:date="2020-08-26T11:13:00Z">
              <w:r>
                <w:rPr>
                  <w:rFonts w:ascii="Times New Roman" w:hAnsi="Times New Roman" w:cs="Times New Roman"/>
                  <w:sz w:val="20"/>
                  <w:szCs w:val="20"/>
                  <w:lang w:val="pt-BR"/>
                </w:rPr>
                <w:t>)</w:t>
              </w:r>
            </w:ins>
          </w:p>
        </w:tc>
        <w:tc>
          <w:tcPr>
            <w:tcW w:w="975" w:type="dxa"/>
            <w:vAlign w:val="center"/>
            <w:tcPrChange w:id="1988" w:author="Allan Clemente de Souza" w:date="2020-10-04T22:18:00Z">
              <w:tcPr>
                <w:tcW w:w="718" w:type="dxa"/>
                <w:vAlign w:val="center"/>
              </w:tcPr>
            </w:tcPrChange>
          </w:tcPr>
          <w:p w14:paraId="1F0A969F" w14:textId="77777777" w:rsidR="00C72233" w:rsidRDefault="00C72233" w:rsidP="00C72233">
            <w:pPr>
              <w:spacing w:after="0" w:line="240" w:lineRule="auto"/>
              <w:jc w:val="center"/>
              <w:rPr>
                <w:ins w:id="1989" w:author="Samylla Oliveira" w:date="2020-08-26T11:20:00Z"/>
                <w:rFonts w:ascii="Times New Roman" w:hAnsi="Times New Roman" w:cs="Times New Roman"/>
                <w:sz w:val="20"/>
                <w:szCs w:val="20"/>
                <w:lang w:val="pt-BR"/>
              </w:rPr>
            </w:pPr>
            <w:ins w:id="1990" w:author="Samylla Oliveira" w:date="2020-08-26T11:20:00Z">
              <w:r>
                <w:rPr>
                  <w:rFonts w:ascii="Times New Roman" w:hAnsi="Times New Roman" w:cs="Times New Roman"/>
                  <w:sz w:val="20"/>
                  <w:szCs w:val="20"/>
                  <w:lang w:val="pt-BR"/>
                </w:rPr>
                <w:t>28</w:t>
              </w:r>
            </w:ins>
          </w:p>
          <w:p w14:paraId="0C3FC934" w14:textId="6514BBCA" w:rsidR="00C72233" w:rsidRPr="00E81BC0" w:rsidRDefault="00C72233">
            <w:pPr>
              <w:spacing w:after="0" w:line="240" w:lineRule="auto"/>
              <w:jc w:val="center"/>
              <w:rPr>
                <w:ins w:id="1991" w:author="Samylla Oliveira" w:date="2020-08-03T13:45:00Z"/>
                <w:rFonts w:ascii="Times New Roman" w:hAnsi="Times New Roman" w:cs="Times New Roman"/>
                <w:sz w:val="20"/>
                <w:szCs w:val="20"/>
                <w:lang w:val="pt-BR"/>
                <w:rPrChange w:id="1992" w:author="Samylla Oliveira" w:date="2020-08-03T13:54:00Z">
                  <w:rPr>
                    <w:ins w:id="1993" w:author="Samylla Oliveira" w:date="2020-08-03T13:45:00Z"/>
                    <w:rFonts w:ascii="Times New Roman" w:hAnsi="Times New Roman" w:cs="Times New Roman"/>
                    <w:lang w:val="pt-BR"/>
                  </w:rPr>
                </w:rPrChange>
              </w:rPr>
              <w:pPrChange w:id="1994" w:author="Samylla Oliveira" w:date="2020-08-26T11:20:00Z">
                <w:pPr>
                  <w:jc w:val="center"/>
                </w:pPr>
              </w:pPrChange>
            </w:pPr>
            <w:ins w:id="1995" w:author="Samylla Oliveira" w:date="2020-08-26T11:20:00Z">
              <w:r>
                <w:rPr>
                  <w:rFonts w:ascii="Times New Roman" w:hAnsi="Times New Roman" w:cs="Times New Roman"/>
                  <w:sz w:val="20"/>
                  <w:szCs w:val="20"/>
                  <w:lang w:val="pt-BR"/>
                </w:rPr>
                <w:t>(± 2,30)</w:t>
              </w:r>
            </w:ins>
          </w:p>
        </w:tc>
      </w:tr>
    </w:tbl>
    <w:p w14:paraId="0DF07192" w14:textId="10C89672" w:rsidR="004F10C0" w:rsidRPr="00C13515" w:rsidDel="00E86ADD" w:rsidRDefault="009F4AE1" w:rsidP="00657E81">
      <w:pPr>
        <w:rPr>
          <w:del w:id="1996" w:author="Samylla Oliveira" w:date="2020-08-25T11:03:00Z"/>
          <w:rFonts w:ascii="Times New Roman" w:hAnsi="Times New Roman" w:cs="Times New Roman"/>
          <w:b/>
          <w:lang w:val="pt-BR"/>
          <w:rPrChange w:id="1997" w:author="Jose Capelo Neto" w:date="2020-05-11T16:08:00Z">
            <w:rPr>
              <w:del w:id="1998" w:author="Samylla Oliveira" w:date="2020-08-25T11:03:00Z"/>
              <w:rFonts w:ascii="Times New Roman" w:hAnsi="Times New Roman" w:cs="Times New Roman"/>
              <w:lang w:val="pt-BR"/>
            </w:rPr>
          </w:rPrChange>
        </w:rPr>
      </w:pPr>
      <w:del w:id="1999" w:author="Samylla Oliveira" w:date="2020-08-25T11:03:00Z">
        <w:r w:rsidRPr="00C13515" w:rsidDel="00E86ADD">
          <w:rPr>
            <w:rFonts w:ascii="Times New Roman" w:hAnsi="Times New Roman" w:cs="Times New Roman"/>
            <w:b/>
            <w:lang w:val="pt-BR"/>
            <w:rPrChange w:id="2000" w:author="Jose Capelo Neto" w:date="2020-05-11T16:08:00Z">
              <w:rPr>
                <w:rFonts w:ascii="Times New Roman" w:hAnsi="Times New Roman" w:cs="Times New Roman"/>
                <w:lang w:val="pt-BR"/>
              </w:rPr>
            </w:rPrChange>
          </w:rPr>
          <w:delText>ESULTS AND DISCUSSION</w:delText>
        </w:r>
      </w:del>
    </w:p>
    <w:p w14:paraId="16E7A446" w14:textId="77777777" w:rsidR="005E658B" w:rsidDel="00E86ADD" w:rsidRDefault="005E658B" w:rsidP="00657E81">
      <w:pPr>
        <w:rPr>
          <w:ins w:id="2001" w:author="Jose Capelo Neto" w:date="2020-05-09T16:21:00Z"/>
          <w:del w:id="2002" w:author="Samylla Oliveira" w:date="2020-08-25T11:04:00Z"/>
          <w:rFonts w:ascii="Times New Roman" w:hAnsi="Times New Roman" w:cs="Times New Roman"/>
          <w:lang w:val="pt-BR"/>
        </w:rPr>
      </w:pPr>
    </w:p>
    <w:p w14:paraId="7FA856E0" w14:textId="77777777" w:rsidR="00020C1E" w:rsidRDefault="00020C1E" w:rsidP="00657E81">
      <w:pPr>
        <w:rPr>
          <w:ins w:id="2003" w:author="Samylla Oliveira" w:date="2020-08-03T14:04:00Z"/>
          <w:rFonts w:ascii="Times New Roman" w:hAnsi="Times New Roman" w:cs="Times New Roman"/>
          <w:lang w:val="pt-BR"/>
        </w:rPr>
      </w:pPr>
    </w:p>
    <w:p w14:paraId="64831EE0" w14:textId="05F4B32E" w:rsidR="00FC4CBC" w:rsidRDefault="002F5A47" w:rsidP="00657E81">
      <w:pPr>
        <w:rPr>
          <w:ins w:id="2004" w:author="Samylla Oliveira" w:date="2020-07-02T15:13:00Z"/>
          <w:rFonts w:ascii="Times New Roman" w:hAnsi="Times New Roman" w:cs="Times New Roman"/>
          <w:lang w:val="pt-BR"/>
        </w:rPr>
      </w:pPr>
      <w:r w:rsidRPr="00DA6FEE">
        <w:rPr>
          <w:rFonts w:ascii="Times New Roman" w:hAnsi="Times New Roman" w:cs="Times New Roman"/>
          <w:lang w:val="pt-BR"/>
        </w:rPr>
        <w:t>A</w:t>
      </w:r>
      <w:r w:rsidR="00CE3594">
        <w:rPr>
          <w:rFonts w:ascii="Times New Roman" w:hAnsi="Times New Roman" w:cs="Times New Roman"/>
          <w:lang w:val="pt-BR"/>
        </w:rPr>
        <w:t>s</w:t>
      </w:r>
      <w:r w:rsidRPr="00DA6FEE">
        <w:rPr>
          <w:rFonts w:ascii="Times New Roman" w:hAnsi="Times New Roman" w:cs="Times New Roman"/>
          <w:lang w:val="pt-BR"/>
        </w:rPr>
        <w:t xml:space="preserve"> Figura</w:t>
      </w:r>
      <w:r w:rsidR="00CE3594">
        <w:rPr>
          <w:rFonts w:ascii="Times New Roman" w:hAnsi="Times New Roman" w:cs="Times New Roman"/>
          <w:lang w:val="pt-BR"/>
        </w:rPr>
        <w:t>s</w:t>
      </w:r>
      <w:r w:rsidRPr="00DA6FEE">
        <w:rPr>
          <w:rFonts w:ascii="Times New Roman" w:hAnsi="Times New Roman" w:cs="Times New Roman"/>
          <w:lang w:val="pt-BR"/>
        </w:rPr>
        <w:t xml:space="preserve"> 5A, 5B e 5C apresenta</w:t>
      </w:r>
      <w:r w:rsidR="00CE3594">
        <w:rPr>
          <w:rFonts w:ascii="Times New Roman" w:hAnsi="Times New Roman" w:cs="Times New Roman"/>
          <w:lang w:val="pt-BR"/>
        </w:rPr>
        <w:t>m</w:t>
      </w:r>
      <w:r w:rsidRPr="00DA6FEE">
        <w:rPr>
          <w:rFonts w:ascii="Times New Roman" w:hAnsi="Times New Roman" w:cs="Times New Roman"/>
          <w:lang w:val="pt-BR"/>
        </w:rPr>
        <w:t xml:space="preserve"> os resultados dos conjuntos de </w:t>
      </w:r>
      <w:r w:rsidR="00CE3594">
        <w:rPr>
          <w:rFonts w:ascii="Times New Roman" w:hAnsi="Times New Roman" w:cs="Times New Roman"/>
          <w:lang w:val="pt-BR"/>
        </w:rPr>
        <w:t>gêneros</w:t>
      </w:r>
      <w:r w:rsidRPr="00DA6FEE">
        <w:rPr>
          <w:rFonts w:ascii="Times New Roman" w:hAnsi="Times New Roman" w:cs="Times New Roman"/>
          <w:lang w:val="pt-BR"/>
        </w:rPr>
        <w:t xml:space="preserve"> de cianobactérias e algas em que foram analisadas as integridades celulares ao longo do tempo do estudo realizando uma comparação entre os dois grupos de organismos.</w:t>
      </w:r>
      <w:ins w:id="2005" w:author="Allan Clemente de Souza" w:date="2020-10-04T22:53:00Z">
        <w:r w:rsidR="00106F2B">
          <w:rPr>
            <w:rFonts w:ascii="Times New Roman" w:hAnsi="Times New Roman" w:cs="Times New Roman"/>
            <w:lang w:val="pt-BR"/>
          </w:rPr>
          <w:t xml:space="preserve"> Os resultados est</w:t>
        </w:r>
      </w:ins>
      <w:ins w:id="2006" w:author="Allan Clemente de Souza" w:date="2020-10-04T22:54:00Z">
        <w:r w:rsidR="00106F2B">
          <w:rPr>
            <w:rFonts w:ascii="Times New Roman" w:hAnsi="Times New Roman" w:cs="Times New Roman"/>
            <w:lang w:val="pt-BR"/>
          </w:rPr>
          <w:t xml:space="preserve">ão também relacionados no quadro 2 </w:t>
        </w:r>
      </w:ins>
    </w:p>
    <w:p w14:paraId="26FFBC0C" w14:textId="49DB4996" w:rsidR="0082683A" w:rsidDel="00766BF4" w:rsidRDefault="0082683A" w:rsidP="00657E81">
      <w:pPr>
        <w:rPr>
          <w:ins w:id="2007" w:author="Samylla Oliveira" w:date="2020-08-25T14:44:00Z"/>
          <w:del w:id="2008" w:author="Allan Clemente de Souza" w:date="2020-10-04T22:55:00Z"/>
          <w:rFonts w:ascii="Times New Roman" w:hAnsi="Times New Roman" w:cs="Times New Roman"/>
          <w:lang w:val="pt-BR"/>
        </w:rPr>
      </w:pPr>
      <w:moveFromRangeStart w:id="2009" w:author="Allan Clemente de Souza" w:date="2020-10-04T22:27:00Z" w:name="move52742850"/>
      <w:moveFrom w:id="2010" w:author="Allan Clemente de Souza" w:date="2020-10-04T22:27:00Z">
        <w:ins w:id="2011" w:author="Samylla Oliveira" w:date="2020-07-02T15:13:00Z">
          <w:r w:rsidRPr="0082683A" w:rsidDel="001361BB">
            <w:rPr>
              <w:rFonts w:ascii="Times New Roman" w:hAnsi="Times New Roman" w:cs="Times New Roman"/>
              <w:lang w:val="pt-BR"/>
            </w:rPr>
            <w:t xml:space="preserve">Os gráficos da Figura </w:t>
          </w:r>
        </w:ins>
        <w:ins w:id="2012" w:author="Samylla Oliveira" w:date="2020-07-02T15:14:00Z">
          <w:r w:rsidDel="001361BB">
            <w:rPr>
              <w:rFonts w:ascii="Times New Roman" w:hAnsi="Times New Roman" w:cs="Times New Roman"/>
              <w:lang w:val="pt-BR"/>
            </w:rPr>
            <w:t>5, 6 e 7</w:t>
          </w:r>
        </w:ins>
        <w:ins w:id="2013" w:author="Samylla Oliveira" w:date="2020-07-02T15:13:00Z">
          <w:r w:rsidRPr="0082683A" w:rsidDel="001361BB">
            <w:rPr>
              <w:rFonts w:ascii="Times New Roman" w:hAnsi="Times New Roman" w:cs="Times New Roman"/>
              <w:lang w:val="pt-BR"/>
            </w:rPr>
            <w:t xml:space="preserve"> têm duas regiões separadas por uma linha pontilhada, indicando o valor de odds ratio de uma. Se o odds ratio e seu respectivo intervalo de confiança estiverem abaixo dessa linha, as chances de células intactas</w:t>
          </w:r>
        </w:ins>
        <w:ins w:id="2014" w:author="Samylla Oliveira" w:date="2020-07-02T15:15:00Z">
          <w:r w:rsidDel="001361BB">
            <w:rPr>
              <w:rFonts w:ascii="Times New Roman" w:hAnsi="Times New Roman" w:cs="Times New Roman"/>
              <w:lang w:val="pt-BR"/>
            </w:rPr>
            <w:t xml:space="preserve"> ...</w:t>
          </w:r>
        </w:ins>
        <w:ins w:id="2015" w:author="Samylla Oliveira" w:date="2020-07-02T15:13:00Z">
          <w:r w:rsidRPr="0082683A" w:rsidDel="001361BB">
            <w:rPr>
              <w:rFonts w:ascii="Times New Roman" w:hAnsi="Times New Roman" w:cs="Times New Roman"/>
              <w:lang w:val="pt-BR"/>
            </w:rPr>
            <w:t>. Pelo contrário, em cenários em que o odds ratio e seu intervalo de confiança estão cruzando ou acima da linha pontilhada, o efeito não pode ser considerado significativo ou os resultados não são conclusivos, respectivamente.</w:t>
          </w:r>
        </w:ins>
      </w:moveFrom>
      <w:moveFromRangeEnd w:id="2009"/>
    </w:p>
    <w:p w14:paraId="0F9F2DFB" w14:textId="6B6334D6" w:rsidR="00106F2B" w:rsidRDefault="00106F2B" w:rsidP="00766BF4">
      <w:pPr>
        <w:rPr>
          <w:ins w:id="2016" w:author="Allan Clemente de Souza" w:date="2020-10-04T22:54:00Z"/>
        </w:rPr>
        <w:pPrChange w:id="2017" w:author="Allan Clemente de Souza" w:date="2020-10-04T22:55:00Z">
          <w:pPr/>
        </w:pPrChange>
      </w:pPr>
      <w:ins w:id="2018" w:author="Allan Clemente de Souza" w:date="2020-10-04T22:54:00Z">
        <w:r>
          <w:t xml:space="preserve">Quadro </w:t>
        </w:r>
        <w:r>
          <w:fldChar w:fldCharType="begin"/>
        </w:r>
        <w:r>
          <w:instrText xml:space="preserve"> SEQ Quadro \* ARABIC </w:instrText>
        </w:r>
      </w:ins>
      <w:r>
        <w:fldChar w:fldCharType="separate"/>
      </w:r>
      <w:ins w:id="2019" w:author="Allan Clemente de Souza" w:date="2020-10-04T22:54:00Z">
        <w:r>
          <w:rPr>
            <w:noProof/>
          </w:rPr>
          <w:t>2</w:t>
        </w:r>
        <w:r>
          <w:fldChar w:fldCharType="end"/>
        </w:r>
        <w:r>
          <w:t xml:space="preserve"> - Ciano x Algas</w:t>
        </w:r>
      </w:ins>
    </w:p>
    <w:tbl>
      <w:tblPr>
        <w:tblStyle w:val="Tabelacomgrade"/>
        <w:tblW w:w="8616" w:type="dxa"/>
        <w:tblLook w:val="04A0" w:firstRow="1" w:lastRow="0" w:firstColumn="1" w:lastColumn="0" w:noHBand="0" w:noVBand="1"/>
        <w:tblPrChange w:id="2020" w:author="Samylla Oliveira" w:date="2020-08-25T15:00:00Z">
          <w:tblPr>
            <w:tblStyle w:val="Tabelacomgrade"/>
            <w:tblW w:w="0" w:type="auto"/>
            <w:tblLook w:val="04A0" w:firstRow="1" w:lastRow="0" w:firstColumn="1" w:lastColumn="0" w:noHBand="0" w:noVBand="1"/>
          </w:tblPr>
        </w:tblPrChange>
      </w:tblPr>
      <w:tblGrid>
        <w:gridCol w:w="2154"/>
        <w:gridCol w:w="2154"/>
        <w:gridCol w:w="2154"/>
        <w:gridCol w:w="2154"/>
        <w:tblGridChange w:id="2021">
          <w:tblGrid>
            <w:gridCol w:w="2123"/>
            <w:gridCol w:w="2123"/>
            <w:gridCol w:w="2124"/>
            <w:gridCol w:w="2124"/>
          </w:tblGrid>
        </w:tblGridChange>
      </w:tblGrid>
      <w:tr w:rsidR="00CF2013" w:rsidRPr="00CF2013" w14:paraId="5143FD73" w14:textId="77777777" w:rsidTr="00CF2013">
        <w:trPr>
          <w:trHeight w:val="170"/>
          <w:ins w:id="2022" w:author="Samylla Oliveira" w:date="2020-08-25T14:44:00Z"/>
          <w:trPrChange w:id="2023" w:author="Samylla Oliveira" w:date="2020-08-25T15:00:00Z">
            <w:trPr>
              <w:trHeight w:val="227"/>
            </w:trPr>
          </w:trPrChange>
        </w:trPr>
        <w:tc>
          <w:tcPr>
            <w:tcW w:w="2154" w:type="dxa"/>
            <w:vAlign w:val="center"/>
            <w:tcPrChange w:id="2024" w:author="Samylla Oliveira" w:date="2020-08-25T15:00:00Z">
              <w:tcPr>
                <w:tcW w:w="2123" w:type="dxa"/>
                <w:vAlign w:val="center"/>
              </w:tcPr>
            </w:tcPrChange>
          </w:tcPr>
          <w:p w14:paraId="41CBB1EB" w14:textId="373D46F1" w:rsidR="00F14F53" w:rsidRPr="00CF2013" w:rsidRDefault="00F14F53">
            <w:pPr>
              <w:spacing w:after="100" w:afterAutospacing="1"/>
              <w:jc w:val="center"/>
              <w:rPr>
                <w:ins w:id="2025" w:author="Samylla Oliveira" w:date="2020-08-25T14:44:00Z"/>
                <w:rFonts w:ascii="Times New Roman" w:hAnsi="Times New Roman" w:cs="Times New Roman"/>
                <w:noProof/>
                <w:sz w:val="20"/>
                <w:szCs w:val="20"/>
                <w:lang w:eastAsia="pt-BR"/>
                <w:rPrChange w:id="2026" w:author="Samylla Oliveira" w:date="2020-08-25T15:00:00Z">
                  <w:rPr>
                    <w:ins w:id="2027" w:author="Samylla Oliveira" w:date="2020-08-25T14:44:00Z"/>
                    <w:rFonts w:ascii="Times New Roman" w:hAnsi="Times New Roman" w:cs="Times New Roman"/>
                    <w:noProof/>
                    <w:lang w:eastAsia="pt-BR"/>
                  </w:rPr>
                </w:rPrChange>
              </w:rPr>
              <w:pPrChange w:id="2028" w:author="Samylla Oliveira" w:date="2020-08-25T15:01:00Z">
                <w:pPr/>
              </w:pPrChange>
            </w:pPr>
            <w:ins w:id="2029" w:author="Samylla Oliveira" w:date="2020-08-25T14:44:00Z">
              <w:r w:rsidRPr="00CF2013">
                <w:rPr>
                  <w:rFonts w:ascii="Times New Roman" w:hAnsi="Times New Roman" w:cs="Times New Roman"/>
                  <w:noProof/>
                  <w:sz w:val="20"/>
                  <w:szCs w:val="20"/>
                  <w:lang w:eastAsia="pt-BR"/>
                  <w:rPrChange w:id="2030" w:author="Samylla Oliveira" w:date="2020-08-25T15:00:00Z">
                    <w:rPr>
                      <w:rFonts w:ascii="Times New Roman" w:hAnsi="Times New Roman" w:cs="Times New Roman"/>
                      <w:noProof/>
                      <w:lang w:eastAsia="pt-BR"/>
                    </w:rPr>
                  </w:rPrChange>
                </w:rPr>
                <w:t>Tempo</w:t>
              </w:r>
            </w:ins>
          </w:p>
        </w:tc>
        <w:tc>
          <w:tcPr>
            <w:tcW w:w="2154" w:type="dxa"/>
            <w:vAlign w:val="center"/>
            <w:tcPrChange w:id="2031" w:author="Samylla Oliveira" w:date="2020-08-25T15:00:00Z">
              <w:tcPr>
                <w:tcW w:w="2123" w:type="dxa"/>
                <w:vAlign w:val="center"/>
              </w:tcPr>
            </w:tcPrChange>
          </w:tcPr>
          <w:p w14:paraId="3E754FC0" w14:textId="44D76F0E" w:rsidR="00F14F53" w:rsidRPr="00CF2013" w:rsidRDefault="00F14F53">
            <w:pPr>
              <w:spacing w:after="100" w:afterAutospacing="1"/>
              <w:jc w:val="center"/>
              <w:rPr>
                <w:ins w:id="2032" w:author="Samylla Oliveira" w:date="2020-08-25T14:44:00Z"/>
                <w:rFonts w:ascii="Times New Roman" w:hAnsi="Times New Roman" w:cs="Times New Roman"/>
                <w:noProof/>
                <w:sz w:val="20"/>
                <w:szCs w:val="20"/>
                <w:lang w:eastAsia="pt-BR"/>
                <w:rPrChange w:id="2033" w:author="Samylla Oliveira" w:date="2020-08-25T15:00:00Z">
                  <w:rPr>
                    <w:ins w:id="2034" w:author="Samylla Oliveira" w:date="2020-08-25T14:44:00Z"/>
                    <w:rFonts w:ascii="Times New Roman" w:hAnsi="Times New Roman" w:cs="Times New Roman"/>
                    <w:noProof/>
                    <w:lang w:eastAsia="pt-BR"/>
                  </w:rPr>
                </w:rPrChange>
              </w:rPr>
              <w:pPrChange w:id="2035" w:author="Samylla Oliveira" w:date="2020-08-25T15:01:00Z">
                <w:pPr/>
              </w:pPrChange>
            </w:pPr>
            <w:ins w:id="2036" w:author="Samylla Oliveira" w:date="2020-08-25T14:44:00Z">
              <w:r w:rsidRPr="00CF2013">
                <w:rPr>
                  <w:rFonts w:ascii="Times New Roman" w:hAnsi="Times New Roman" w:cs="Times New Roman"/>
                  <w:noProof/>
                  <w:sz w:val="20"/>
                  <w:szCs w:val="20"/>
                  <w:lang w:eastAsia="pt-BR"/>
                  <w:rPrChange w:id="2037" w:author="Samylla Oliveira" w:date="2020-08-25T15:00:00Z">
                    <w:rPr>
                      <w:rFonts w:ascii="Times New Roman" w:hAnsi="Times New Roman" w:cs="Times New Roman"/>
                      <w:noProof/>
                      <w:lang w:eastAsia="pt-BR"/>
                    </w:rPr>
                  </w:rPrChange>
                </w:rPr>
                <w:t>OR1</w:t>
              </w:r>
            </w:ins>
          </w:p>
          <w:p w14:paraId="35814840" w14:textId="77777777" w:rsidR="00F14F53" w:rsidRPr="00CF2013" w:rsidRDefault="00F14F53">
            <w:pPr>
              <w:spacing w:after="100" w:afterAutospacing="1"/>
              <w:jc w:val="center"/>
              <w:rPr>
                <w:ins w:id="2038" w:author="Samylla Oliveira" w:date="2020-08-25T14:44:00Z"/>
                <w:rFonts w:ascii="Times New Roman" w:hAnsi="Times New Roman" w:cs="Times New Roman"/>
                <w:noProof/>
                <w:sz w:val="20"/>
                <w:szCs w:val="20"/>
                <w:lang w:eastAsia="pt-BR"/>
                <w:rPrChange w:id="2039" w:author="Samylla Oliveira" w:date="2020-08-25T15:00:00Z">
                  <w:rPr>
                    <w:ins w:id="2040" w:author="Samylla Oliveira" w:date="2020-08-25T14:44:00Z"/>
                    <w:rFonts w:ascii="Times New Roman" w:hAnsi="Times New Roman" w:cs="Times New Roman"/>
                    <w:noProof/>
                    <w:lang w:eastAsia="pt-BR"/>
                  </w:rPr>
                </w:rPrChange>
              </w:rPr>
              <w:pPrChange w:id="2041" w:author="Samylla Oliveira" w:date="2020-08-25T15:01:00Z">
                <w:pPr/>
              </w:pPrChange>
            </w:pPr>
            <w:ins w:id="2042" w:author="Samylla Oliveira" w:date="2020-08-25T14:44:00Z">
              <w:r w:rsidRPr="00CF2013">
                <w:rPr>
                  <w:rFonts w:ascii="Times New Roman" w:hAnsi="Times New Roman" w:cs="Times New Roman"/>
                  <w:noProof/>
                  <w:sz w:val="20"/>
                  <w:szCs w:val="20"/>
                  <w:lang w:eastAsia="pt-BR"/>
                  <w:rPrChange w:id="2043" w:author="Samylla Oliveira" w:date="2020-08-25T15:00:00Z">
                    <w:rPr>
                      <w:rFonts w:ascii="Times New Roman" w:hAnsi="Times New Roman" w:cs="Times New Roman"/>
                      <w:noProof/>
                      <w:lang w:eastAsia="pt-BR"/>
                    </w:rPr>
                  </w:rPrChange>
                </w:rPr>
                <w:t>IC (95%)</w:t>
              </w:r>
            </w:ins>
          </w:p>
        </w:tc>
        <w:tc>
          <w:tcPr>
            <w:tcW w:w="2154" w:type="dxa"/>
            <w:vAlign w:val="center"/>
            <w:tcPrChange w:id="2044" w:author="Samylla Oliveira" w:date="2020-08-25T15:00:00Z">
              <w:tcPr>
                <w:tcW w:w="2124" w:type="dxa"/>
                <w:vAlign w:val="center"/>
              </w:tcPr>
            </w:tcPrChange>
          </w:tcPr>
          <w:p w14:paraId="3BBD8E60" w14:textId="17CC4E52" w:rsidR="00F14F53" w:rsidRPr="00CF2013" w:rsidRDefault="00F14F53">
            <w:pPr>
              <w:spacing w:after="100" w:afterAutospacing="1"/>
              <w:jc w:val="center"/>
              <w:rPr>
                <w:ins w:id="2045" w:author="Samylla Oliveira" w:date="2020-08-25T14:44:00Z"/>
                <w:rFonts w:ascii="Times New Roman" w:hAnsi="Times New Roman" w:cs="Times New Roman"/>
                <w:noProof/>
                <w:sz w:val="20"/>
                <w:szCs w:val="20"/>
                <w:lang w:eastAsia="pt-BR"/>
                <w:rPrChange w:id="2046" w:author="Samylla Oliveira" w:date="2020-08-25T15:00:00Z">
                  <w:rPr>
                    <w:ins w:id="2047" w:author="Samylla Oliveira" w:date="2020-08-25T14:44:00Z"/>
                    <w:rFonts w:ascii="Times New Roman" w:hAnsi="Times New Roman" w:cs="Times New Roman"/>
                    <w:noProof/>
                    <w:lang w:eastAsia="pt-BR"/>
                  </w:rPr>
                </w:rPrChange>
              </w:rPr>
              <w:pPrChange w:id="2048" w:author="Samylla Oliveira" w:date="2020-08-25T15:01:00Z">
                <w:pPr/>
              </w:pPrChange>
            </w:pPr>
            <w:ins w:id="2049" w:author="Samylla Oliveira" w:date="2020-08-25T14:44:00Z">
              <w:r w:rsidRPr="00CF2013">
                <w:rPr>
                  <w:rFonts w:ascii="Times New Roman" w:hAnsi="Times New Roman" w:cs="Times New Roman"/>
                  <w:noProof/>
                  <w:sz w:val="20"/>
                  <w:szCs w:val="20"/>
                  <w:lang w:eastAsia="pt-BR"/>
                  <w:rPrChange w:id="2050" w:author="Samylla Oliveira" w:date="2020-08-25T15:00:00Z">
                    <w:rPr>
                      <w:rFonts w:ascii="Times New Roman" w:hAnsi="Times New Roman" w:cs="Times New Roman"/>
                      <w:noProof/>
                      <w:lang w:eastAsia="pt-BR"/>
                    </w:rPr>
                  </w:rPrChange>
                </w:rPr>
                <w:t>OR2</w:t>
              </w:r>
            </w:ins>
          </w:p>
          <w:p w14:paraId="720BCB85" w14:textId="77777777" w:rsidR="00F14F53" w:rsidRPr="00CF2013" w:rsidRDefault="00F14F53">
            <w:pPr>
              <w:spacing w:after="100" w:afterAutospacing="1"/>
              <w:jc w:val="center"/>
              <w:rPr>
                <w:ins w:id="2051" w:author="Samylla Oliveira" w:date="2020-08-25T14:44:00Z"/>
                <w:rFonts w:ascii="Times New Roman" w:hAnsi="Times New Roman" w:cs="Times New Roman"/>
                <w:noProof/>
                <w:sz w:val="20"/>
                <w:szCs w:val="20"/>
                <w:lang w:eastAsia="pt-BR"/>
                <w:rPrChange w:id="2052" w:author="Samylla Oliveira" w:date="2020-08-25T15:00:00Z">
                  <w:rPr>
                    <w:ins w:id="2053" w:author="Samylla Oliveira" w:date="2020-08-25T14:44:00Z"/>
                    <w:rFonts w:ascii="Times New Roman" w:hAnsi="Times New Roman" w:cs="Times New Roman"/>
                    <w:noProof/>
                    <w:lang w:eastAsia="pt-BR"/>
                  </w:rPr>
                </w:rPrChange>
              </w:rPr>
              <w:pPrChange w:id="2054" w:author="Samylla Oliveira" w:date="2020-08-25T15:01:00Z">
                <w:pPr/>
              </w:pPrChange>
            </w:pPr>
            <w:ins w:id="2055" w:author="Samylla Oliveira" w:date="2020-08-25T14:44:00Z">
              <w:r w:rsidRPr="00CF2013">
                <w:rPr>
                  <w:rFonts w:ascii="Times New Roman" w:hAnsi="Times New Roman" w:cs="Times New Roman"/>
                  <w:noProof/>
                  <w:sz w:val="20"/>
                  <w:szCs w:val="20"/>
                  <w:lang w:eastAsia="pt-BR"/>
                  <w:rPrChange w:id="2056" w:author="Samylla Oliveira" w:date="2020-08-25T15:00:00Z">
                    <w:rPr>
                      <w:rFonts w:ascii="Times New Roman" w:hAnsi="Times New Roman" w:cs="Times New Roman"/>
                      <w:noProof/>
                      <w:lang w:eastAsia="pt-BR"/>
                    </w:rPr>
                  </w:rPrChange>
                </w:rPr>
                <w:t>IC (95%)</w:t>
              </w:r>
            </w:ins>
          </w:p>
        </w:tc>
        <w:tc>
          <w:tcPr>
            <w:tcW w:w="2154" w:type="dxa"/>
            <w:vAlign w:val="center"/>
            <w:tcPrChange w:id="2057" w:author="Samylla Oliveira" w:date="2020-08-25T15:00:00Z">
              <w:tcPr>
                <w:tcW w:w="2124" w:type="dxa"/>
                <w:vAlign w:val="center"/>
              </w:tcPr>
            </w:tcPrChange>
          </w:tcPr>
          <w:p w14:paraId="498B9491" w14:textId="13E5584A" w:rsidR="00F14F53" w:rsidRPr="00CF2013" w:rsidRDefault="00F14F53">
            <w:pPr>
              <w:spacing w:after="100" w:afterAutospacing="1"/>
              <w:jc w:val="center"/>
              <w:rPr>
                <w:ins w:id="2058" w:author="Samylla Oliveira" w:date="2020-08-25T14:44:00Z"/>
                <w:rFonts w:ascii="Times New Roman" w:hAnsi="Times New Roman" w:cs="Times New Roman"/>
                <w:noProof/>
                <w:sz w:val="20"/>
                <w:szCs w:val="20"/>
                <w:lang w:eastAsia="pt-BR"/>
                <w:rPrChange w:id="2059" w:author="Samylla Oliveira" w:date="2020-08-25T15:00:00Z">
                  <w:rPr>
                    <w:ins w:id="2060" w:author="Samylla Oliveira" w:date="2020-08-25T14:44:00Z"/>
                    <w:rFonts w:ascii="Times New Roman" w:hAnsi="Times New Roman" w:cs="Times New Roman"/>
                    <w:noProof/>
                    <w:lang w:eastAsia="pt-BR"/>
                  </w:rPr>
                </w:rPrChange>
              </w:rPr>
              <w:pPrChange w:id="2061" w:author="Samylla Oliveira" w:date="2020-08-25T15:01:00Z">
                <w:pPr/>
              </w:pPrChange>
            </w:pPr>
            <w:ins w:id="2062" w:author="Samylla Oliveira" w:date="2020-08-25T14:44:00Z">
              <w:r w:rsidRPr="00CF2013">
                <w:rPr>
                  <w:rFonts w:ascii="Times New Roman" w:hAnsi="Times New Roman" w:cs="Times New Roman"/>
                  <w:noProof/>
                  <w:sz w:val="20"/>
                  <w:szCs w:val="20"/>
                  <w:lang w:eastAsia="pt-BR"/>
                  <w:rPrChange w:id="2063" w:author="Samylla Oliveira" w:date="2020-08-25T15:00:00Z">
                    <w:rPr>
                      <w:rFonts w:ascii="Times New Roman" w:hAnsi="Times New Roman" w:cs="Times New Roman"/>
                      <w:noProof/>
                      <w:lang w:eastAsia="pt-BR"/>
                    </w:rPr>
                  </w:rPrChange>
                </w:rPr>
                <w:t>OR3</w:t>
              </w:r>
            </w:ins>
          </w:p>
          <w:p w14:paraId="0ACF6435" w14:textId="77777777" w:rsidR="00F14F53" w:rsidRPr="00CF2013" w:rsidRDefault="00F14F53">
            <w:pPr>
              <w:spacing w:after="100" w:afterAutospacing="1"/>
              <w:jc w:val="center"/>
              <w:rPr>
                <w:ins w:id="2064" w:author="Samylla Oliveira" w:date="2020-08-25T14:44:00Z"/>
                <w:rFonts w:ascii="Times New Roman" w:hAnsi="Times New Roman" w:cs="Times New Roman"/>
                <w:noProof/>
                <w:sz w:val="20"/>
                <w:szCs w:val="20"/>
                <w:lang w:eastAsia="pt-BR"/>
                <w:rPrChange w:id="2065" w:author="Samylla Oliveira" w:date="2020-08-25T15:00:00Z">
                  <w:rPr>
                    <w:ins w:id="2066" w:author="Samylla Oliveira" w:date="2020-08-25T14:44:00Z"/>
                    <w:rFonts w:ascii="Times New Roman" w:hAnsi="Times New Roman" w:cs="Times New Roman"/>
                    <w:noProof/>
                    <w:lang w:eastAsia="pt-BR"/>
                  </w:rPr>
                </w:rPrChange>
              </w:rPr>
              <w:pPrChange w:id="2067" w:author="Samylla Oliveira" w:date="2020-08-25T15:01:00Z">
                <w:pPr/>
              </w:pPrChange>
            </w:pPr>
            <w:ins w:id="2068" w:author="Samylla Oliveira" w:date="2020-08-25T14:44:00Z">
              <w:r w:rsidRPr="00CF2013">
                <w:rPr>
                  <w:rFonts w:ascii="Times New Roman" w:hAnsi="Times New Roman" w:cs="Times New Roman"/>
                  <w:noProof/>
                  <w:sz w:val="20"/>
                  <w:szCs w:val="20"/>
                  <w:lang w:eastAsia="pt-BR"/>
                  <w:rPrChange w:id="2069" w:author="Samylla Oliveira" w:date="2020-08-25T15:00:00Z">
                    <w:rPr>
                      <w:rFonts w:ascii="Times New Roman" w:hAnsi="Times New Roman" w:cs="Times New Roman"/>
                      <w:noProof/>
                      <w:lang w:eastAsia="pt-BR"/>
                    </w:rPr>
                  </w:rPrChange>
                </w:rPr>
                <w:t>IC (95%)</w:t>
              </w:r>
            </w:ins>
          </w:p>
        </w:tc>
      </w:tr>
      <w:tr w:rsidR="00CF2013" w:rsidRPr="00CF2013" w14:paraId="5F37053B" w14:textId="77777777" w:rsidTr="00CF2013">
        <w:trPr>
          <w:trHeight w:val="170"/>
          <w:ins w:id="2070" w:author="Samylla Oliveira" w:date="2020-08-25T14:44:00Z"/>
          <w:trPrChange w:id="2071" w:author="Samylla Oliveira" w:date="2020-08-25T15:00:00Z">
            <w:trPr>
              <w:trHeight w:val="227"/>
            </w:trPr>
          </w:trPrChange>
        </w:trPr>
        <w:tc>
          <w:tcPr>
            <w:tcW w:w="2154" w:type="dxa"/>
            <w:vAlign w:val="center"/>
            <w:tcPrChange w:id="2072" w:author="Samylla Oliveira" w:date="2020-08-25T15:00:00Z">
              <w:tcPr>
                <w:tcW w:w="2123" w:type="dxa"/>
                <w:vAlign w:val="center"/>
              </w:tcPr>
            </w:tcPrChange>
          </w:tcPr>
          <w:p w14:paraId="385F0775" w14:textId="77777777" w:rsidR="00F14F53" w:rsidRPr="00CF2013" w:rsidRDefault="00F14F53">
            <w:pPr>
              <w:spacing w:after="100" w:afterAutospacing="1"/>
              <w:jc w:val="center"/>
              <w:rPr>
                <w:ins w:id="2073" w:author="Samylla Oliveira" w:date="2020-08-25T14:44:00Z"/>
                <w:rFonts w:ascii="Times New Roman" w:hAnsi="Times New Roman" w:cs="Times New Roman"/>
                <w:noProof/>
                <w:sz w:val="20"/>
                <w:szCs w:val="20"/>
                <w:lang w:eastAsia="pt-BR"/>
                <w:rPrChange w:id="2074" w:author="Samylla Oliveira" w:date="2020-08-25T15:00:00Z">
                  <w:rPr>
                    <w:ins w:id="2075" w:author="Samylla Oliveira" w:date="2020-08-25T14:44:00Z"/>
                    <w:rFonts w:ascii="Times New Roman" w:hAnsi="Times New Roman" w:cs="Times New Roman"/>
                    <w:noProof/>
                    <w:lang w:eastAsia="pt-BR"/>
                  </w:rPr>
                </w:rPrChange>
              </w:rPr>
              <w:pPrChange w:id="2076" w:author="Samylla Oliveira" w:date="2020-08-25T15:01:00Z">
                <w:pPr/>
              </w:pPrChange>
            </w:pPr>
            <w:ins w:id="2077" w:author="Samylla Oliveira" w:date="2020-08-25T14:44:00Z">
              <w:r w:rsidRPr="00CF2013">
                <w:rPr>
                  <w:rFonts w:ascii="Times New Roman" w:hAnsi="Times New Roman" w:cs="Times New Roman"/>
                  <w:noProof/>
                  <w:sz w:val="20"/>
                  <w:szCs w:val="20"/>
                  <w:lang w:eastAsia="pt-BR"/>
                  <w:rPrChange w:id="2078" w:author="Samylla Oliveira" w:date="2020-08-25T15:00:00Z">
                    <w:rPr>
                      <w:rFonts w:ascii="Times New Roman" w:hAnsi="Times New Roman" w:cs="Times New Roman"/>
                      <w:noProof/>
                      <w:lang w:eastAsia="pt-BR"/>
                    </w:rPr>
                  </w:rPrChange>
                </w:rPr>
                <w:t>72 h</w:t>
              </w:r>
            </w:ins>
          </w:p>
        </w:tc>
        <w:tc>
          <w:tcPr>
            <w:tcW w:w="2154" w:type="dxa"/>
            <w:vAlign w:val="center"/>
            <w:tcPrChange w:id="2079" w:author="Samylla Oliveira" w:date="2020-08-25T15:00:00Z">
              <w:tcPr>
                <w:tcW w:w="2123" w:type="dxa"/>
                <w:vAlign w:val="center"/>
              </w:tcPr>
            </w:tcPrChange>
          </w:tcPr>
          <w:p w14:paraId="30ADF5D0" w14:textId="05D7908C" w:rsidR="00F14F53" w:rsidRPr="00CF2013" w:rsidRDefault="000D2C47">
            <w:pPr>
              <w:spacing w:after="100" w:afterAutospacing="1"/>
              <w:jc w:val="center"/>
              <w:rPr>
                <w:ins w:id="2080" w:author="Samylla Oliveira" w:date="2020-08-25T14:44:00Z"/>
                <w:rFonts w:ascii="Times New Roman" w:hAnsi="Times New Roman" w:cs="Times New Roman"/>
                <w:noProof/>
                <w:sz w:val="20"/>
                <w:szCs w:val="20"/>
                <w:lang w:eastAsia="pt-BR"/>
                <w:rPrChange w:id="2081" w:author="Samylla Oliveira" w:date="2020-08-25T15:00:00Z">
                  <w:rPr>
                    <w:ins w:id="2082" w:author="Samylla Oliveira" w:date="2020-08-25T14:44:00Z"/>
                    <w:rFonts w:ascii="Times New Roman" w:hAnsi="Times New Roman" w:cs="Times New Roman"/>
                    <w:noProof/>
                    <w:lang w:eastAsia="pt-BR"/>
                  </w:rPr>
                </w:rPrChange>
              </w:rPr>
              <w:pPrChange w:id="2083" w:author="Samylla Oliveira" w:date="2020-08-25T15:01:00Z">
                <w:pPr/>
              </w:pPrChange>
            </w:pPr>
            <w:ins w:id="2084" w:author="Allan Clemente de Souza" w:date="2020-10-04T23:06:00Z">
              <w:r>
                <w:rPr>
                  <w:rFonts w:ascii="Times New Roman" w:hAnsi="Times New Roman" w:cs="Times New Roman"/>
                  <w:noProof/>
                  <w:sz w:val="20"/>
                  <w:szCs w:val="20"/>
                  <w:lang w:eastAsia="pt-BR"/>
                </w:rPr>
                <w:t>1,01</w:t>
              </w:r>
            </w:ins>
            <w:ins w:id="2085" w:author="Samylla Oliveira" w:date="2020-08-25T14:51:00Z">
              <w:del w:id="2086" w:author="Allan Clemente de Souza" w:date="2020-10-04T23:06:00Z">
                <w:r w:rsidR="005773D0" w:rsidRPr="00CF2013" w:rsidDel="000D2C47">
                  <w:rPr>
                    <w:rFonts w:ascii="Times New Roman" w:hAnsi="Times New Roman" w:cs="Times New Roman"/>
                    <w:noProof/>
                    <w:sz w:val="20"/>
                    <w:szCs w:val="20"/>
                    <w:lang w:eastAsia="pt-BR"/>
                    <w:rPrChange w:id="2087" w:author="Samylla Oliveira" w:date="2020-08-25T15:00:00Z">
                      <w:rPr>
                        <w:rFonts w:ascii="Times New Roman" w:hAnsi="Times New Roman" w:cs="Times New Roman"/>
                        <w:noProof/>
                        <w:lang w:eastAsia="pt-BR"/>
                      </w:rPr>
                    </w:rPrChange>
                  </w:rPr>
                  <w:delText>0,33</w:delText>
                </w:r>
              </w:del>
              <w:r w:rsidR="005773D0" w:rsidRPr="00CF2013">
                <w:rPr>
                  <w:rFonts w:ascii="Times New Roman" w:hAnsi="Times New Roman" w:cs="Times New Roman"/>
                  <w:noProof/>
                  <w:sz w:val="20"/>
                  <w:szCs w:val="20"/>
                  <w:lang w:eastAsia="pt-BR"/>
                  <w:rPrChange w:id="2088" w:author="Samylla Oliveira" w:date="2020-08-25T15:00:00Z">
                    <w:rPr>
                      <w:rFonts w:ascii="Times New Roman" w:hAnsi="Times New Roman" w:cs="Times New Roman"/>
                      <w:noProof/>
                      <w:lang w:eastAsia="pt-BR"/>
                    </w:rPr>
                  </w:rPrChange>
                </w:rPr>
                <w:t xml:space="preserve"> (0,</w:t>
              </w:r>
              <w:del w:id="2089" w:author="Allan Clemente de Souza" w:date="2020-10-04T23:06:00Z">
                <w:r w:rsidR="005773D0" w:rsidRPr="00CF2013" w:rsidDel="0034336F">
                  <w:rPr>
                    <w:rFonts w:ascii="Times New Roman" w:hAnsi="Times New Roman" w:cs="Times New Roman"/>
                    <w:noProof/>
                    <w:sz w:val="20"/>
                    <w:szCs w:val="20"/>
                    <w:lang w:eastAsia="pt-BR"/>
                    <w:rPrChange w:id="2090" w:author="Samylla Oliveira" w:date="2020-08-25T15:00:00Z">
                      <w:rPr>
                        <w:rFonts w:ascii="Times New Roman" w:hAnsi="Times New Roman" w:cs="Times New Roman"/>
                        <w:noProof/>
                        <w:lang w:eastAsia="pt-BR"/>
                      </w:rPr>
                    </w:rPrChange>
                  </w:rPr>
                  <w:delText>18</w:delText>
                </w:r>
              </w:del>
            </w:ins>
            <w:ins w:id="2091" w:author="Allan Clemente de Souza" w:date="2020-10-04T23:06:00Z">
              <w:r w:rsidR="0034336F">
                <w:rPr>
                  <w:rFonts w:ascii="Times New Roman" w:hAnsi="Times New Roman" w:cs="Times New Roman"/>
                  <w:noProof/>
                  <w:sz w:val="20"/>
                  <w:szCs w:val="20"/>
                  <w:lang w:eastAsia="pt-BR"/>
                </w:rPr>
                <w:t>59</w:t>
              </w:r>
            </w:ins>
            <w:ins w:id="2092" w:author="Samylla Oliveira" w:date="2020-08-25T14:51:00Z">
              <w:r w:rsidR="005773D0" w:rsidRPr="00CF2013">
                <w:rPr>
                  <w:rFonts w:ascii="Times New Roman" w:hAnsi="Times New Roman" w:cs="Times New Roman"/>
                  <w:noProof/>
                  <w:sz w:val="20"/>
                  <w:szCs w:val="20"/>
                  <w:lang w:eastAsia="pt-BR"/>
                  <w:rPrChange w:id="2093" w:author="Samylla Oliveira" w:date="2020-08-25T15:00:00Z">
                    <w:rPr>
                      <w:rFonts w:ascii="Times New Roman" w:hAnsi="Times New Roman" w:cs="Times New Roman"/>
                      <w:noProof/>
                      <w:lang w:eastAsia="pt-BR"/>
                    </w:rPr>
                  </w:rPrChange>
                </w:rPr>
                <w:t xml:space="preserve"> – </w:t>
              </w:r>
            </w:ins>
            <w:ins w:id="2094" w:author="Allan Clemente de Souza" w:date="2020-10-04T23:06:00Z">
              <w:r w:rsidR="0034336F">
                <w:rPr>
                  <w:rFonts w:ascii="Times New Roman" w:hAnsi="Times New Roman" w:cs="Times New Roman"/>
                  <w:noProof/>
                  <w:sz w:val="20"/>
                  <w:szCs w:val="20"/>
                  <w:lang w:eastAsia="pt-BR"/>
                </w:rPr>
                <w:t>1</w:t>
              </w:r>
            </w:ins>
            <w:ins w:id="2095" w:author="Samylla Oliveira" w:date="2020-08-25T14:51:00Z">
              <w:del w:id="2096" w:author="Allan Clemente de Souza" w:date="2020-10-04T23:06:00Z">
                <w:r w:rsidR="005773D0" w:rsidRPr="00CF2013" w:rsidDel="0034336F">
                  <w:rPr>
                    <w:rFonts w:ascii="Times New Roman" w:hAnsi="Times New Roman" w:cs="Times New Roman"/>
                    <w:noProof/>
                    <w:sz w:val="20"/>
                    <w:szCs w:val="20"/>
                    <w:lang w:eastAsia="pt-BR"/>
                    <w:rPrChange w:id="2097" w:author="Samylla Oliveira" w:date="2020-08-25T15:00:00Z">
                      <w:rPr>
                        <w:rFonts w:ascii="Times New Roman" w:hAnsi="Times New Roman" w:cs="Times New Roman"/>
                        <w:noProof/>
                        <w:lang w:eastAsia="pt-BR"/>
                      </w:rPr>
                    </w:rPrChange>
                  </w:rPr>
                  <w:delText>0</w:delText>
                </w:r>
              </w:del>
              <w:r w:rsidR="005773D0" w:rsidRPr="00CF2013">
                <w:rPr>
                  <w:rFonts w:ascii="Times New Roman" w:hAnsi="Times New Roman" w:cs="Times New Roman"/>
                  <w:noProof/>
                  <w:sz w:val="20"/>
                  <w:szCs w:val="20"/>
                  <w:lang w:eastAsia="pt-BR"/>
                  <w:rPrChange w:id="2098" w:author="Samylla Oliveira" w:date="2020-08-25T15:00:00Z">
                    <w:rPr>
                      <w:rFonts w:ascii="Times New Roman" w:hAnsi="Times New Roman" w:cs="Times New Roman"/>
                      <w:noProof/>
                      <w:lang w:eastAsia="pt-BR"/>
                    </w:rPr>
                  </w:rPrChange>
                </w:rPr>
                <w:t>,</w:t>
              </w:r>
              <w:del w:id="2099" w:author="Allan Clemente de Souza" w:date="2020-10-04T23:06:00Z">
                <w:r w:rsidR="005773D0" w:rsidRPr="00CF2013" w:rsidDel="0034336F">
                  <w:rPr>
                    <w:rFonts w:ascii="Times New Roman" w:hAnsi="Times New Roman" w:cs="Times New Roman"/>
                    <w:noProof/>
                    <w:sz w:val="20"/>
                    <w:szCs w:val="20"/>
                    <w:lang w:eastAsia="pt-BR"/>
                    <w:rPrChange w:id="2100" w:author="Samylla Oliveira" w:date="2020-08-25T15:00:00Z">
                      <w:rPr>
                        <w:rFonts w:ascii="Times New Roman" w:hAnsi="Times New Roman" w:cs="Times New Roman"/>
                        <w:noProof/>
                        <w:lang w:eastAsia="pt-BR"/>
                      </w:rPr>
                    </w:rPrChange>
                  </w:rPr>
                  <w:delText>55</w:delText>
                </w:r>
              </w:del>
            </w:ins>
            <w:ins w:id="2101" w:author="Allan Clemente de Souza" w:date="2020-10-04T23:07:00Z">
              <w:r w:rsidR="0034336F">
                <w:rPr>
                  <w:rFonts w:ascii="Times New Roman" w:hAnsi="Times New Roman" w:cs="Times New Roman"/>
                  <w:noProof/>
                  <w:sz w:val="20"/>
                  <w:szCs w:val="20"/>
                  <w:lang w:eastAsia="pt-BR"/>
                </w:rPr>
                <w:t>73</w:t>
              </w:r>
            </w:ins>
            <w:ins w:id="2102" w:author="Samylla Oliveira" w:date="2020-08-25T14:51:00Z">
              <w:r w:rsidR="005773D0" w:rsidRPr="00CF2013">
                <w:rPr>
                  <w:rFonts w:ascii="Times New Roman" w:hAnsi="Times New Roman" w:cs="Times New Roman"/>
                  <w:noProof/>
                  <w:sz w:val="20"/>
                  <w:szCs w:val="20"/>
                  <w:lang w:eastAsia="pt-BR"/>
                  <w:rPrChange w:id="2103" w:author="Samylla Oliveira" w:date="2020-08-25T15:00:00Z">
                    <w:rPr>
                      <w:rFonts w:ascii="Times New Roman" w:hAnsi="Times New Roman" w:cs="Times New Roman"/>
                      <w:noProof/>
                      <w:lang w:eastAsia="pt-BR"/>
                    </w:rPr>
                  </w:rPrChange>
                </w:rPr>
                <w:t>)</w:t>
              </w:r>
            </w:ins>
          </w:p>
        </w:tc>
        <w:tc>
          <w:tcPr>
            <w:tcW w:w="2154" w:type="dxa"/>
            <w:vAlign w:val="center"/>
            <w:tcPrChange w:id="2104" w:author="Samylla Oliveira" w:date="2020-08-25T15:00:00Z">
              <w:tcPr>
                <w:tcW w:w="2124" w:type="dxa"/>
                <w:vAlign w:val="center"/>
              </w:tcPr>
            </w:tcPrChange>
          </w:tcPr>
          <w:p w14:paraId="1CBBEC07" w14:textId="4C4D2807" w:rsidR="00F14F53" w:rsidRPr="00CF2013" w:rsidRDefault="00050043">
            <w:pPr>
              <w:spacing w:after="100" w:afterAutospacing="1"/>
              <w:jc w:val="center"/>
              <w:rPr>
                <w:ins w:id="2105" w:author="Samylla Oliveira" w:date="2020-08-25T14:44:00Z"/>
                <w:rFonts w:ascii="Times New Roman" w:hAnsi="Times New Roman" w:cs="Times New Roman"/>
                <w:noProof/>
                <w:sz w:val="20"/>
                <w:szCs w:val="20"/>
                <w:lang w:eastAsia="pt-BR"/>
                <w:rPrChange w:id="2106" w:author="Samylla Oliveira" w:date="2020-08-25T15:00:00Z">
                  <w:rPr>
                    <w:ins w:id="2107" w:author="Samylla Oliveira" w:date="2020-08-25T14:44:00Z"/>
                    <w:rFonts w:ascii="Times New Roman" w:hAnsi="Times New Roman" w:cs="Times New Roman"/>
                    <w:noProof/>
                    <w:lang w:eastAsia="pt-BR"/>
                  </w:rPr>
                </w:rPrChange>
              </w:rPr>
              <w:pPrChange w:id="2108" w:author="Samylla Oliveira" w:date="2020-08-25T15:01:00Z">
                <w:pPr/>
              </w:pPrChange>
            </w:pPr>
            <w:ins w:id="2109" w:author="Samylla Oliveira" w:date="2020-08-25T14:57:00Z">
              <w:r w:rsidRPr="00CF2013">
                <w:rPr>
                  <w:rFonts w:ascii="Times New Roman" w:hAnsi="Times New Roman" w:cs="Times New Roman"/>
                  <w:noProof/>
                  <w:sz w:val="20"/>
                  <w:szCs w:val="20"/>
                  <w:lang w:eastAsia="pt-BR"/>
                  <w:rPrChange w:id="2110" w:author="Samylla Oliveira" w:date="2020-08-25T15:00:00Z">
                    <w:rPr>
                      <w:rFonts w:ascii="Times New Roman" w:hAnsi="Times New Roman" w:cs="Times New Roman"/>
                      <w:noProof/>
                      <w:lang w:eastAsia="pt-BR"/>
                    </w:rPr>
                  </w:rPrChange>
                </w:rPr>
                <w:t>0,</w:t>
              </w:r>
            </w:ins>
            <w:ins w:id="2111" w:author="Allan Clemente de Souza" w:date="2020-10-04T23:10:00Z">
              <w:r w:rsidR="0034336F">
                <w:rPr>
                  <w:rFonts w:ascii="Times New Roman" w:hAnsi="Times New Roman" w:cs="Times New Roman"/>
                  <w:noProof/>
                  <w:sz w:val="20"/>
                  <w:szCs w:val="20"/>
                  <w:lang w:eastAsia="pt-BR"/>
                </w:rPr>
                <w:t>7</w:t>
              </w:r>
            </w:ins>
            <w:ins w:id="2112" w:author="Samylla Oliveira" w:date="2020-08-25T14:57:00Z">
              <w:del w:id="2113" w:author="Allan Clemente de Souza" w:date="2020-10-04T23:10:00Z">
                <w:r w:rsidRPr="00CF2013" w:rsidDel="0034336F">
                  <w:rPr>
                    <w:rFonts w:ascii="Times New Roman" w:hAnsi="Times New Roman" w:cs="Times New Roman"/>
                    <w:noProof/>
                    <w:sz w:val="20"/>
                    <w:szCs w:val="20"/>
                    <w:lang w:eastAsia="pt-BR"/>
                    <w:rPrChange w:id="2114" w:author="Samylla Oliveira" w:date="2020-08-25T15:00:00Z">
                      <w:rPr>
                        <w:rFonts w:ascii="Times New Roman" w:hAnsi="Times New Roman" w:cs="Times New Roman"/>
                        <w:noProof/>
                        <w:lang w:eastAsia="pt-BR"/>
                      </w:rPr>
                    </w:rPrChange>
                  </w:rPr>
                  <w:delText>5</w:delText>
                </w:r>
              </w:del>
            </w:ins>
            <w:ins w:id="2115" w:author="Samylla Oliveira" w:date="2020-08-25T14:58:00Z">
              <w:r w:rsidRPr="00CF2013">
                <w:rPr>
                  <w:rFonts w:ascii="Times New Roman" w:hAnsi="Times New Roman" w:cs="Times New Roman"/>
                  <w:noProof/>
                  <w:sz w:val="20"/>
                  <w:szCs w:val="20"/>
                  <w:lang w:eastAsia="pt-BR"/>
                  <w:rPrChange w:id="2116" w:author="Samylla Oliveira" w:date="2020-08-25T15:00:00Z">
                    <w:rPr>
                      <w:rFonts w:ascii="Times New Roman" w:hAnsi="Times New Roman" w:cs="Times New Roman"/>
                      <w:noProof/>
                      <w:lang w:eastAsia="pt-BR"/>
                    </w:rPr>
                  </w:rPrChange>
                </w:rPr>
                <w:t>0 (0,50 -0,7</w:t>
              </w:r>
            </w:ins>
            <w:ins w:id="2117" w:author="Allan Clemente de Souza" w:date="2020-10-04T23:10:00Z">
              <w:r w:rsidR="0034336F">
                <w:rPr>
                  <w:rFonts w:ascii="Times New Roman" w:hAnsi="Times New Roman" w:cs="Times New Roman"/>
                  <w:noProof/>
                  <w:sz w:val="20"/>
                  <w:szCs w:val="20"/>
                  <w:lang w:eastAsia="pt-BR"/>
                </w:rPr>
                <w:t>1</w:t>
              </w:r>
            </w:ins>
            <w:ins w:id="2118" w:author="Samylla Oliveira" w:date="2020-08-25T14:58:00Z">
              <w:del w:id="2119" w:author="Allan Clemente de Souza" w:date="2020-10-04T23:10:00Z">
                <w:r w:rsidRPr="00CF2013" w:rsidDel="0034336F">
                  <w:rPr>
                    <w:rFonts w:ascii="Times New Roman" w:hAnsi="Times New Roman" w:cs="Times New Roman"/>
                    <w:noProof/>
                    <w:sz w:val="20"/>
                    <w:szCs w:val="20"/>
                    <w:lang w:eastAsia="pt-BR"/>
                    <w:rPrChange w:id="2120" w:author="Samylla Oliveira" w:date="2020-08-25T15:00:00Z">
                      <w:rPr>
                        <w:rFonts w:ascii="Times New Roman" w:hAnsi="Times New Roman" w:cs="Times New Roman"/>
                        <w:noProof/>
                        <w:lang w:eastAsia="pt-BR"/>
                      </w:rPr>
                    </w:rPrChange>
                  </w:rPr>
                  <w:delText>0</w:delText>
                </w:r>
              </w:del>
              <w:r w:rsidRPr="00CF2013">
                <w:rPr>
                  <w:rFonts w:ascii="Times New Roman" w:hAnsi="Times New Roman" w:cs="Times New Roman"/>
                  <w:noProof/>
                  <w:sz w:val="20"/>
                  <w:szCs w:val="20"/>
                  <w:lang w:eastAsia="pt-BR"/>
                  <w:rPrChange w:id="2121" w:author="Samylla Oliveira" w:date="2020-08-25T15:00:00Z">
                    <w:rPr>
                      <w:rFonts w:ascii="Times New Roman" w:hAnsi="Times New Roman" w:cs="Times New Roman"/>
                      <w:noProof/>
                      <w:lang w:eastAsia="pt-BR"/>
                    </w:rPr>
                  </w:rPrChange>
                </w:rPr>
                <w:t>)</w:t>
              </w:r>
            </w:ins>
          </w:p>
        </w:tc>
        <w:tc>
          <w:tcPr>
            <w:tcW w:w="2154" w:type="dxa"/>
            <w:vAlign w:val="center"/>
            <w:tcPrChange w:id="2122" w:author="Samylla Oliveira" w:date="2020-08-25T15:00:00Z">
              <w:tcPr>
                <w:tcW w:w="2124" w:type="dxa"/>
                <w:vAlign w:val="center"/>
              </w:tcPr>
            </w:tcPrChange>
          </w:tcPr>
          <w:p w14:paraId="705A9C9C" w14:textId="4D15CEBB" w:rsidR="00F14F53" w:rsidRPr="00CF2013" w:rsidRDefault="00F14F53">
            <w:pPr>
              <w:spacing w:after="100" w:afterAutospacing="1"/>
              <w:jc w:val="center"/>
              <w:rPr>
                <w:ins w:id="2123" w:author="Samylla Oliveira" w:date="2020-08-25T14:44:00Z"/>
                <w:rFonts w:ascii="Times New Roman" w:hAnsi="Times New Roman" w:cs="Times New Roman"/>
                <w:noProof/>
                <w:sz w:val="20"/>
                <w:szCs w:val="20"/>
                <w:lang w:eastAsia="pt-BR"/>
                <w:rPrChange w:id="2124" w:author="Samylla Oliveira" w:date="2020-08-25T15:00:00Z">
                  <w:rPr>
                    <w:ins w:id="2125" w:author="Samylla Oliveira" w:date="2020-08-25T14:44:00Z"/>
                    <w:rFonts w:ascii="Times New Roman" w:hAnsi="Times New Roman" w:cs="Times New Roman"/>
                    <w:noProof/>
                    <w:lang w:eastAsia="pt-BR"/>
                  </w:rPr>
                </w:rPrChange>
              </w:rPr>
              <w:pPrChange w:id="2126" w:author="Samylla Oliveira" w:date="2020-08-25T15:01:00Z">
                <w:pPr/>
              </w:pPrChange>
            </w:pPr>
            <w:ins w:id="2127" w:author="Samylla Oliveira" w:date="2020-08-25T14:47:00Z">
              <w:del w:id="2128" w:author="Allan Clemente de Souza" w:date="2020-10-04T23:12:00Z">
                <w:r w:rsidRPr="00CF2013" w:rsidDel="0034336F">
                  <w:rPr>
                    <w:rFonts w:ascii="Times New Roman" w:hAnsi="Times New Roman" w:cs="Times New Roman"/>
                    <w:noProof/>
                    <w:sz w:val="20"/>
                    <w:szCs w:val="20"/>
                    <w:lang w:eastAsia="pt-BR"/>
                    <w:rPrChange w:id="2129" w:author="Samylla Oliveira" w:date="2020-08-25T15:00:00Z">
                      <w:rPr>
                        <w:rFonts w:ascii="Times New Roman" w:hAnsi="Times New Roman" w:cs="Times New Roman"/>
                        <w:noProof/>
                        <w:lang w:eastAsia="pt-BR"/>
                      </w:rPr>
                    </w:rPrChange>
                  </w:rPr>
                  <w:delText>3,0</w:delText>
                </w:r>
              </w:del>
            </w:ins>
            <w:ins w:id="2130" w:author="Allan Clemente de Souza" w:date="2020-10-04T23:12:00Z">
              <w:r w:rsidR="0034336F">
                <w:rPr>
                  <w:rFonts w:ascii="Times New Roman" w:hAnsi="Times New Roman" w:cs="Times New Roman"/>
                  <w:noProof/>
                  <w:sz w:val="20"/>
                  <w:szCs w:val="20"/>
                  <w:lang w:eastAsia="pt-BR"/>
                </w:rPr>
                <w:t>4,57</w:t>
              </w:r>
            </w:ins>
            <w:ins w:id="2131" w:author="Allan Clemente de Souza" w:date="2020-10-04T23:16:00Z">
              <w:r w:rsidR="0093363B">
                <w:rPr>
                  <w:rFonts w:ascii="Times New Roman" w:hAnsi="Times New Roman" w:cs="Times New Roman"/>
                  <w:noProof/>
                  <w:sz w:val="20"/>
                  <w:szCs w:val="20"/>
                  <w:lang w:eastAsia="pt-BR"/>
                </w:rPr>
                <w:t xml:space="preserve"> </w:t>
              </w:r>
            </w:ins>
            <w:ins w:id="2132" w:author="Samylla Oliveira" w:date="2020-08-25T14:48:00Z">
              <w:del w:id="2133" w:author="Allan Clemente de Souza" w:date="2020-10-04T23:16:00Z">
                <w:r w:rsidRPr="00CF2013" w:rsidDel="0093363B">
                  <w:rPr>
                    <w:rFonts w:ascii="Times New Roman" w:hAnsi="Times New Roman" w:cs="Times New Roman"/>
                    <w:noProof/>
                    <w:sz w:val="20"/>
                    <w:szCs w:val="20"/>
                    <w:lang w:eastAsia="pt-BR"/>
                    <w:rPrChange w:id="2134" w:author="Samylla Oliveira" w:date="2020-08-25T15:00:00Z">
                      <w:rPr>
                        <w:rFonts w:ascii="Times New Roman" w:hAnsi="Times New Roman" w:cs="Times New Roman"/>
                        <w:noProof/>
                        <w:lang w:eastAsia="pt-BR"/>
                      </w:rPr>
                    </w:rPrChange>
                  </w:rPr>
                  <w:delText xml:space="preserve"> </w:delText>
                </w:r>
              </w:del>
              <w:r w:rsidRPr="00CF2013">
                <w:rPr>
                  <w:rFonts w:ascii="Times New Roman" w:hAnsi="Times New Roman" w:cs="Times New Roman"/>
                  <w:noProof/>
                  <w:sz w:val="20"/>
                  <w:szCs w:val="20"/>
                  <w:lang w:eastAsia="pt-BR"/>
                  <w:rPrChange w:id="2135" w:author="Samylla Oliveira" w:date="2020-08-25T15:00:00Z">
                    <w:rPr>
                      <w:rFonts w:ascii="Times New Roman" w:hAnsi="Times New Roman" w:cs="Times New Roman"/>
                      <w:noProof/>
                      <w:lang w:eastAsia="pt-BR"/>
                    </w:rPr>
                  </w:rPrChange>
                </w:rPr>
                <w:t>(</w:t>
              </w:r>
            </w:ins>
            <w:ins w:id="2136" w:author="Allan Clemente de Souza" w:date="2020-10-04T23:13:00Z">
              <w:r w:rsidR="0034336F">
                <w:rPr>
                  <w:rFonts w:ascii="Times New Roman" w:hAnsi="Times New Roman" w:cs="Times New Roman"/>
                  <w:noProof/>
                  <w:sz w:val="20"/>
                  <w:szCs w:val="20"/>
                  <w:lang w:eastAsia="pt-BR"/>
                </w:rPr>
                <w:t>2,26</w:t>
              </w:r>
            </w:ins>
            <w:ins w:id="2137" w:author="Samylla Oliveira" w:date="2020-08-25T14:49:00Z">
              <w:del w:id="2138" w:author="Allan Clemente de Souza" w:date="2020-10-04T23:12:00Z">
                <w:r w:rsidRPr="00CF2013" w:rsidDel="0034336F">
                  <w:rPr>
                    <w:rFonts w:ascii="Times New Roman" w:hAnsi="Times New Roman" w:cs="Times New Roman"/>
                    <w:noProof/>
                    <w:sz w:val="20"/>
                    <w:szCs w:val="20"/>
                    <w:lang w:eastAsia="pt-BR"/>
                    <w:rPrChange w:id="2139" w:author="Samylla Oliveira" w:date="2020-08-25T15:00:00Z">
                      <w:rPr>
                        <w:rFonts w:ascii="Times New Roman" w:hAnsi="Times New Roman" w:cs="Times New Roman"/>
                        <w:noProof/>
                        <w:lang w:eastAsia="pt-BR"/>
                      </w:rPr>
                    </w:rPrChange>
                  </w:rPr>
                  <w:delText>1,11</w:delText>
                </w:r>
              </w:del>
              <w:r w:rsidRPr="00CF2013">
                <w:rPr>
                  <w:rFonts w:ascii="Times New Roman" w:hAnsi="Times New Roman" w:cs="Times New Roman"/>
                  <w:noProof/>
                  <w:sz w:val="20"/>
                  <w:szCs w:val="20"/>
                  <w:lang w:eastAsia="pt-BR"/>
                  <w:rPrChange w:id="2140" w:author="Samylla Oliveira" w:date="2020-08-25T15:00:00Z">
                    <w:rPr>
                      <w:rFonts w:ascii="Times New Roman" w:hAnsi="Times New Roman" w:cs="Times New Roman"/>
                      <w:noProof/>
                      <w:lang w:eastAsia="pt-BR"/>
                    </w:rPr>
                  </w:rPrChange>
                </w:rPr>
                <w:t xml:space="preserve"> – </w:t>
              </w:r>
              <w:del w:id="2141" w:author="Allan Clemente de Souza" w:date="2020-10-04T23:13:00Z">
                <w:r w:rsidRPr="00CF2013" w:rsidDel="0034336F">
                  <w:rPr>
                    <w:rFonts w:ascii="Times New Roman" w:hAnsi="Times New Roman" w:cs="Times New Roman"/>
                    <w:noProof/>
                    <w:sz w:val="20"/>
                    <w:szCs w:val="20"/>
                    <w:lang w:eastAsia="pt-BR"/>
                    <w:rPrChange w:id="2142" w:author="Samylla Oliveira" w:date="2020-08-25T15:00:00Z">
                      <w:rPr>
                        <w:rFonts w:ascii="Times New Roman" w:hAnsi="Times New Roman" w:cs="Times New Roman"/>
                        <w:noProof/>
                        <w:lang w:eastAsia="pt-BR"/>
                      </w:rPr>
                    </w:rPrChange>
                  </w:rPr>
                  <w:delText>11,02</w:delText>
                </w:r>
              </w:del>
            </w:ins>
            <w:ins w:id="2143" w:author="Allan Clemente de Souza" w:date="2020-10-04T23:13:00Z">
              <w:r w:rsidR="0034336F">
                <w:rPr>
                  <w:rFonts w:ascii="Times New Roman" w:hAnsi="Times New Roman" w:cs="Times New Roman"/>
                  <w:noProof/>
                  <w:sz w:val="20"/>
                  <w:szCs w:val="20"/>
                  <w:lang w:eastAsia="pt-BR"/>
                </w:rPr>
                <w:t>10,58</w:t>
              </w:r>
            </w:ins>
            <w:ins w:id="2144" w:author="Samylla Oliveira" w:date="2020-08-25T14:49:00Z">
              <w:r w:rsidRPr="00CF2013">
                <w:rPr>
                  <w:rFonts w:ascii="Times New Roman" w:hAnsi="Times New Roman" w:cs="Times New Roman"/>
                  <w:noProof/>
                  <w:sz w:val="20"/>
                  <w:szCs w:val="20"/>
                  <w:lang w:eastAsia="pt-BR"/>
                  <w:rPrChange w:id="2145" w:author="Samylla Oliveira" w:date="2020-08-25T15:00:00Z">
                    <w:rPr>
                      <w:rFonts w:ascii="Times New Roman" w:hAnsi="Times New Roman" w:cs="Times New Roman"/>
                      <w:noProof/>
                      <w:lang w:eastAsia="pt-BR"/>
                    </w:rPr>
                  </w:rPrChange>
                </w:rPr>
                <w:t>)</w:t>
              </w:r>
            </w:ins>
          </w:p>
        </w:tc>
      </w:tr>
      <w:tr w:rsidR="00CF2013" w:rsidRPr="00CF2013" w14:paraId="3EE98F71" w14:textId="77777777" w:rsidTr="00CF2013">
        <w:trPr>
          <w:trHeight w:val="170"/>
          <w:ins w:id="2146" w:author="Samylla Oliveira" w:date="2020-08-25T14:44:00Z"/>
          <w:trPrChange w:id="2147" w:author="Samylla Oliveira" w:date="2020-08-25T15:00:00Z">
            <w:trPr>
              <w:trHeight w:val="227"/>
            </w:trPr>
          </w:trPrChange>
        </w:trPr>
        <w:tc>
          <w:tcPr>
            <w:tcW w:w="2154" w:type="dxa"/>
            <w:vAlign w:val="center"/>
            <w:tcPrChange w:id="2148" w:author="Samylla Oliveira" w:date="2020-08-25T15:00:00Z">
              <w:tcPr>
                <w:tcW w:w="2123" w:type="dxa"/>
                <w:vAlign w:val="center"/>
              </w:tcPr>
            </w:tcPrChange>
          </w:tcPr>
          <w:p w14:paraId="5CD08C50" w14:textId="77777777" w:rsidR="00F14F53" w:rsidRPr="00CF2013" w:rsidRDefault="00F14F53">
            <w:pPr>
              <w:spacing w:after="100" w:afterAutospacing="1"/>
              <w:jc w:val="center"/>
              <w:rPr>
                <w:ins w:id="2149" w:author="Samylla Oliveira" w:date="2020-08-25T14:44:00Z"/>
                <w:rFonts w:ascii="Times New Roman" w:hAnsi="Times New Roman" w:cs="Times New Roman"/>
                <w:noProof/>
                <w:sz w:val="20"/>
                <w:szCs w:val="20"/>
                <w:lang w:eastAsia="pt-BR"/>
                <w:rPrChange w:id="2150" w:author="Samylla Oliveira" w:date="2020-08-25T15:00:00Z">
                  <w:rPr>
                    <w:ins w:id="2151" w:author="Samylla Oliveira" w:date="2020-08-25T14:44:00Z"/>
                    <w:rFonts w:ascii="Times New Roman" w:hAnsi="Times New Roman" w:cs="Times New Roman"/>
                    <w:noProof/>
                    <w:lang w:eastAsia="pt-BR"/>
                  </w:rPr>
                </w:rPrChange>
              </w:rPr>
              <w:pPrChange w:id="2152" w:author="Samylla Oliveira" w:date="2020-08-25T15:01:00Z">
                <w:pPr/>
              </w:pPrChange>
            </w:pPr>
            <w:ins w:id="2153" w:author="Samylla Oliveira" w:date="2020-08-25T14:44:00Z">
              <w:r w:rsidRPr="00CF2013">
                <w:rPr>
                  <w:rFonts w:ascii="Times New Roman" w:hAnsi="Times New Roman" w:cs="Times New Roman"/>
                  <w:noProof/>
                  <w:sz w:val="20"/>
                  <w:szCs w:val="20"/>
                  <w:lang w:val="pt-BR" w:eastAsia="pt-BR"/>
                  <w:rPrChange w:id="2154" w:author="Samylla Oliveira" w:date="2020-08-25T15:00:00Z">
                    <w:rPr>
                      <w:rFonts w:ascii="Times New Roman" w:hAnsi="Times New Roman" w:cs="Times New Roman"/>
                      <w:noProof/>
                      <w:lang w:val="pt-BR" w:eastAsia="pt-BR"/>
                    </w:rPr>
                  </w:rPrChange>
                </w:rPr>
                <w:t>168 h</w:t>
              </w:r>
            </w:ins>
          </w:p>
        </w:tc>
        <w:tc>
          <w:tcPr>
            <w:tcW w:w="2154" w:type="dxa"/>
            <w:vAlign w:val="center"/>
            <w:tcPrChange w:id="2155" w:author="Samylla Oliveira" w:date="2020-08-25T15:00:00Z">
              <w:tcPr>
                <w:tcW w:w="2123" w:type="dxa"/>
                <w:vAlign w:val="center"/>
              </w:tcPr>
            </w:tcPrChange>
          </w:tcPr>
          <w:p w14:paraId="47A3B7C6" w14:textId="6DDE52D9" w:rsidR="00F14F53" w:rsidRPr="00CF2013" w:rsidRDefault="0034336F">
            <w:pPr>
              <w:spacing w:after="100" w:afterAutospacing="1"/>
              <w:jc w:val="center"/>
              <w:rPr>
                <w:ins w:id="2156" w:author="Samylla Oliveira" w:date="2020-08-25T14:44:00Z"/>
                <w:rFonts w:ascii="Times New Roman" w:hAnsi="Times New Roman" w:cs="Times New Roman"/>
                <w:noProof/>
                <w:sz w:val="20"/>
                <w:szCs w:val="20"/>
                <w:lang w:eastAsia="pt-BR"/>
                <w:rPrChange w:id="2157" w:author="Samylla Oliveira" w:date="2020-08-25T15:00:00Z">
                  <w:rPr>
                    <w:ins w:id="2158" w:author="Samylla Oliveira" w:date="2020-08-25T14:44:00Z"/>
                    <w:rFonts w:ascii="Times New Roman" w:hAnsi="Times New Roman" w:cs="Times New Roman"/>
                    <w:noProof/>
                    <w:lang w:eastAsia="pt-BR"/>
                  </w:rPr>
                </w:rPrChange>
              </w:rPr>
              <w:pPrChange w:id="2159" w:author="Samylla Oliveira" w:date="2020-08-25T15:01:00Z">
                <w:pPr/>
              </w:pPrChange>
            </w:pPr>
            <w:ins w:id="2160" w:author="Allan Clemente de Souza" w:date="2020-10-04T23:07:00Z">
              <w:r>
                <w:rPr>
                  <w:rFonts w:ascii="Times New Roman" w:hAnsi="Times New Roman" w:cs="Times New Roman"/>
                  <w:noProof/>
                  <w:sz w:val="20"/>
                  <w:szCs w:val="20"/>
                  <w:lang w:eastAsia="pt-BR"/>
                </w:rPr>
                <w:t>0,33</w:t>
              </w:r>
            </w:ins>
            <w:ins w:id="2161" w:author="Samylla Oliveira" w:date="2020-08-25T14:51:00Z">
              <w:del w:id="2162" w:author="Allan Clemente de Souza" w:date="2020-10-04T23:07:00Z">
                <w:r w:rsidR="005773D0" w:rsidRPr="00CF2013" w:rsidDel="0034336F">
                  <w:rPr>
                    <w:rFonts w:ascii="Times New Roman" w:hAnsi="Times New Roman" w:cs="Times New Roman"/>
                    <w:noProof/>
                    <w:sz w:val="20"/>
                    <w:szCs w:val="20"/>
                    <w:lang w:eastAsia="pt-BR"/>
                    <w:rPrChange w:id="2163" w:author="Samylla Oliveira" w:date="2020-08-25T15:00:00Z">
                      <w:rPr>
                        <w:rFonts w:ascii="Times New Roman" w:hAnsi="Times New Roman" w:cs="Times New Roman"/>
                        <w:noProof/>
                        <w:lang w:eastAsia="pt-BR"/>
                      </w:rPr>
                    </w:rPrChange>
                  </w:rPr>
                  <w:delText>0,67</w:delText>
                </w:r>
              </w:del>
              <w:r w:rsidR="005773D0" w:rsidRPr="00CF2013">
                <w:rPr>
                  <w:rFonts w:ascii="Times New Roman" w:hAnsi="Times New Roman" w:cs="Times New Roman"/>
                  <w:noProof/>
                  <w:sz w:val="20"/>
                  <w:szCs w:val="20"/>
                  <w:lang w:eastAsia="pt-BR"/>
                  <w:rPrChange w:id="2164" w:author="Samylla Oliveira" w:date="2020-08-25T15:00:00Z">
                    <w:rPr>
                      <w:rFonts w:ascii="Times New Roman" w:hAnsi="Times New Roman" w:cs="Times New Roman"/>
                      <w:noProof/>
                      <w:lang w:eastAsia="pt-BR"/>
                    </w:rPr>
                  </w:rPrChange>
                </w:rPr>
                <w:t xml:space="preserve"> (0,</w:t>
              </w:r>
            </w:ins>
            <w:ins w:id="2165" w:author="Allan Clemente de Souza" w:date="2020-10-04T23:07:00Z">
              <w:r>
                <w:rPr>
                  <w:rFonts w:ascii="Times New Roman" w:hAnsi="Times New Roman" w:cs="Times New Roman"/>
                  <w:noProof/>
                  <w:sz w:val="20"/>
                  <w:szCs w:val="20"/>
                  <w:lang w:eastAsia="pt-BR"/>
                </w:rPr>
                <w:t>18</w:t>
              </w:r>
            </w:ins>
            <w:ins w:id="2166" w:author="Samylla Oliveira" w:date="2020-08-25T14:51:00Z">
              <w:del w:id="2167" w:author="Allan Clemente de Souza" w:date="2020-10-04T23:07:00Z">
                <w:r w:rsidR="005773D0" w:rsidRPr="00CF2013" w:rsidDel="0034336F">
                  <w:rPr>
                    <w:rFonts w:ascii="Times New Roman" w:hAnsi="Times New Roman" w:cs="Times New Roman"/>
                    <w:noProof/>
                    <w:sz w:val="20"/>
                    <w:szCs w:val="20"/>
                    <w:lang w:eastAsia="pt-BR"/>
                    <w:rPrChange w:id="2168" w:author="Samylla Oliveira" w:date="2020-08-25T15:00:00Z">
                      <w:rPr>
                        <w:rFonts w:ascii="Times New Roman" w:hAnsi="Times New Roman" w:cs="Times New Roman"/>
                        <w:noProof/>
                        <w:lang w:eastAsia="pt-BR"/>
                      </w:rPr>
                    </w:rPrChange>
                  </w:rPr>
                  <w:delText>37</w:delText>
                </w:r>
              </w:del>
              <w:r w:rsidR="005773D0" w:rsidRPr="00CF2013">
                <w:rPr>
                  <w:rFonts w:ascii="Times New Roman" w:hAnsi="Times New Roman" w:cs="Times New Roman"/>
                  <w:noProof/>
                  <w:sz w:val="20"/>
                  <w:szCs w:val="20"/>
                  <w:lang w:eastAsia="pt-BR"/>
                  <w:rPrChange w:id="2169" w:author="Samylla Oliveira" w:date="2020-08-25T15:00:00Z">
                    <w:rPr>
                      <w:rFonts w:ascii="Times New Roman" w:hAnsi="Times New Roman" w:cs="Times New Roman"/>
                      <w:noProof/>
                      <w:lang w:eastAsia="pt-BR"/>
                    </w:rPr>
                  </w:rPrChange>
                </w:rPr>
                <w:t xml:space="preserve"> – </w:t>
              </w:r>
            </w:ins>
            <w:ins w:id="2170" w:author="Allan Clemente de Souza" w:date="2020-10-04T23:07:00Z">
              <w:r>
                <w:rPr>
                  <w:rFonts w:ascii="Times New Roman" w:hAnsi="Times New Roman" w:cs="Times New Roman"/>
                  <w:noProof/>
                  <w:sz w:val="20"/>
                  <w:szCs w:val="20"/>
                  <w:lang w:eastAsia="pt-BR"/>
                </w:rPr>
                <w:t>0,58</w:t>
              </w:r>
            </w:ins>
            <w:ins w:id="2171" w:author="Samylla Oliveira" w:date="2020-08-25T14:51:00Z">
              <w:del w:id="2172" w:author="Allan Clemente de Souza" w:date="2020-10-04T23:07:00Z">
                <w:r w:rsidR="005773D0" w:rsidRPr="00CF2013" w:rsidDel="0034336F">
                  <w:rPr>
                    <w:rFonts w:ascii="Times New Roman" w:hAnsi="Times New Roman" w:cs="Times New Roman"/>
                    <w:noProof/>
                    <w:sz w:val="20"/>
                    <w:szCs w:val="20"/>
                    <w:lang w:eastAsia="pt-BR"/>
                    <w:rPrChange w:id="2173" w:author="Samylla Oliveira" w:date="2020-08-25T15:00:00Z">
                      <w:rPr>
                        <w:rFonts w:ascii="Times New Roman" w:hAnsi="Times New Roman" w:cs="Times New Roman"/>
                        <w:noProof/>
                        <w:lang w:eastAsia="pt-BR"/>
                      </w:rPr>
                    </w:rPrChange>
                  </w:rPr>
                  <w:delText>1,22</w:delText>
                </w:r>
              </w:del>
              <w:r w:rsidR="005773D0" w:rsidRPr="00CF2013">
                <w:rPr>
                  <w:rFonts w:ascii="Times New Roman" w:hAnsi="Times New Roman" w:cs="Times New Roman"/>
                  <w:noProof/>
                  <w:sz w:val="20"/>
                  <w:szCs w:val="20"/>
                  <w:lang w:eastAsia="pt-BR"/>
                  <w:rPrChange w:id="2174" w:author="Samylla Oliveira" w:date="2020-08-25T15:00:00Z">
                    <w:rPr>
                      <w:rFonts w:ascii="Times New Roman" w:hAnsi="Times New Roman" w:cs="Times New Roman"/>
                      <w:noProof/>
                      <w:lang w:eastAsia="pt-BR"/>
                    </w:rPr>
                  </w:rPrChange>
                </w:rPr>
                <w:t>)</w:t>
              </w:r>
            </w:ins>
          </w:p>
        </w:tc>
        <w:tc>
          <w:tcPr>
            <w:tcW w:w="2154" w:type="dxa"/>
            <w:vAlign w:val="center"/>
            <w:tcPrChange w:id="2175" w:author="Samylla Oliveira" w:date="2020-08-25T15:00:00Z">
              <w:tcPr>
                <w:tcW w:w="2124" w:type="dxa"/>
                <w:vAlign w:val="center"/>
              </w:tcPr>
            </w:tcPrChange>
          </w:tcPr>
          <w:p w14:paraId="6ECDF12E" w14:textId="47056A7C" w:rsidR="00F14F53" w:rsidRPr="00CF2013" w:rsidRDefault="00050043">
            <w:pPr>
              <w:spacing w:after="100" w:afterAutospacing="1"/>
              <w:jc w:val="center"/>
              <w:rPr>
                <w:ins w:id="2176" w:author="Samylla Oliveira" w:date="2020-08-25T14:44:00Z"/>
                <w:rFonts w:ascii="Times New Roman" w:hAnsi="Times New Roman" w:cs="Times New Roman"/>
                <w:noProof/>
                <w:sz w:val="20"/>
                <w:szCs w:val="20"/>
                <w:lang w:eastAsia="pt-BR"/>
                <w:rPrChange w:id="2177" w:author="Samylla Oliveira" w:date="2020-08-25T15:00:00Z">
                  <w:rPr>
                    <w:ins w:id="2178" w:author="Samylla Oliveira" w:date="2020-08-25T14:44:00Z"/>
                    <w:rFonts w:ascii="Times New Roman" w:hAnsi="Times New Roman" w:cs="Times New Roman"/>
                    <w:noProof/>
                    <w:lang w:eastAsia="pt-BR"/>
                  </w:rPr>
                </w:rPrChange>
              </w:rPr>
              <w:pPrChange w:id="2179" w:author="Samylla Oliveira" w:date="2020-08-25T15:01:00Z">
                <w:pPr/>
              </w:pPrChange>
            </w:pPr>
            <w:ins w:id="2180" w:author="Samylla Oliveira" w:date="2020-08-25T14:58:00Z">
              <w:r w:rsidRPr="00CF2013">
                <w:rPr>
                  <w:rFonts w:ascii="Times New Roman" w:hAnsi="Times New Roman" w:cs="Times New Roman"/>
                  <w:noProof/>
                  <w:sz w:val="20"/>
                  <w:szCs w:val="20"/>
                  <w:lang w:eastAsia="pt-BR"/>
                  <w:rPrChange w:id="2181" w:author="Samylla Oliveira" w:date="2020-08-25T15:00:00Z">
                    <w:rPr>
                      <w:rFonts w:ascii="Times New Roman" w:hAnsi="Times New Roman" w:cs="Times New Roman"/>
                      <w:noProof/>
                      <w:lang w:eastAsia="pt-BR"/>
                    </w:rPr>
                  </w:rPrChange>
                </w:rPr>
                <w:t>0,</w:t>
              </w:r>
            </w:ins>
            <w:ins w:id="2182" w:author="Allan Clemente de Souza" w:date="2020-10-04T23:11:00Z">
              <w:r w:rsidR="0034336F">
                <w:rPr>
                  <w:rFonts w:ascii="Times New Roman" w:hAnsi="Times New Roman" w:cs="Times New Roman"/>
                  <w:noProof/>
                  <w:sz w:val="20"/>
                  <w:szCs w:val="20"/>
                  <w:lang w:eastAsia="pt-BR"/>
                </w:rPr>
                <w:t>6</w:t>
              </w:r>
            </w:ins>
            <w:ins w:id="2183" w:author="Samylla Oliveira" w:date="2020-08-25T14:58:00Z">
              <w:del w:id="2184" w:author="Allan Clemente de Souza" w:date="2020-10-04T23:11:00Z">
                <w:r w:rsidRPr="00CF2013" w:rsidDel="0034336F">
                  <w:rPr>
                    <w:rFonts w:ascii="Times New Roman" w:hAnsi="Times New Roman" w:cs="Times New Roman"/>
                    <w:noProof/>
                    <w:sz w:val="20"/>
                    <w:szCs w:val="20"/>
                    <w:lang w:eastAsia="pt-BR"/>
                    <w:rPrChange w:id="2185" w:author="Samylla Oliveira" w:date="2020-08-25T15:00:00Z">
                      <w:rPr>
                        <w:rFonts w:ascii="Times New Roman" w:hAnsi="Times New Roman" w:cs="Times New Roman"/>
                        <w:noProof/>
                        <w:lang w:eastAsia="pt-BR"/>
                      </w:rPr>
                    </w:rPrChange>
                  </w:rPr>
                  <w:delText>4</w:delText>
                </w:r>
              </w:del>
              <w:r w:rsidRPr="00CF2013">
                <w:rPr>
                  <w:rFonts w:ascii="Times New Roman" w:hAnsi="Times New Roman" w:cs="Times New Roman"/>
                  <w:noProof/>
                  <w:sz w:val="20"/>
                  <w:szCs w:val="20"/>
                  <w:lang w:eastAsia="pt-BR"/>
                  <w:rPrChange w:id="2186" w:author="Samylla Oliveira" w:date="2020-08-25T15:00:00Z">
                    <w:rPr>
                      <w:rFonts w:ascii="Times New Roman" w:hAnsi="Times New Roman" w:cs="Times New Roman"/>
                      <w:noProof/>
                      <w:lang w:eastAsia="pt-BR"/>
                    </w:rPr>
                  </w:rPrChange>
                </w:rPr>
                <w:t>0 (0,</w:t>
              </w:r>
            </w:ins>
            <w:ins w:id="2187" w:author="Samylla Oliveira" w:date="2020-08-25T14:59:00Z">
              <w:r w:rsidRPr="00CF2013">
                <w:rPr>
                  <w:rFonts w:ascii="Times New Roman" w:hAnsi="Times New Roman" w:cs="Times New Roman"/>
                  <w:noProof/>
                  <w:sz w:val="20"/>
                  <w:szCs w:val="20"/>
                  <w:lang w:eastAsia="pt-BR"/>
                  <w:rPrChange w:id="2188" w:author="Samylla Oliveira" w:date="2020-08-25T15:00:00Z">
                    <w:rPr>
                      <w:rFonts w:ascii="Times New Roman" w:hAnsi="Times New Roman" w:cs="Times New Roman"/>
                      <w:noProof/>
                      <w:lang w:eastAsia="pt-BR"/>
                    </w:rPr>
                  </w:rPrChange>
                </w:rPr>
                <w:t>3</w:t>
              </w:r>
            </w:ins>
            <w:ins w:id="2189" w:author="Samylla Oliveira" w:date="2020-08-25T14:58:00Z">
              <w:r w:rsidRPr="00CF2013">
                <w:rPr>
                  <w:rFonts w:ascii="Times New Roman" w:hAnsi="Times New Roman" w:cs="Times New Roman"/>
                  <w:noProof/>
                  <w:sz w:val="20"/>
                  <w:szCs w:val="20"/>
                  <w:lang w:eastAsia="pt-BR"/>
                  <w:rPrChange w:id="2190" w:author="Samylla Oliveira" w:date="2020-08-25T15:00:00Z">
                    <w:rPr>
                      <w:rFonts w:ascii="Times New Roman" w:hAnsi="Times New Roman" w:cs="Times New Roman"/>
                      <w:noProof/>
                      <w:lang w:eastAsia="pt-BR"/>
                    </w:rPr>
                  </w:rPrChange>
                </w:rPr>
                <w:t>0</w:t>
              </w:r>
            </w:ins>
            <w:ins w:id="2191" w:author="Samylla Oliveira" w:date="2020-08-25T14:59:00Z">
              <w:r w:rsidRPr="00CF2013">
                <w:rPr>
                  <w:rFonts w:ascii="Times New Roman" w:hAnsi="Times New Roman" w:cs="Times New Roman"/>
                  <w:noProof/>
                  <w:sz w:val="20"/>
                  <w:szCs w:val="20"/>
                  <w:lang w:eastAsia="pt-BR"/>
                  <w:rPrChange w:id="2192" w:author="Samylla Oliveira" w:date="2020-08-25T15:00:00Z">
                    <w:rPr>
                      <w:rFonts w:ascii="Times New Roman" w:hAnsi="Times New Roman" w:cs="Times New Roman"/>
                      <w:noProof/>
                      <w:lang w:eastAsia="pt-BR"/>
                    </w:rPr>
                  </w:rPrChange>
                </w:rPr>
                <w:t xml:space="preserve"> </w:t>
              </w:r>
            </w:ins>
            <w:ins w:id="2193" w:author="Samylla Oliveira" w:date="2020-08-25T14:58:00Z">
              <w:r w:rsidRPr="00CF2013">
                <w:rPr>
                  <w:rFonts w:ascii="Times New Roman" w:hAnsi="Times New Roman" w:cs="Times New Roman"/>
                  <w:noProof/>
                  <w:sz w:val="20"/>
                  <w:szCs w:val="20"/>
                  <w:lang w:eastAsia="pt-BR"/>
                  <w:rPrChange w:id="2194" w:author="Samylla Oliveira" w:date="2020-08-25T15:00:00Z">
                    <w:rPr>
                      <w:rFonts w:ascii="Times New Roman" w:hAnsi="Times New Roman" w:cs="Times New Roman"/>
                      <w:noProof/>
                      <w:lang w:eastAsia="pt-BR"/>
                    </w:rPr>
                  </w:rPrChange>
                </w:rPr>
                <w:t>-</w:t>
              </w:r>
            </w:ins>
            <w:ins w:id="2195" w:author="Samylla Oliveira" w:date="2020-08-25T14:59:00Z">
              <w:r w:rsidRPr="00CF2013">
                <w:rPr>
                  <w:rFonts w:ascii="Times New Roman" w:hAnsi="Times New Roman" w:cs="Times New Roman"/>
                  <w:noProof/>
                  <w:sz w:val="20"/>
                  <w:szCs w:val="20"/>
                  <w:lang w:eastAsia="pt-BR"/>
                  <w:rPrChange w:id="2196" w:author="Samylla Oliveira" w:date="2020-08-25T15:00:00Z">
                    <w:rPr>
                      <w:rFonts w:ascii="Times New Roman" w:hAnsi="Times New Roman" w:cs="Times New Roman"/>
                      <w:noProof/>
                      <w:lang w:eastAsia="pt-BR"/>
                    </w:rPr>
                  </w:rPrChange>
                </w:rPr>
                <w:t xml:space="preserve"> </w:t>
              </w:r>
            </w:ins>
            <w:ins w:id="2197" w:author="Samylla Oliveira" w:date="2020-08-25T14:58:00Z">
              <w:r w:rsidRPr="00CF2013">
                <w:rPr>
                  <w:rFonts w:ascii="Times New Roman" w:hAnsi="Times New Roman" w:cs="Times New Roman"/>
                  <w:noProof/>
                  <w:sz w:val="20"/>
                  <w:szCs w:val="20"/>
                  <w:lang w:eastAsia="pt-BR"/>
                  <w:rPrChange w:id="2198" w:author="Samylla Oliveira" w:date="2020-08-25T15:00:00Z">
                    <w:rPr>
                      <w:rFonts w:ascii="Times New Roman" w:hAnsi="Times New Roman" w:cs="Times New Roman"/>
                      <w:noProof/>
                      <w:lang w:eastAsia="pt-BR"/>
                    </w:rPr>
                  </w:rPrChange>
                </w:rPr>
                <w:t>0,40</w:t>
              </w:r>
            </w:ins>
            <w:ins w:id="2199" w:author="Samylla Oliveira" w:date="2020-08-25T14:59:00Z">
              <w:r w:rsidRPr="00CF2013">
                <w:rPr>
                  <w:rFonts w:ascii="Times New Roman" w:hAnsi="Times New Roman" w:cs="Times New Roman"/>
                  <w:noProof/>
                  <w:sz w:val="20"/>
                  <w:szCs w:val="20"/>
                  <w:lang w:eastAsia="pt-BR"/>
                  <w:rPrChange w:id="2200" w:author="Samylla Oliveira" w:date="2020-08-25T15:00:00Z">
                    <w:rPr>
                      <w:rFonts w:ascii="Times New Roman" w:hAnsi="Times New Roman" w:cs="Times New Roman"/>
                      <w:noProof/>
                      <w:lang w:eastAsia="pt-BR"/>
                    </w:rPr>
                  </w:rPrChange>
                </w:rPr>
                <w:t>)</w:t>
              </w:r>
            </w:ins>
          </w:p>
        </w:tc>
        <w:tc>
          <w:tcPr>
            <w:tcW w:w="2154" w:type="dxa"/>
            <w:vAlign w:val="center"/>
            <w:tcPrChange w:id="2201" w:author="Samylla Oliveira" w:date="2020-08-25T15:00:00Z">
              <w:tcPr>
                <w:tcW w:w="2124" w:type="dxa"/>
                <w:vAlign w:val="center"/>
              </w:tcPr>
            </w:tcPrChange>
          </w:tcPr>
          <w:p w14:paraId="6DAA7223" w14:textId="5E6B9AE8" w:rsidR="00F14F53" w:rsidRPr="00CF2013" w:rsidRDefault="0034336F">
            <w:pPr>
              <w:spacing w:after="100" w:afterAutospacing="1"/>
              <w:jc w:val="center"/>
              <w:rPr>
                <w:ins w:id="2202" w:author="Samylla Oliveira" w:date="2020-08-25T14:44:00Z"/>
                <w:rFonts w:ascii="Times New Roman" w:hAnsi="Times New Roman" w:cs="Times New Roman"/>
                <w:noProof/>
                <w:sz w:val="20"/>
                <w:szCs w:val="20"/>
                <w:lang w:eastAsia="pt-BR"/>
                <w:rPrChange w:id="2203" w:author="Samylla Oliveira" w:date="2020-08-25T15:00:00Z">
                  <w:rPr>
                    <w:ins w:id="2204" w:author="Samylla Oliveira" w:date="2020-08-25T14:44:00Z"/>
                    <w:rFonts w:ascii="Times New Roman" w:hAnsi="Times New Roman" w:cs="Times New Roman"/>
                    <w:noProof/>
                    <w:lang w:eastAsia="pt-BR"/>
                  </w:rPr>
                </w:rPrChange>
              </w:rPr>
              <w:pPrChange w:id="2205" w:author="Samylla Oliveira" w:date="2020-08-25T15:01:00Z">
                <w:pPr/>
              </w:pPrChange>
            </w:pPr>
            <w:ins w:id="2206" w:author="Allan Clemente de Souza" w:date="2020-10-04T23:14:00Z">
              <w:r>
                <w:rPr>
                  <w:rFonts w:ascii="Times New Roman" w:hAnsi="Times New Roman" w:cs="Times New Roman"/>
                  <w:noProof/>
                  <w:sz w:val="20"/>
                  <w:szCs w:val="20"/>
                  <w:lang w:eastAsia="pt-BR"/>
                </w:rPr>
                <w:t>3,14</w:t>
              </w:r>
            </w:ins>
            <w:ins w:id="2207" w:author="Allan Clemente de Souza" w:date="2020-10-04T23:17:00Z">
              <w:r w:rsidR="0093363B">
                <w:rPr>
                  <w:rFonts w:ascii="Times New Roman" w:hAnsi="Times New Roman" w:cs="Times New Roman"/>
                  <w:noProof/>
                  <w:sz w:val="20"/>
                  <w:szCs w:val="20"/>
                  <w:lang w:eastAsia="pt-BR"/>
                </w:rPr>
                <w:t xml:space="preserve"> </w:t>
              </w:r>
            </w:ins>
            <w:ins w:id="2208" w:author="Samylla Oliveira" w:date="2020-08-25T14:47:00Z">
              <w:del w:id="2209" w:author="Allan Clemente de Souza" w:date="2020-10-04T23:13:00Z">
                <w:r w:rsidR="00F14F53" w:rsidRPr="00CF2013" w:rsidDel="0034336F">
                  <w:rPr>
                    <w:rFonts w:ascii="Times New Roman" w:hAnsi="Times New Roman" w:cs="Times New Roman"/>
                    <w:noProof/>
                    <w:sz w:val="20"/>
                    <w:szCs w:val="20"/>
                    <w:lang w:eastAsia="pt-BR"/>
                    <w:rPrChange w:id="2210" w:author="Samylla Oliveira" w:date="2020-08-25T15:00:00Z">
                      <w:rPr>
                        <w:rFonts w:ascii="Times New Roman" w:hAnsi="Times New Roman" w:cs="Times New Roman"/>
                        <w:noProof/>
                        <w:lang w:eastAsia="pt-BR"/>
                      </w:rPr>
                    </w:rPrChange>
                  </w:rPr>
                  <w:delText>3,32</w:delText>
                </w:r>
              </w:del>
            </w:ins>
            <w:ins w:id="2211" w:author="Samylla Oliveira" w:date="2020-08-25T14:49:00Z">
              <w:del w:id="2212" w:author="Allan Clemente de Souza" w:date="2020-10-04T23:13:00Z">
                <w:r w:rsidR="00F14F53" w:rsidRPr="00CF2013" w:rsidDel="0034336F">
                  <w:rPr>
                    <w:rFonts w:ascii="Times New Roman" w:hAnsi="Times New Roman" w:cs="Times New Roman"/>
                    <w:noProof/>
                    <w:sz w:val="20"/>
                    <w:szCs w:val="20"/>
                    <w:lang w:eastAsia="pt-BR"/>
                    <w:rPrChange w:id="2213" w:author="Samylla Oliveira" w:date="2020-08-25T15:00:00Z">
                      <w:rPr>
                        <w:rFonts w:ascii="Times New Roman" w:hAnsi="Times New Roman" w:cs="Times New Roman"/>
                        <w:noProof/>
                        <w:lang w:eastAsia="pt-BR"/>
                      </w:rPr>
                    </w:rPrChange>
                  </w:rPr>
                  <w:delText xml:space="preserve"> </w:delText>
                </w:r>
              </w:del>
              <w:r w:rsidR="00F14F53" w:rsidRPr="00CF2013">
                <w:rPr>
                  <w:rFonts w:ascii="Times New Roman" w:hAnsi="Times New Roman" w:cs="Times New Roman"/>
                  <w:noProof/>
                  <w:sz w:val="20"/>
                  <w:szCs w:val="20"/>
                  <w:lang w:eastAsia="pt-BR"/>
                  <w:rPrChange w:id="2214" w:author="Samylla Oliveira" w:date="2020-08-25T15:00:00Z">
                    <w:rPr>
                      <w:rFonts w:ascii="Times New Roman" w:hAnsi="Times New Roman" w:cs="Times New Roman"/>
                      <w:noProof/>
                      <w:lang w:eastAsia="pt-BR"/>
                    </w:rPr>
                  </w:rPrChange>
                </w:rPr>
                <w:t>(</w:t>
              </w:r>
              <w:del w:id="2215" w:author="Allan Clemente de Souza" w:date="2020-10-04T23:13:00Z">
                <w:r w:rsidR="00F14F53" w:rsidRPr="00CF2013" w:rsidDel="0034336F">
                  <w:rPr>
                    <w:rFonts w:ascii="Times New Roman" w:hAnsi="Times New Roman" w:cs="Times New Roman"/>
                    <w:noProof/>
                    <w:sz w:val="20"/>
                    <w:szCs w:val="20"/>
                    <w:lang w:eastAsia="pt-BR"/>
                    <w:rPrChange w:id="2216" w:author="Samylla Oliveira" w:date="2020-08-25T15:00:00Z">
                      <w:rPr>
                        <w:rFonts w:ascii="Times New Roman" w:hAnsi="Times New Roman" w:cs="Times New Roman"/>
                        <w:noProof/>
                        <w:lang w:eastAsia="pt-BR"/>
                      </w:rPr>
                    </w:rPrChange>
                  </w:rPr>
                  <w:delText xml:space="preserve">1,65 </w:delText>
                </w:r>
              </w:del>
            </w:ins>
            <w:ins w:id="2217" w:author="Allan Clemente de Souza" w:date="2020-10-04T23:13:00Z">
              <w:r>
                <w:rPr>
                  <w:rFonts w:ascii="Times New Roman" w:hAnsi="Times New Roman" w:cs="Times New Roman"/>
                  <w:noProof/>
                  <w:sz w:val="20"/>
                  <w:szCs w:val="20"/>
                  <w:lang w:eastAsia="pt-BR"/>
                </w:rPr>
                <w:t>1,12</w:t>
              </w:r>
            </w:ins>
            <w:ins w:id="2218" w:author="Samylla Oliveira" w:date="2020-08-25T14:49:00Z">
              <w:r w:rsidR="00F14F53" w:rsidRPr="00CF2013">
                <w:rPr>
                  <w:rFonts w:ascii="Times New Roman" w:hAnsi="Times New Roman" w:cs="Times New Roman"/>
                  <w:noProof/>
                  <w:sz w:val="20"/>
                  <w:szCs w:val="20"/>
                  <w:lang w:eastAsia="pt-BR"/>
                  <w:rPrChange w:id="2219" w:author="Samylla Oliveira" w:date="2020-08-25T15:00:00Z">
                    <w:rPr>
                      <w:rFonts w:ascii="Times New Roman" w:hAnsi="Times New Roman" w:cs="Times New Roman"/>
                      <w:noProof/>
                      <w:lang w:eastAsia="pt-BR"/>
                    </w:rPr>
                  </w:rPrChange>
                </w:rPr>
                <w:t xml:space="preserve">– </w:t>
              </w:r>
              <w:del w:id="2220" w:author="Allan Clemente de Souza" w:date="2020-10-04T23:14:00Z">
                <w:r w:rsidR="00F14F53" w:rsidRPr="00CF2013" w:rsidDel="0034336F">
                  <w:rPr>
                    <w:rFonts w:ascii="Times New Roman" w:hAnsi="Times New Roman" w:cs="Times New Roman"/>
                    <w:noProof/>
                    <w:sz w:val="20"/>
                    <w:szCs w:val="20"/>
                    <w:lang w:eastAsia="pt-BR"/>
                    <w:rPrChange w:id="2221" w:author="Samylla Oliveira" w:date="2020-08-25T15:00:00Z">
                      <w:rPr>
                        <w:rFonts w:ascii="Times New Roman" w:hAnsi="Times New Roman" w:cs="Times New Roman"/>
                        <w:noProof/>
                        <w:lang w:eastAsia="pt-BR"/>
                      </w:rPr>
                    </w:rPrChange>
                  </w:rPr>
                  <w:delText>6,05</w:delText>
                </w:r>
              </w:del>
            </w:ins>
            <w:ins w:id="2222" w:author="Allan Clemente de Souza" w:date="2020-10-04T23:14:00Z">
              <w:r>
                <w:rPr>
                  <w:rFonts w:ascii="Times New Roman" w:hAnsi="Times New Roman" w:cs="Times New Roman"/>
                  <w:noProof/>
                  <w:sz w:val="20"/>
                  <w:szCs w:val="20"/>
                  <w:lang w:eastAsia="pt-BR"/>
                </w:rPr>
                <w:t>11,25</w:t>
              </w:r>
            </w:ins>
            <w:ins w:id="2223" w:author="Samylla Oliveira" w:date="2020-08-25T14:49:00Z">
              <w:r w:rsidR="00F14F53" w:rsidRPr="00CF2013">
                <w:rPr>
                  <w:rFonts w:ascii="Times New Roman" w:hAnsi="Times New Roman" w:cs="Times New Roman"/>
                  <w:noProof/>
                  <w:sz w:val="20"/>
                  <w:szCs w:val="20"/>
                  <w:lang w:eastAsia="pt-BR"/>
                  <w:rPrChange w:id="2224" w:author="Samylla Oliveira" w:date="2020-08-25T15:00:00Z">
                    <w:rPr>
                      <w:rFonts w:ascii="Times New Roman" w:hAnsi="Times New Roman" w:cs="Times New Roman"/>
                      <w:noProof/>
                      <w:lang w:eastAsia="pt-BR"/>
                    </w:rPr>
                  </w:rPrChange>
                </w:rPr>
                <w:t>)</w:t>
              </w:r>
            </w:ins>
          </w:p>
        </w:tc>
      </w:tr>
      <w:tr w:rsidR="00CF2013" w:rsidRPr="00CF2013" w14:paraId="0D43E5BF" w14:textId="77777777" w:rsidTr="00CF2013">
        <w:trPr>
          <w:trHeight w:val="170"/>
          <w:ins w:id="2225" w:author="Samylla Oliveira" w:date="2020-08-25T14:44:00Z"/>
          <w:trPrChange w:id="2226" w:author="Samylla Oliveira" w:date="2020-08-25T15:00:00Z">
            <w:trPr>
              <w:trHeight w:val="227"/>
            </w:trPr>
          </w:trPrChange>
        </w:trPr>
        <w:tc>
          <w:tcPr>
            <w:tcW w:w="2154" w:type="dxa"/>
            <w:vAlign w:val="center"/>
            <w:tcPrChange w:id="2227" w:author="Samylla Oliveira" w:date="2020-08-25T15:00:00Z">
              <w:tcPr>
                <w:tcW w:w="2123" w:type="dxa"/>
                <w:vAlign w:val="center"/>
              </w:tcPr>
            </w:tcPrChange>
          </w:tcPr>
          <w:p w14:paraId="2130BD17" w14:textId="77777777" w:rsidR="00F14F53" w:rsidRPr="00CF2013" w:rsidRDefault="00F14F53">
            <w:pPr>
              <w:spacing w:after="100" w:afterAutospacing="1"/>
              <w:jc w:val="center"/>
              <w:rPr>
                <w:ins w:id="2228" w:author="Samylla Oliveira" w:date="2020-08-25T14:44:00Z"/>
                <w:rFonts w:ascii="Times New Roman" w:hAnsi="Times New Roman" w:cs="Times New Roman"/>
                <w:noProof/>
                <w:sz w:val="20"/>
                <w:szCs w:val="20"/>
                <w:lang w:eastAsia="pt-BR"/>
                <w:rPrChange w:id="2229" w:author="Samylla Oliveira" w:date="2020-08-25T15:00:00Z">
                  <w:rPr>
                    <w:ins w:id="2230" w:author="Samylla Oliveira" w:date="2020-08-25T14:44:00Z"/>
                    <w:rFonts w:ascii="Times New Roman" w:hAnsi="Times New Roman" w:cs="Times New Roman"/>
                    <w:noProof/>
                    <w:lang w:eastAsia="pt-BR"/>
                  </w:rPr>
                </w:rPrChange>
              </w:rPr>
              <w:pPrChange w:id="2231" w:author="Samylla Oliveira" w:date="2020-08-25T15:01:00Z">
                <w:pPr/>
              </w:pPrChange>
            </w:pPr>
            <w:ins w:id="2232" w:author="Samylla Oliveira" w:date="2020-08-25T14:44:00Z">
              <w:r w:rsidRPr="00CF2013">
                <w:rPr>
                  <w:rFonts w:ascii="Times New Roman" w:hAnsi="Times New Roman" w:cs="Times New Roman"/>
                  <w:noProof/>
                  <w:sz w:val="20"/>
                  <w:szCs w:val="20"/>
                  <w:lang w:val="pt-BR" w:eastAsia="pt-BR"/>
                  <w:rPrChange w:id="2233" w:author="Samylla Oliveira" w:date="2020-08-25T15:00:00Z">
                    <w:rPr>
                      <w:rFonts w:ascii="Times New Roman" w:hAnsi="Times New Roman" w:cs="Times New Roman"/>
                      <w:noProof/>
                      <w:lang w:val="pt-BR" w:eastAsia="pt-BR"/>
                    </w:rPr>
                  </w:rPrChange>
                </w:rPr>
                <w:t>336 h</w:t>
              </w:r>
            </w:ins>
          </w:p>
        </w:tc>
        <w:tc>
          <w:tcPr>
            <w:tcW w:w="2154" w:type="dxa"/>
            <w:vAlign w:val="center"/>
            <w:tcPrChange w:id="2234" w:author="Samylla Oliveira" w:date="2020-08-25T15:00:00Z">
              <w:tcPr>
                <w:tcW w:w="2123" w:type="dxa"/>
                <w:vAlign w:val="center"/>
              </w:tcPr>
            </w:tcPrChange>
          </w:tcPr>
          <w:p w14:paraId="65D2E96E" w14:textId="1625C0AB" w:rsidR="00F14F53" w:rsidRPr="00CF2013" w:rsidRDefault="0034336F">
            <w:pPr>
              <w:spacing w:after="100" w:afterAutospacing="1"/>
              <w:jc w:val="center"/>
              <w:rPr>
                <w:ins w:id="2235" w:author="Samylla Oliveira" w:date="2020-08-25T14:44:00Z"/>
                <w:rFonts w:ascii="Times New Roman" w:hAnsi="Times New Roman" w:cs="Times New Roman"/>
                <w:noProof/>
                <w:sz w:val="20"/>
                <w:szCs w:val="20"/>
                <w:lang w:eastAsia="pt-BR"/>
                <w:rPrChange w:id="2236" w:author="Samylla Oliveira" w:date="2020-08-25T15:00:00Z">
                  <w:rPr>
                    <w:ins w:id="2237" w:author="Samylla Oliveira" w:date="2020-08-25T14:44:00Z"/>
                    <w:rFonts w:ascii="Times New Roman" w:hAnsi="Times New Roman" w:cs="Times New Roman"/>
                    <w:noProof/>
                    <w:lang w:eastAsia="pt-BR"/>
                  </w:rPr>
                </w:rPrChange>
              </w:rPr>
              <w:pPrChange w:id="2238" w:author="Samylla Oliveira" w:date="2020-08-25T15:01:00Z">
                <w:pPr/>
              </w:pPrChange>
            </w:pPr>
            <w:ins w:id="2239" w:author="Allan Clemente de Souza" w:date="2020-10-04T23:08:00Z">
              <w:r w:rsidRPr="0034336F">
                <w:rPr>
                  <w:rFonts w:ascii="Times New Roman" w:hAnsi="Times New Roman" w:cs="Times New Roman"/>
                  <w:noProof/>
                  <w:sz w:val="20"/>
                  <w:szCs w:val="20"/>
                  <w:lang w:eastAsia="pt-BR"/>
                </w:rPr>
                <w:t xml:space="preserve">0.65  </w:t>
              </w:r>
            </w:ins>
            <w:ins w:id="2240" w:author="Samylla Oliveira" w:date="2020-08-25T14:51:00Z">
              <w:del w:id="2241" w:author="Allan Clemente de Souza" w:date="2020-10-04T23:08:00Z">
                <w:r w:rsidR="005773D0" w:rsidRPr="00CF2013" w:rsidDel="0034336F">
                  <w:rPr>
                    <w:rFonts w:ascii="Times New Roman" w:hAnsi="Times New Roman" w:cs="Times New Roman"/>
                    <w:noProof/>
                    <w:sz w:val="20"/>
                    <w:szCs w:val="20"/>
                    <w:lang w:eastAsia="pt-BR"/>
                    <w:rPrChange w:id="2242" w:author="Samylla Oliveira" w:date="2020-08-25T15:00:00Z">
                      <w:rPr>
                        <w:rFonts w:ascii="Times New Roman" w:hAnsi="Times New Roman" w:cs="Times New Roman"/>
                        <w:noProof/>
                        <w:lang w:eastAsia="pt-BR"/>
                      </w:rPr>
                    </w:rPrChange>
                  </w:rPr>
                  <w:delText xml:space="preserve">1,65 </w:delText>
                </w:r>
              </w:del>
              <w:r w:rsidR="005773D0" w:rsidRPr="00CF2013">
                <w:rPr>
                  <w:rFonts w:ascii="Times New Roman" w:hAnsi="Times New Roman" w:cs="Times New Roman"/>
                  <w:noProof/>
                  <w:sz w:val="20"/>
                  <w:szCs w:val="20"/>
                  <w:lang w:eastAsia="pt-BR"/>
                  <w:rPrChange w:id="2243" w:author="Samylla Oliveira" w:date="2020-08-25T15:00:00Z">
                    <w:rPr>
                      <w:rFonts w:ascii="Times New Roman" w:hAnsi="Times New Roman" w:cs="Times New Roman"/>
                      <w:noProof/>
                      <w:lang w:eastAsia="pt-BR"/>
                    </w:rPr>
                  </w:rPrChange>
                </w:rPr>
                <w:t>(</w:t>
              </w:r>
            </w:ins>
            <w:ins w:id="2244" w:author="Allan Clemente de Souza" w:date="2020-10-04T23:08:00Z">
              <w:r w:rsidRPr="0034336F">
                <w:rPr>
                  <w:rFonts w:ascii="Times New Roman" w:hAnsi="Times New Roman" w:cs="Times New Roman"/>
                  <w:noProof/>
                  <w:sz w:val="20"/>
                  <w:szCs w:val="20"/>
                  <w:lang w:eastAsia="pt-BR"/>
                </w:rPr>
                <w:t>0</w:t>
              </w:r>
              <w:r>
                <w:rPr>
                  <w:rFonts w:ascii="Times New Roman" w:hAnsi="Times New Roman" w:cs="Times New Roman"/>
                  <w:noProof/>
                  <w:sz w:val="20"/>
                  <w:szCs w:val="20"/>
                  <w:lang w:eastAsia="pt-BR"/>
                </w:rPr>
                <w:t>,</w:t>
              </w:r>
              <w:r w:rsidRPr="0034336F">
                <w:rPr>
                  <w:rFonts w:ascii="Times New Roman" w:hAnsi="Times New Roman" w:cs="Times New Roman"/>
                  <w:noProof/>
                  <w:sz w:val="20"/>
                  <w:szCs w:val="20"/>
                  <w:lang w:eastAsia="pt-BR"/>
                </w:rPr>
                <w:t>36</w:t>
              </w:r>
            </w:ins>
            <w:ins w:id="2245" w:author="Allan Clemente de Souza" w:date="2020-10-04T23:09:00Z">
              <w:r w:rsidRPr="001C4C6E">
                <w:rPr>
                  <w:rFonts w:ascii="Times New Roman" w:hAnsi="Times New Roman" w:cs="Times New Roman"/>
                  <w:noProof/>
                  <w:sz w:val="20"/>
                  <w:szCs w:val="20"/>
                  <w:lang w:eastAsia="pt-BR"/>
                </w:rPr>
                <w:t xml:space="preserve"> –</w:t>
              </w:r>
              <w:r>
                <w:rPr>
                  <w:rFonts w:ascii="Times New Roman" w:hAnsi="Times New Roman" w:cs="Times New Roman"/>
                  <w:noProof/>
                  <w:sz w:val="20"/>
                  <w:szCs w:val="20"/>
                  <w:lang w:eastAsia="pt-BR"/>
                </w:rPr>
                <w:t xml:space="preserve"> 1</w:t>
              </w:r>
            </w:ins>
            <w:ins w:id="2246" w:author="Allan Clemente de Souza" w:date="2020-10-04T23:08:00Z">
              <w:r>
                <w:rPr>
                  <w:rFonts w:ascii="Times New Roman" w:hAnsi="Times New Roman" w:cs="Times New Roman"/>
                  <w:noProof/>
                  <w:sz w:val="20"/>
                  <w:szCs w:val="20"/>
                  <w:lang w:eastAsia="pt-BR"/>
                </w:rPr>
                <w:t>,</w:t>
              </w:r>
              <w:r w:rsidRPr="0034336F">
                <w:rPr>
                  <w:rFonts w:ascii="Times New Roman" w:hAnsi="Times New Roman" w:cs="Times New Roman"/>
                  <w:noProof/>
                  <w:sz w:val="20"/>
                  <w:szCs w:val="20"/>
                  <w:lang w:eastAsia="pt-BR"/>
                </w:rPr>
                <w:t>20</w:t>
              </w:r>
            </w:ins>
            <w:ins w:id="2247" w:author="Samylla Oliveira" w:date="2020-08-25T14:51:00Z">
              <w:del w:id="2248" w:author="Allan Clemente de Souza" w:date="2020-10-04T23:08:00Z">
                <w:r w:rsidR="005773D0" w:rsidRPr="00CF2013" w:rsidDel="0034336F">
                  <w:rPr>
                    <w:rFonts w:ascii="Times New Roman" w:hAnsi="Times New Roman" w:cs="Times New Roman"/>
                    <w:noProof/>
                    <w:sz w:val="20"/>
                    <w:szCs w:val="20"/>
                    <w:lang w:eastAsia="pt-BR"/>
                    <w:rPrChange w:id="2249" w:author="Samylla Oliveira" w:date="2020-08-25T15:00:00Z">
                      <w:rPr>
                        <w:rFonts w:ascii="Times New Roman" w:hAnsi="Times New Roman" w:cs="Times New Roman"/>
                        <w:noProof/>
                        <w:lang w:eastAsia="pt-BR"/>
                      </w:rPr>
                    </w:rPrChange>
                  </w:rPr>
                  <w:delText>0,82 –</w:delText>
                </w:r>
              </w:del>
              <w:r w:rsidR="005773D0" w:rsidRPr="00CF2013">
                <w:rPr>
                  <w:rFonts w:ascii="Times New Roman" w:hAnsi="Times New Roman" w:cs="Times New Roman"/>
                  <w:noProof/>
                  <w:sz w:val="20"/>
                  <w:szCs w:val="20"/>
                  <w:lang w:eastAsia="pt-BR"/>
                  <w:rPrChange w:id="2250" w:author="Samylla Oliveira" w:date="2020-08-25T15:00:00Z">
                    <w:rPr>
                      <w:rFonts w:ascii="Times New Roman" w:hAnsi="Times New Roman" w:cs="Times New Roman"/>
                      <w:noProof/>
                      <w:lang w:eastAsia="pt-BR"/>
                    </w:rPr>
                  </w:rPrChange>
                </w:rPr>
                <w:t xml:space="preserve"> </w:t>
              </w:r>
              <w:del w:id="2251" w:author="Allan Clemente de Souza" w:date="2020-10-04T23:07:00Z">
                <w:r w:rsidR="005773D0" w:rsidRPr="00CF2013" w:rsidDel="0034336F">
                  <w:rPr>
                    <w:rFonts w:ascii="Times New Roman" w:hAnsi="Times New Roman" w:cs="Times New Roman"/>
                    <w:noProof/>
                    <w:sz w:val="20"/>
                    <w:szCs w:val="20"/>
                    <w:lang w:eastAsia="pt-BR"/>
                    <w:rPrChange w:id="2252" w:author="Samylla Oliveira" w:date="2020-08-25T15:00:00Z">
                      <w:rPr>
                        <w:rFonts w:ascii="Times New Roman" w:hAnsi="Times New Roman" w:cs="Times New Roman"/>
                        <w:noProof/>
                        <w:lang w:eastAsia="pt-BR"/>
                      </w:rPr>
                    </w:rPrChange>
                  </w:rPr>
                  <w:delText>3,32</w:delText>
                </w:r>
              </w:del>
              <w:r w:rsidR="005773D0" w:rsidRPr="00CF2013">
                <w:rPr>
                  <w:rFonts w:ascii="Times New Roman" w:hAnsi="Times New Roman" w:cs="Times New Roman"/>
                  <w:noProof/>
                  <w:sz w:val="20"/>
                  <w:szCs w:val="20"/>
                  <w:lang w:eastAsia="pt-BR"/>
                  <w:rPrChange w:id="2253" w:author="Samylla Oliveira" w:date="2020-08-25T15:00:00Z">
                    <w:rPr>
                      <w:rFonts w:ascii="Times New Roman" w:hAnsi="Times New Roman" w:cs="Times New Roman"/>
                      <w:noProof/>
                      <w:lang w:eastAsia="pt-BR"/>
                    </w:rPr>
                  </w:rPrChange>
                </w:rPr>
                <w:t>)</w:t>
              </w:r>
            </w:ins>
          </w:p>
        </w:tc>
        <w:tc>
          <w:tcPr>
            <w:tcW w:w="2154" w:type="dxa"/>
            <w:vAlign w:val="center"/>
            <w:tcPrChange w:id="2254" w:author="Samylla Oliveira" w:date="2020-08-25T15:00:00Z">
              <w:tcPr>
                <w:tcW w:w="2124" w:type="dxa"/>
                <w:vAlign w:val="center"/>
              </w:tcPr>
            </w:tcPrChange>
          </w:tcPr>
          <w:p w14:paraId="67520523" w14:textId="75BD67C8" w:rsidR="00F14F53" w:rsidRPr="00CF2013" w:rsidRDefault="00050043">
            <w:pPr>
              <w:spacing w:after="100" w:afterAutospacing="1"/>
              <w:jc w:val="center"/>
              <w:rPr>
                <w:ins w:id="2255" w:author="Samylla Oliveira" w:date="2020-08-25T14:44:00Z"/>
                <w:rFonts w:ascii="Times New Roman" w:hAnsi="Times New Roman" w:cs="Times New Roman"/>
                <w:noProof/>
                <w:sz w:val="20"/>
                <w:szCs w:val="20"/>
                <w:lang w:eastAsia="pt-BR"/>
                <w:rPrChange w:id="2256" w:author="Samylla Oliveira" w:date="2020-08-25T15:00:00Z">
                  <w:rPr>
                    <w:ins w:id="2257" w:author="Samylla Oliveira" w:date="2020-08-25T14:44:00Z"/>
                    <w:rFonts w:ascii="Times New Roman" w:hAnsi="Times New Roman" w:cs="Times New Roman"/>
                    <w:noProof/>
                    <w:lang w:eastAsia="pt-BR"/>
                  </w:rPr>
                </w:rPrChange>
              </w:rPr>
              <w:pPrChange w:id="2258" w:author="Samylla Oliveira" w:date="2020-08-25T15:01:00Z">
                <w:pPr/>
              </w:pPrChange>
            </w:pPr>
            <w:ins w:id="2259" w:author="Samylla Oliveira" w:date="2020-08-25T14:58:00Z">
              <w:r w:rsidRPr="00CF2013">
                <w:rPr>
                  <w:rFonts w:ascii="Times New Roman" w:hAnsi="Times New Roman" w:cs="Times New Roman"/>
                  <w:noProof/>
                  <w:sz w:val="20"/>
                  <w:szCs w:val="20"/>
                  <w:lang w:eastAsia="pt-BR"/>
                  <w:rPrChange w:id="2260" w:author="Samylla Oliveira" w:date="2020-08-25T15:00:00Z">
                    <w:rPr>
                      <w:rFonts w:ascii="Times New Roman" w:hAnsi="Times New Roman" w:cs="Times New Roman"/>
                      <w:noProof/>
                      <w:lang w:eastAsia="pt-BR"/>
                    </w:rPr>
                  </w:rPrChange>
                </w:rPr>
                <w:t>0,</w:t>
              </w:r>
            </w:ins>
            <w:ins w:id="2261" w:author="Allan Clemente de Souza" w:date="2020-10-04T23:11:00Z">
              <w:r w:rsidR="0034336F">
                <w:rPr>
                  <w:rFonts w:ascii="Times New Roman" w:hAnsi="Times New Roman" w:cs="Times New Roman"/>
                  <w:noProof/>
                  <w:sz w:val="20"/>
                  <w:szCs w:val="20"/>
                  <w:lang w:eastAsia="pt-BR"/>
                </w:rPr>
                <w:t>4</w:t>
              </w:r>
            </w:ins>
            <w:ins w:id="2262" w:author="Samylla Oliveira" w:date="2020-08-25T14:58:00Z">
              <w:del w:id="2263" w:author="Allan Clemente de Souza" w:date="2020-10-04T23:11:00Z">
                <w:r w:rsidRPr="00CF2013" w:rsidDel="0034336F">
                  <w:rPr>
                    <w:rFonts w:ascii="Times New Roman" w:hAnsi="Times New Roman" w:cs="Times New Roman"/>
                    <w:noProof/>
                    <w:sz w:val="20"/>
                    <w:szCs w:val="20"/>
                    <w:lang w:eastAsia="pt-BR"/>
                    <w:rPrChange w:id="2264" w:author="Samylla Oliveira" w:date="2020-08-25T15:00:00Z">
                      <w:rPr>
                        <w:rFonts w:ascii="Times New Roman" w:hAnsi="Times New Roman" w:cs="Times New Roman"/>
                        <w:noProof/>
                        <w:lang w:eastAsia="pt-BR"/>
                      </w:rPr>
                    </w:rPrChange>
                  </w:rPr>
                  <w:delText>2</w:delText>
                </w:r>
              </w:del>
              <w:r w:rsidRPr="00CF2013">
                <w:rPr>
                  <w:rFonts w:ascii="Times New Roman" w:hAnsi="Times New Roman" w:cs="Times New Roman"/>
                  <w:noProof/>
                  <w:sz w:val="20"/>
                  <w:szCs w:val="20"/>
                  <w:lang w:eastAsia="pt-BR"/>
                  <w:rPrChange w:id="2265" w:author="Samylla Oliveira" w:date="2020-08-25T15:00:00Z">
                    <w:rPr>
                      <w:rFonts w:ascii="Times New Roman" w:hAnsi="Times New Roman" w:cs="Times New Roman"/>
                      <w:noProof/>
                      <w:lang w:eastAsia="pt-BR"/>
                    </w:rPr>
                  </w:rPrChange>
                </w:rPr>
                <w:t>0</w:t>
              </w:r>
            </w:ins>
            <w:ins w:id="2266" w:author="Samylla Oliveira" w:date="2020-08-25T14:59:00Z">
              <w:r w:rsidRPr="00CF2013">
                <w:rPr>
                  <w:rFonts w:ascii="Times New Roman" w:hAnsi="Times New Roman" w:cs="Times New Roman"/>
                  <w:noProof/>
                  <w:sz w:val="20"/>
                  <w:szCs w:val="20"/>
                  <w:lang w:eastAsia="pt-BR"/>
                  <w:rPrChange w:id="2267" w:author="Samylla Oliveira" w:date="2020-08-25T15:00:00Z">
                    <w:rPr>
                      <w:rFonts w:ascii="Times New Roman" w:hAnsi="Times New Roman" w:cs="Times New Roman"/>
                      <w:noProof/>
                      <w:lang w:eastAsia="pt-BR"/>
                    </w:rPr>
                  </w:rPrChange>
                </w:rPr>
                <w:t xml:space="preserve">  (0,20 – 0,</w:t>
              </w:r>
              <w:del w:id="2268" w:author="Allan Clemente de Souza" w:date="2020-10-04T23:12:00Z">
                <w:r w:rsidRPr="00CF2013" w:rsidDel="0034336F">
                  <w:rPr>
                    <w:rFonts w:ascii="Times New Roman" w:hAnsi="Times New Roman" w:cs="Times New Roman"/>
                    <w:noProof/>
                    <w:sz w:val="20"/>
                    <w:szCs w:val="20"/>
                    <w:lang w:eastAsia="pt-BR"/>
                    <w:rPrChange w:id="2269" w:author="Samylla Oliveira" w:date="2020-08-25T15:00:00Z">
                      <w:rPr>
                        <w:rFonts w:ascii="Times New Roman" w:hAnsi="Times New Roman" w:cs="Times New Roman"/>
                        <w:noProof/>
                        <w:lang w:eastAsia="pt-BR"/>
                      </w:rPr>
                    </w:rPrChange>
                  </w:rPr>
                  <w:delText>3</w:delText>
                </w:r>
              </w:del>
            </w:ins>
            <w:ins w:id="2270" w:author="Allan Clemente de Souza" w:date="2020-10-04T23:12:00Z">
              <w:r w:rsidR="0034336F">
                <w:rPr>
                  <w:rFonts w:ascii="Times New Roman" w:hAnsi="Times New Roman" w:cs="Times New Roman"/>
                  <w:noProof/>
                  <w:sz w:val="20"/>
                  <w:szCs w:val="20"/>
                  <w:lang w:eastAsia="pt-BR"/>
                </w:rPr>
                <w:t>4</w:t>
              </w:r>
            </w:ins>
            <w:ins w:id="2271" w:author="Samylla Oliveira" w:date="2020-08-25T14:59:00Z">
              <w:r w:rsidRPr="00CF2013">
                <w:rPr>
                  <w:rFonts w:ascii="Times New Roman" w:hAnsi="Times New Roman" w:cs="Times New Roman"/>
                  <w:noProof/>
                  <w:sz w:val="20"/>
                  <w:szCs w:val="20"/>
                  <w:lang w:eastAsia="pt-BR"/>
                  <w:rPrChange w:id="2272" w:author="Samylla Oliveira" w:date="2020-08-25T15:00:00Z">
                    <w:rPr>
                      <w:rFonts w:ascii="Times New Roman" w:hAnsi="Times New Roman" w:cs="Times New Roman"/>
                      <w:noProof/>
                      <w:lang w:eastAsia="pt-BR"/>
                    </w:rPr>
                  </w:rPrChange>
                </w:rPr>
                <w:t>0)</w:t>
              </w:r>
            </w:ins>
          </w:p>
        </w:tc>
        <w:tc>
          <w:tcPr>
            <w:tcW w:w="2154" w:type="dxa"/>
            <w:vAlign w:val="center"/>
            <w:tcPrChange w:id="2273" w:author="Samylla Oliveira" w:date="2020-08-25T15:00:00Z">
              <w:tcPr>
                <w:tcW w:w="2124" w:type="dxa"/>
                <w:vAlign w:val="center"/>
              </w:tcPr>
            </w:tcPrChange>
          </w:tcPr>
          <w:p w14:paraId="509C0A4C" w14:textId="07F3F06F" w:rsidR="00F14F53" w:rsidRPr="00CF2013" w:rsidRDefault="0034336F">
            <w:pPr>
              <w:spacing w:after="100" w:afterAutospacing="1"/>
              <w:jc w:val="center"/>
              <w:rPr>
                <w:ins w:id="2274" w:author="Samylla Oliveira" w:date="2020-08-25T14:44:00Z"/>
                <w:rFonts w:ascii="Times New Roman" w:hAnsi="Times New Roman" w:cs="Times New Roman"/>
                <w:noProof/>
                <w:sz w:val="20"/>
                <w:szCs w:val="20"/>
                <w:lang w:eastAsia="pt-BR"/>
                <w:rPrChange w:id="2275" w:author="Samylla Oliveira" w:date="2020-08-25T15:00:00Z">
                  <w:rPr>
                    <w:ins w:id="2276" w:author="Samylla Oliveira" w:date="2020-08-25T14:44:00Z"/>
                    <w:rFonts w:ascii="Times New Roman" w:hAnsi="Times New Roman" w:cs="Times New Roman"/>
                    <w:noProof/>
                    <w:lang w:eastAsia="pt-BR"/>
                  </w:rPr>
                </w:rPrChange>
              </w:rPr>
              <w:pPrChange w:id="2277" w:author="Samylla Oliveira" w:date="2020-08-25T15:01:00Z">
                <w:pPr/>
              </w:pPrChange>
            </w:pPr>
            <w:ins w:id="2278" w:author="Allan Clemente de Souza" w:date="2020-10-04T23:15:00Z">
              <w:r>
                <w:rPr>
                  <w:rFonts w:ascii="Times New Roman" w:hAnsi="Times New Roman" w:cs="Times New Roman"/>
                  <w:noProof/>
                  <w:sz w:val="20"/>
                  <w:szCs w:val="20"/>
                  <w:lang w:eastAsia="pt-BR"/>
                </w:rPr>
                <w:t>3,2</w:t>
              </w:r>
            </w:ins>
            <w:ins w:id="2279" w:author="Allan Clemente de Souza" w:date="2020-10-04T23:16:00Z">
              <w:r w:rsidR="0093363B">
                <w:rPr>
                  <w:rFonts w:ascii="Times New Roman" w:hAnsi="Times New Roman" w:cs="Times New Roman"/>
                  <w:noProof/>
                  <w:sz w:val="20"/>
                  <w:szCs w:val="20"/>
                  <w:lang w:eastAsia="pt-BR"/>
                </w:rPr>
                <w:t>0</w:t>
              </w:r>
            </w:ins>
            <w:ins w:id="2280" w:author="Allan Clemente de Souza" w:date="2020-10-04T23:17:00Z">
              <w:r w:rsidR="0093363B">
                <w:rPr>
                  <w:rFonts w:ascii="Times New Roman" w:hAnsi="Times New Roman" w:cs="Times New Roman"/>
                  <w:noProof/>
                  <w:sz w:val="20"/>
                  <w:szCs w:val="20"/>
                  <w:lang w:eastAsia="pt-BR"/>
                </w:rPr>
                <w:t xml:space="preserve"> </w:t>
              </w:r>
            </w:ins>
            <w:ins w:id="2281" w:author="Samylla Oliveira" w:date="2020-08-25T14:48:00Z">
              <w:del w:id="2282" w:author="Allan Clemente de Souza" w:date="2020-10-04T23:15:00Z">
                <w:r w:rsidR="00F14F53" w:rsidRPr="00CF2013" w:rsidDel="0034336F">
                  <w:rPr>
                    <w:rFonts w:ascii="Times New Roman" w:hAnsi="Times New Roman" w:cs="Times New Roman"/>
                    <w:noProof/>
                    <w:sz w:val="20"/>
                    <w:szCs w:val="20"/>
                    <w:lang w:eastAsia="pt-BR"/>
                    <w:rPrChange w:id="2283" w:author="Samylla Oliveira" w:date="2020-08-25T15:00:00Z">
                      <w:rPr>
                        <w:rFonts w:ascii="Times New Roman" w:hAnsi="Times New Roman" w:cs="Times New Roman"/>
                        <w:noProof/>
                        <w:lang w:eastAsia="pt-BR"/>
                      </w:rPr>
                    </w:rPrChange>
                  </w:rPr>
                  <w:delText>4,9</w:delText>
                </w:r>
              </w:del>
              <w:del w:id="2284" w:author="Allan Clemente de Souza" w:date="2020-10-04T23:14:00Z">
                <w:r w:rsidR="00F14F53" w:rsidRPr="00CF2013" w:rsidDel="0034336F">
                  <w:rPr>
                    <w:rFonts w:ascii="Times New Roman" w:hAnsi="Times New Roman" w:cs="Times New Roman"/>
                    <w:noProof/>
                    <w:sz w:val="20"/>
                    <w:szCs w:val="20"/>
                    <w:lang w:eastAsia="pt-BR"/>
                    <w:rPrChange w:id="2285" w:author="Samylla Oliveira" w:date="2020-08-25T15:00:00Z">
                      <w:rPr>
                        <w:rFonts w:ascii="Times New Roman" w:hAnsi="Times New Roman" w:cs="Times New Roman"/>
                        <w:noProof/>
                        <w:lang w:eastAsia="pt-BR"/>
                      </w:rPr>
                    </w:rPrChange>
                  </w:rPr>
                  <w:delText>5</w:delText>
                </w:r>
              </w:del>
            </w:ins>
            <w:ins w:id="2286" w:author="Samylla Oliveira" w:date="2020-08-25T14:49:00Z">
              <w:del w:id="2287" w:author="Allan Clemente de Souza" w:date="2020-10-04T23:14:00Z">
                <w:r w:rsidR="005773D0" w:rsidRPr="00CF2013" w:rsidDel="0034336F">
                  <w:rPr>
                    <w:rFonts w:ascii="Times New Roman" w:hAnsi="Times New Roman" w:cs="Times New Roman"/>
                    <w:noProof/>
                    <w:sz w:val="20"/>
                    <w:szCs w:val="20"/>
                    <w:lang w:eastAsia="pt-BR"/>
                    <w:rPrChange w:id="2288" w:author="Samylla Oliveira" w:date="2020-08-25T15:00:00Z">
                      <w:rPr>
                        <w:rFonts w:ascii="Times New Roman" w:hAnsi="Times New Roman" w:cs="Times New Roman"/>
                        <w:noProof/>
                        <w:lang w:eastAsia="pt-BR"/>
                      </w:rPr>
                    </w:rPrChange>
                  </w:rPr>
                  <w:delText xml:space="preserve"> </w:delText>
                </w:r>
              </w:del>
              <w:r w:rsidR="005773D0" w:rsidRPr="00CF2013">
                <w:rPr>
                  <w:rFonts w:ascii="Times New Roman" w:hAnsi="Times New Roman" w:cs="Times New Roman"/>
                  <w:noProof/>
                  <w:sz w:val="20"/>
                  <w:szCs w:val="20"/>
                  <w:lang w:eastAsia="pt-BR"/>
                  <w:rPrChange w:id="2289" w:author="Samylla Oliveira" w:date="2020-08-25T15:00:00Z">
                    <w:rPr>
                      <w:rFonts w:ascii="Times New Roman" w:hAnsi="Times New Roman" w:cs="Times New Roman"/>
                      <w:noProof/>
                      <w:lang w:eastAsia="pt-BR"/>
                    </w:rPr>
                  </w:rPrChange>
                </w:rPr>
                <w:t>(</w:t>
              </w:r>
              <w:del w:id="2290" w:author="Allan Clemente de Souza" w:date="2020-10-04T23:15:00Z">
                <w:r w:rsidR="005773D0" w:rsidRPr="00CF2013" w:rsidDel="0034336F">
                  <w:rPr>
                    <w:rFonts w:ascii="Times New Roman" w:hAnsi="Times New Roman" w:cs="Times New Roman"/>
                    <w:noProof/>
                    <w:sz w:val="20"/>
                    <w:szCs w:val="20"/>
                    <w:lang w:eastAsia="pt-BR"/>
                    <w:rPrChange w:id="2291" w:author="Samylla Oliveira" w:date="2020-08-25T15:00:00Z">
                      <w:rPr>
                        <w:rFonts w:ascii="Times New Roman" w:hAnsi="Times New Roman" w:cs="Times New Roman"/>
                        <w:noProof/>
                        <w:lang w:eastAsia="pt-BR"/>
                      </w:rPr>
                    </w:rPrChange>
                  </w:rPr>
                  <w:delText>2,46</w:delText>
                </w:r>
              </w:del>
            </w:ins>
            <w:ins w:id="2292" w:author="Allan Clemente de Souza" w:date="2020-10-04T23:15:00Z">
              <w:r>
                <w:rPr>
                  <w:rFonts w:ascii="Times New Roman" w:hAnsi="Times New Roman" w:cs="Times New Roman"/>
                  <w:noProof/>
                  <w:sz w:val="20"/>
                  <w:szCs w:val="20"/>
                  <w:lang w:eastAsia="pt-BR"/>
                </w:rPr>
                <w:t>1,71</w:t>
              </w:r>
            </w:ins>
            <w:ins w:id="2293" w:author="Samylla Oliveira" w:date="2020-08-25T14:49:00Z">
              <w:r w:rsidR="005773D0" w:rsidRPr="00CF2013">
                <w:rPr>
                  <w:rFonts w:ascii="Times New Roman" w:hAnsi="Times New Roman" w:cs="Times New Roman"/>
                  <w:noProof/>
                  <w:sz w:val="20"/>
                  <w:szCs w:val="20"/>
                  <w:lang w:eastAsia="pt-BR"/>
                  <w:rPrChange w:id="2294" w:author="Samylla Oliveira" w:date="2020-08-25T15:00:00Z">
                    <w:rPr>
                      <w:rFonts w:ascii="Times New Roman" w:hAnsi="Times New Roman" w:cs="Times New Roman"/>
                      <w:noProof/>
                      <w:lang w:eastAsia="pt-BR"/>
                    </w:rPr>
                  </w:rPrChange>
                </w:rPr>
                <w:t xml:space="preserve"> – </w:t>
              </w:r>
              <w:del w:id="2295" w:author="Allan Clemente de Souza" w:date="2020-10-04T23:15:00Z">
                <w:r w:rsidR="005773D0" w:rsidRPr="00CF2013" w:rsidDel="0034336F">
                  <w:rPr>
                    <w:rFonts w:ascii="Times New Roman" w:hAnsi="Times New Roman" w:cs="Times New Roman"/>
                    <w:noProof/>
                    <w:sz w:val="20"/>
                    <w:szCs w:val="20"/>
                    <w:lang w:eastAsia="pt-BR"/>
                    <w:rPrChange w:id="2296" w:author="Samylla Oliveira" w:date="2020-08-25T15:00:00Z">
                      <w:rPr>
                        <w:rFonts w:ascii="Times New Roman" w:hAnsi="Times New Roman" w:cs="Times New Roman"/>
                        <w:noProof/>
                        <w:lang w:eastAsia="pt-BR"/>
                      </w:rPr>
                    </w:rPrChange>
                  </w:rPr>
                  <w:delText>11,02</w:delText>
                </w:r>
              </w:del>
            </w:ins>
            <w:ins w:id="2297" w:author="Allan Clemente de Souza" w:date="2020-10-04T23:15:00Z">
              <w:r>
                <w:rPr>
                  <w:rFonts w:ascii="Times New Roman" w:hAnsi="Times New Roman" w:cs="Times New Roman"/>
                  <w:noProof/>
                  <w:sz w:val="20"/>
                  <w:szCs w:val="20"/>
                  <w:lang w:eastAsia="pt-BR"/>
                </w:rPr>
                <w:t>6,29</w:t>
              </w:r>
            </w:ins>
            <w:ins w:id="2298" w:author="Samylla Oliveira" w:date="2020-08-25T14:49:00Z">
              <w:r w:rsidR="005773D0" w:rsidRPr="00CF2013">
                <w:rPr>
                  <w:rFonts w:ascii="Times New Roman" w:hAnsi="Times New Roman" w:cs="Times New Roman"/>
                  <w:noProof/>
                  <w:sz w:val="20"/>
                  <w:szCs w:val="20"/>
                  <w:lang w:eastAsia="pt-BR"/>
                  <w:rPrChange w:id="2299" w:author="Samylla Oliveira" w:date="2020-08-25T15:00:00Z">
                    <w:rPr>
                      <w:rFonts w:ascii="Times New Roman" w:hAnsi="Times New Roman" w:cs="Times New Roman"/>
                      <w:noProof/>
                      <w:lang w:eastAsia="pt-BR"/>
                    </w:rPr>
                  </w:rPrChange>
                </w:rPr>
                <w:t>)</w:t>
              </w:r>
            </w:ins>
          </w:p>
        </w:tc>
      </w:tr>
      <w:tr w:rsidR="00CF2013" w:rsidRPr="00CF2013" w14:paraId="53BB5FCB" w14:textId="77777777" w:rsidTr="00CF2013">
        <w:trPr>
          <w:trHeight w:val="170"/>
          <w:ins w:id="2300" w:author="Samylla Oliveira" w:date="2020-08-25T14:44:00Z"/>
          <w:trPrChange w:id="2301" w:author="Samylla Oliveira" w:date="2020-08-25T15:00:00Z">
            <w:trPr>
              <w:trHeight w:val="227"/>
            </w:trPr>
          </w:trPrChange>
        </w:trPr>
        <w:tc>
          <w:tcPr>
            <w:tcW w:w="2154" w:type="dxa"/>
            <w:vAlign w:val="center"/>
            <w:tcPrChange w:id="2302" w:author="Samylla Oliveira" w:date="2020-08-25T15:00:00Z">
              <w:tcPr>
                <w:tcW w:w="2123" w:type="dxa"/>
                <w:vAlign w:val="center"/>
              </w:tcPr>
            </w:tcPrChange>
          </w:tcPr>
          <w:p w14:paraId="00D18597" w14:textId="77777777" w:rsidR="00F14F53" w:rsidRPr="00CF2013" w:rsidRDefault="00F14F53">
            <w:pPr>
              <w:spacing w:after="100" w:afterAutospacing="1"/>
              <w:jc w:val="center"/>
              <w:rPr>
                <w:ins w:id="2303" w:author="Samylla Oliveira" w:date="2020-08-25T14:44:00Z"/>
                <w:rFonts w:ascii="Times New Roman" w:hAnsi="Times New Roman" w:cs="Times New Roman"/>
                <w:noProof/>
                <w:sz w:val="20"/>
                <w:szCs w:val="20"/>
                <w:lang w:eastAsia="pt-BR"/>
                <w:rPrChange w:id="2304" w:author="Samylla Oliveira" w:date="2020-08-25T15:00:00Z">
                  <w:rPr>
                    <w:ins w:id="2305" w:author="Samylla Oliveira" w:date="2020-08-25T14:44:00Z"/>
                    <w:rFonts w:ascii="Times New Roman" w:hAnsi="Times New Roman" w:cs="Times New Roman"/>
                    <w:noProof/>
                    <w:lang w:eastAsia="pt-BR"/>
                  </w:rPr>
                </w:rPrChange>
              </w:rPr>
              <w:pPrChange w:id="2306" w:author="Samylla Oliveira" w:date="2020-08-25T15:01:00Z">
                <w:pPr/>
              </w:pPrChange>
            </w:pPr>
            <w:ins w:id="2307" w:author="Samylla Oliveira" w:date="2020-08-25T14:44:00Z">
              <w:r w:rsidRPr="00CF2013">
                <w:rPr>
                  <w:rFonts w:ascii="Times New Roman" w:hAnsi="Times New Roman" w:cs="Times New Roman"/>
                  <w:noProof/>
                  <w:sz w:val="20"/>
                  <w:szCs w:val="20"/>
                  <w:lang w:eastAsia="pt-BR"/>
                  <w:rPrChange w:id="2308" w:author="Samylla Oliveira" w:date="2020-08-25T15:00:00Z">
                    <w:rPr>
                      <w:rFonts w:ascii="Times New Roman" w:hAnsi="Times New Roman" w:cs="Times New Roman"/>
                      <w:noProof/>
                      <w:lang w:eastAsia="pt-BR"/>
                    </w:rPr>
                  </w:rPrChange>
                </w:rPr>
                <w:t>504 h</w:t>
              </w:r>
            </w:ins>
          </w:p>
        </w:tc>
        <w:tc>
          <w:tcPr>
            <w:tcW w:w="2154" w:type="dxa"/>
            <w:vAlign w:val="center"/>
            <w:tcPrChange w:id="2309" w:author="Samylla Oliveira" w:date="2020-08-25T15:00:00Z">
              <w:tcPr>
                <w:tcW w:w="2123" w:type="dxa"/>
                <w:vAlign w:val="center"/>
              </w:tcPr>
            </w:tcPrChange>
          </w:tcPr>
          <w:p w14:paraId="00FEA3FD" w14:textId="075A3094" w:rsidR="00F14F53" w:rsidRPr="00CF2013" w:rsidRDefault="005773D0">
            <w:pPr>
              <w:spacing w:after="100" w:afterAutospacing="1"/>
              <w:jc w:val="center"/>
              <w:rPr>
                <w:ins w:id="2310" w:author="Samylla Oliveira" w:date="2020-08-25T14:44:00Z"/>
                <w:rFonts w:ascii="Times New Roman" w:hAnsi="Times New Roman" w:cs="Times New Roman"/>
                <w:noProof/>
                <w:sz w:val="20"/>
                <w:szCs w:val="20"/>
                <w:lang w:eastAsia="pt-BR"/>
                <w:rPrChange w:id="2311" w:author="Samylla Oliveira" w:date="2020-08-25T15:00:00Z">
                  <w:rPr>
                    <w:ins w:id="2312" w:author="Samylla Oliveira" w:date="2020-08-25T14:44:00Z"/>
                    <w:rFonts w:ascii="Times New Roman" w:hAnsi="Times New Roman" w:cs="Times New Roman"/>
                    <w:noProof/>
                    <w:lang w:eastAsia="pt-BR"/>
                  </w:rPr>
                </w:rPrChange>
              </w:rPr>
              <w:pPrChange w:id="2313" w:author="Samylla Oliveira" w:date="2020-08-25T15:01:00Z">
                <w:pPr/>
              </w:pPrChange>
            </w:pPr>
            <w:ins w:id="2314" w:author="Samylla Oliveira" w:date="2020-08-25T14:52:00Z">
              <w:r w:rsidRPr="00CF2013">
                <w:rPr>
                  <w:rFonts w:ascii="Times New Roman" w:hAnsi="Times New Roman" w:cs="Times New Roman"/>
                  <w:noProof/>
                  <w:sz w:val="20"/>
                  <w:szCs w:val="20"/>
                  <w:lang w:eastAsia="pt-BR"/>
                  <w:rPrChange w:id="2315" w:author="Samylla Oliveira" w:date="2020-08-25T15:00:00Z">
                    <w:rPr>
                      <w:rFonts w:ascii="Times New Roman" w:hAnsi="Times New Roman" w:cs="Times New Roman"/>
                      <w:noProof/>
                      <w:lang w:eastAsia="pt-BR"/>
                    </w:rPr>
                  </w:rPrChange>
                </w:rPr>
                <w:t>1,</w:t>
              </w:r>
              <w:del w:id="2316" w:author="Allan Clemente de Souza" w:date="2020-10-04T23:09:00Z">
                <w:r w:rsidRPr="00CF2013" w:rsidDel="0034336F">
                  <w:rPr>
                    <w:rFonts w:ascii="Times New Roman" w:hAnsi="Times New Roman" w:cs="Times New Roman"/>
                    <w:noProof/>
                    <w:sz w:val="20"/>
                    <w:szCs w:val="20"/>
                    <w:lang w:eastAsia="pt-BR"/>
                    <w:rPrChange w:id="2317" w:author="Samylla Oliveira" w:date="2020-08-25T15:00:00Z">
                      <w:rPr>
                        <w:rFonts w:ascii="Times New Roman" w:hAnsi="Times New Roman" w:cs="Times New Roman"/>
                        <w:noProof/>
                        <w:lang w:eastAsia="pt-BR"/>
                      </w:rPr>
                    </w:rPrChange>
                  </w:rPr>
                  <w:delText>00</w:delText>
                </w:r>
              </w:del>
            </w:ins>
            <w:ins w:id="2318" w:author="Allan Clemente de Souza" w:date="2020-10-04T23:09:00Z">
              <w:r w:rsidR="0034336F">
                <w:rPr>
                  <w:rFonts w:ascii="Times New Roman" w:hAnsi="Times New Roman" w:cs="Times New Roman"/>
                  <w:noProof/>
                  <w:sz w:val="20"/>
                  <w:szCs w:val="20"/>
                  <w:lang w:eastAsia="pt-BR"/>
                </w:rPr>
                <w:t>67</w:t>
              </w:r>
            </w:ins>
            <w:ins w:id="2319" w:author="Samylla Oliveira" w:date="2020-08-25T14:52:00Z">
              <w:r w:rsidRPr="00CF2013">
                <w:rPr>
                  <w:rFonts w:ascii="Times New Roman" w:hAnsi="Times New Roman" w:cs="Times New Roman"/>
                  <w:noProof/>
                  <w:sz w:val="20"/>
                  <w:szCs w:val="20"/>
                  <w:lang w:eastAsia="pt-BR"/>
                  <w:rPrChange w:id="2320" w:author="Samylla Oliveira" w:date="2020-08-25T15:00:00Z">
                    <w:rPr>
                      <w:rFonts w:ascii="Times New Roman" w:hAnsi="Times New Roman" w:cs="Times New Roman"/>
                      <w:noProof/>
                      <w:lang w:eastAsia="pt-BR"/>
                    </w:rPr>
                  </w:rPrChange>
                </w:rPr>
                <w:t xml:space="preserve"> (0,</w:t>
              </w:r>
              <w:del w:id="2321" w:author="Allan Clemente de Souza" w:date="2020-10-04T23:09:00Z">
                <w:r w:rsidRPr="00CF2013" w:rsidDel="0034336F">
                  <w:rPr>
                    <w:rFonts w:ascii="Times New Roman" w:hAnsi="Times New Roman" w:cs="Times New Roman"/>
                    <w:noProof/>
                    <w:sz w:val="20"/>
                    <w:szCs w:val="20"/>
                    <w:lang w:eastAsia="pt-BR"/>
                    <w:rPrChange w:id="2322" w:author="Samylla Oliveira" w:date="2020-08-25T15:00:00Z">
                      <w:rPr>
                        <w:rFonts w:ascii="Times New Roman" w:hAnsi="Times New Roman" w:cs="Times New Roman"/>
                        <w:noProof/>
                        <w:lang w:eastAsia="pt-BR"/>
                      </w:rPr>
                    </w:rPrChange>
                  </w:rPr>
                  <w:delText>61</w:delText>
                </w:r>
              </w:del>
            </w:ins>
            <w:ins w:id="2323" w:author="Allan Clemente de Souza" w:date="2020-10-04T23:09:00Z">
              <w:r w:rsidR="0034336F">
                <w:rPr>
                  <w:rFonts w:ascii="Times New Roman" w:hAnsi="Times New Roman" w:cs="Times New Roman"/>
                  <w:noProof/>
                  <w:sz w:val="20"/>
                  <w:szCs w:val="20"/>
                  <w:lang w:eastAsia="pt-BR"/>
                </w:rPr>
                <w:t>85</w:t>
              </w:r>
            </w:ins>
            <w:ins w:id="2324" w:author="Samylla Oliveira" w:date="2020-08-25T14:52:00Z">
              <w:r w:rsidRPr="00CF2013">
                <w:rPr>
                  <w:rFonts w:ascii="Times New Roman" w:hAnsi="Times New Roman" w:cs="Times New Roman"/>
                  <w:noProof/>
                  <w:sz w:val="20"/>
                  <w:szCs w:val="20"/>
                  <w:lang w:eastAsia="pt-BR"/>
                  <w:rPrChange w:id="2325" w:author="Samylla Oliveira" w:date="2020-08-25T15:00:00Z">
                    <w:rPr>
                      <w:rFonts w:ascii="Times New Roman" w:hAnsi="Times New Roman" w:cs="Times New Roman"/>
                      <w:noProof/>
                      <w:lang w:eastAsia="pt-BR"/>
                    </w:rPr>
                  </w:rPrChange>
                </w:rPr>
                <w:t xml:space="preserve"> – </w:t>
              </w:r>
            </w:ins>
            <w:ins w:id="2326" w:author="Allan Clemente de Souza" w:date="2020-10-04T23:09:00Z">
              <w:r w:rsidR="0034336F">
                <w:rPr>
                  <w:rFonts w:ascii="Times New Roman" w:hAnsi="Times New Roman" w:cs="Times New Roman"/>
                  <w:noProof/>
                  <w:sz w:val="20"/>
                  <w:szCs w:val="20"/>
                  <w:lang w:eastAsia="pt-BR"/>
                </w:rPr>
                <w:t>3</w:t>
              </w:r>
            </w:ins>
            <w:ins w:id="2327" w:author="Samylla Oliveira" w:date="2020-08-25T14:52:00Z">
              <w:del w:id="2328" w:author="Allan Clemente de Souza" w:date="2020-10-04T23:09:00Z">
                <w:r w:rsidRPr="00CF2013" w:rsidDel="0034336F">
                  <w:rPr>
                    <w:rFonts w:ascii="Times New Roman" w:hAnsi="Times New Roman" w:cs="Times New Roman"/>
                    <w:noProof/>
                    <w:sz w:val="20"/>
                    <w:szCs w:val="20"/>
                    <w:lang w:eastAsia="pt-BR"/>
                    <w:rPrChange w:id="2329" w:author="Samylla Oliveira" w:date="2020-08-25T15:00:00Z">
                      <w:rPr>
                        <w:rFonts w:ascii="Times New Roman" w:hAnsi="Times New Roman" w:cs="Times New Roman"/>
                        <w:noProof/>
                        <w:lang w:eastAsia="pt-BR"/>
                      </w:rPr>
                    </w:rPrChange>
                  </w:rPr>
                  <w:delText>1</w:delText>
                </w:r>
              </w:del>
              <w:r w:rsidRPr="00CF2013">
                <w:rPr>
                  <w:rFonts w:ascii="Times New Roman" w:hAnsi="Times New Roman" w:cs="Times New Roman"/>
                  <w:noProof/>
                  <w:sz w:val="20"/>
                  <w:szCs w:val="20"/>
                  <w:lang w:eastAsia="pt-BR"/>
                  <w:rPrChange w:id="2330" w:author="Samylla Oliveira" w:date="2020-08-25T15:00:00Z">
                    <w:rPr>
                      <w:rFonts w:ascii="Times New Roman" w:hAnsi="Times New Roman" w:cs="Times New Roman"/>
                      <w:noProof/>
                      <w:lang w:eastAsia="pt-BR"/>
                    </w:rPr>
                  </w:rPrChange>
                </w:rPr>
                <w:t>,</w:t>
              </w:r>
            </w:ins>
            <w:ins w:id="2331" w:author="Allan Clemente de Souza" w:date="2020-10-04T23:09:00Z">
              <w:r w:rsidR="0034336F">
                <w:rPr>
                  <w:rFonts w:ascii="Times New Roman" w:hAnsi="Times New Roman" w:cs="Times New Roman"/>
                  <w:noProof/>
                  <w:sz w:val="20"/>
                  <w:szCs w:val="20"/>
                  <w:lang w:eastAsia="pt-BR"/>
                </w:rPr>
                <w:t>44</w:t>
              </w:r>
            </w:ins>
            <w:ins w:id="2332" w:author="Samylla Oliveira" w:date="2020-08-25T14:52:00Z">
              <w:del w:id="2333" w:author="Allan Clemente de Souza" w:date="2020-10-04T23:09:00Z">
                <w:r w:rsidRPr="00CF2013" w:rsidDel="0034336F">
                  <w:rPr>
                    <w:rFonts w:ascii="Times New Roman" w:hAnsi="Times New Roman" w:cs="Times New Roman"/>
                    <w:noProof/>
                    <w:sz w:val="20"/>
                    <w:szCs w:val="20"/>
                    <w:lang w:eastAsia="pt-BR"/>
                    <w:rPrChange w:id="2334" w:author="Samylla Oliveira" w:date="2020-08-25T15:00:00Z">
                      <w:rPr>
                        <w:rFonts w:ascii="Times New Roman" w:hAnsi="Times New Roman" w:cs="Times New Roman"/>
                        <w:noProof/>
                        <w:lang w:eastAsia="pt-BR"/>
                      </w:rPr>
                    </w:rPrChange>
                  </w:rPr>
                  <w:delText>82</w:delText>
                </w:r>
              </w:del>
              <w:r w:rsidRPr="00CF2013">
                <w:rPr>
                  <w:rFonts w:ascii="Times New Roman" w:hAnsi="Times New Roman" w:cs="Times New Roman"/>
                  <w:noProof/>
                  <w:sz w:val="20"/>
                  <w:szCs w:val="20"/>
                  <w:lang w:eastAsia="pt-BR"/>
                  <w:rPrChange w:id="2335" w:author="Samylla Oliveira" w:date="2020-08-25T15:00:00Z">
                    <w:rPr>
                      <w:rFonts w:ascii="Times New Roman" w:hAnsi="Times New Roman" w:cs="Times New Roman"/>
                      <w:noProof/>
                      <w:lang w:eastAsia="pt-BR"/>
                    </w:rPr>
                  </w:rPrChange>
                </w:rPr>
                <w:t>)</w:t>
              </w:r>
            </w:ins>
          </w:p>
        </w:tc>
        <w:tc>
          <w:tcPr>
            <w:tcW w:w="2154" w:type="dxa"/>
            <w:vAlign w:val="center"/>
            <w:tcPrChange w:id="2336" w:author="Samylla Oliveira" w:date="2020-08-25T15:00:00Z">
              <w:tcPr>
                <w:tcW w:w="2124" w:type="dxa"/>
                <w:vAlign w:val="center"/>
              </w:tcPr>
            </w:tcPrChange>
          </w:tcPr>
          <w:p w14:paraId="43E5C1E1" w14:textId="5ECAA8F8" w:rsidR="00F14F53" w:rsidRPr="00CF2013" w:rsidRDefault="00050043">
            <w:pPr>
              <w:spacing w:after="100" w:afterAutospacing="1"/>
              <w:jc w:val="center"/>
              <w:rPr>
                <w:ins w:id="2337" w:author="Samylla Oliveira" w:date="2020-08-25T14:44:00Z"/>
                <w:rFonts w:ascii="Times New Roman" w:hAnsi="Times New Roman" w:cs="Times New Roman"/>
                <w:noProof/>
                <w:sz w:val="20"/>
                <w:szCs w:val="20"/>
                <w:lang w:eastAsia="pt-BR"/>
                <w:rPrChange w:id="2338" w:author="Samylla Oliveira" w:date="2020-08-25T15:00:00Z">
                  <w:rPr>
                    <w:ins w:id="2339" w:author="Samylla Oliveira" w:date="2020-08-25T14:44:00Z"/>
                    <w:rFonts w:ascii="Times New Roman" w:hAnsi="Times New Roman" w:cs="Times New Roman"/>
                    <w:noProof/>
                    <w:lang w:eastAsia="pt-BR"/>
                  </w:rPr>
                </w:rPrChange>
              </w:rPr>
              <w:pPrChange w:id="2340" w:author="Samylla Oliveira" w:date="2020-08-25T15:01:00Z">
                <w:pPr/>
              </w:pPrChange>
            </w:pPr>
            <w:ins w:id="2341" w:author="Samylla Oliveira" w:date="2020-08-25T14:59:00Z">
              <w:r w:rsidRPr="00CF2013">
                <w:rPr>
                  <w:rFonts w:ascii="Times New Roman" w:hAnsi="Times New Roman" w:cs="Times New Roman"/>
                  <w:noProof/>
                  <w:sz w:val="20"/>
                  <w:szCs w:val="20"/>
                  <w:lang w:eastAsia="pt-BR"/>
                  <w:rPrChange w:id="2342" w:author="Samylla Oliveira" w:date="2020-08-25T15:00:00Z">
                    <w:rPr>
                      <w:rFonts w:ascii="Times New Roman" w:hAnsi="Times New Roman" w:cs="Times New Roman"/>
                      <w:noProof/>
                      <w:lang w:eastAsia="pt-BR"/>
                    </w:rPr>
                  </w:rPrChange>
                </w:rPr>
                <w:t>0,</w:t>
              </w:r>
            </w:ins>
            <w:ins w:id="2343" w:author="Allan Clemente de Souza" w:date="2020-10-04T23:11:00Z">
              <w:r w:rsidR="0034336F">
                <w:rPr>
                  <w:rFonts w:ascii="Times New Roman" w:hAnsi="Times New Roman" w:cs="Times New Roman"/>
                  <w:noProof/>
                  <w:sz w:val="20"/>
                  <w:szCs w:val="20"/>
                  <w:lang w:eastAsia="pt-BR"/>
                </w:rPr>
                <w:t>2</w:t>
              </w:r>
            </w:ins>
            <w:ins w:id="2344" w:author="Samylla Oliveira" w:date="2020-08-25T14:59:00Z">
              <w:del w:id="2345" w:author="Allan Clemente de Souza" w:date="2020-10-04T23:11:00Z">
                <w:r w:rsidRPr="00CF2013" w:rsidDel="0034336F">
                  <w:rPr>
                    <w:rFonts w:ascii="Times New Roman" w:hAnsi="Times New Roman" w:cs="Times New Roman"/>
                    <w:noProof/>
                    <w:sz w:val="20"/>
                    <w:szCs w:val="20"/>
                    <w:lang w:eastAsia="pt-BR"/>
                    <w:rPrChange w:id="2346" w:author="Samylla Oliveira" w:date="2020-08-25T15:00:00Z">
                      <w:rPr>
                        <w:rFonts w:ascii="Times New Roman" w:hAnsi="Times New Roman" w:cs="Times New Roman"/>
                        <w:noProof/>
                        <w:lang w:eastAsia="pt-BR"/>
                      </w:rPr>
                    </w:rPrChange>
                  </w:rPr>
                  <w:delText>7</w:delText>
                </w:r>
              </w:del>
              <w:r w:rsidRPr="00CF2013">
                <w:rPr>
                  <w:rFonts w:ascii="Times New Roman" w:hAnsi="Times New Roman" w:cs="Times New Roman"/>
                  <w:noProof/>
                  <w:sz w:val="20"/>
                  <w:szCs w:val="20"/>
                  <w:lang w:eastAsia="pt-BR"/>
                  <w:rPrChange w:id="2347" w:author="Samylla Oliveira" w:date="2020-08-25T15:00:00Z">
                    <w:rPr>
                      <w:rFonts w:ascii="Times New Roman" w:hAnsi="Times New Roman" w:cs="Times New Roman"/>
                      <w:noProof/>
                      <w:lang w:eastAsia="pt-BR"/>
                    </w:rPr>
                  </w:rPrChange>
                </w:rPr>
                <w:t>0 (</w:t>
              </w:r>
            </w:ins>
            <w:ins w:id="2348" w:author="Samylla Oliveira" w:date="2020-08-25T15:00:00Z">
              <w:r w:rsidRPr="00CF2013">
                <w:rPr>
                  <w:rFonts w:ascii="Times New Roman" w:hAnsi="Times New Roman" w:cs="Times New Roman"/>
                  <w:noProof/>
                  <w:sz w:val="20"/>
                  <w:szCs w:val="20"/>
                  <w:lang w:eastAsia="pt-BR"/>
                  <w:rPrChange w:id="2349" w:author="Samylla Oliveira" w:date="2020-08-25T15:00:00Z">
                    <w:rPr>
                      <w:rFonts w:ascii="Times New Roman" w:hAnsi="Times New Roman" w:cs="Times New Roman"/>
                      <w:noProof/>
                      <w:lang w:eastAsia="pt-BR"/>
                    </w:rPr>
                  </w:rPrChange>
                </w:rPr>
                <w:t>0,</w:t>
              </w:r>
            </w:ins>
            <w:ins w:id="2350" w:author="Allan Clemente de Souza" w:date="2020-10-04T23:11:00Z">
              <w:r w:rsidR="0034336F">
                <w:rPr>
                  <w:rFonts w:ascii="Times New Roman" w:hAnsi="Times New Roman" w:cs="Times New Roman"/>
                  <w:noProof/>
                  <w:sz w:val="20"/>
                  <w:szCs w:val="20"/>
                  <w:lang w:eastAsia="pt-BR"/>
                </w:rPr>
                <w:t>2</w:t>
              </w:r>
            </w:ins>
            <w:ins w:id="2351" w:author="Samylla Oliveira" w:date="2020-08-25T15:00:00Z">
              <w:del w:id="2352" w:author="Allan Clemente de Souza" w:date="2020-10-04T23:11:00Z">
                <w:r w:rsidRPr="00CF2013" w:rsidDel="0034336F">
                  <w:rPr>
                    <w:rFonts w:ascii="Times New Roman" w:hAnsi="Times New Roman" w:cs="Times New Roman"/>
                    <w:noProof/>
                    <w:sz w:val="20"/>
                    <w:szCs w:val="20"/>
                    <w:lang w:eastAsia="pt-BR"/>
                    <w:rPrChange w:id="2353" w:author="Samylla Oliveira" w:date="2020-08-25T15:00:00Z">
                      <w:rPr>
                        <w:rFonts w:ascii="Times New Roman" w:hAnsi="Times New Roman" w:cs="Times New Roman"/>
                        <w:noProof/>
                        <w:lang w:eastAsia="pt-BR"/>
                      </w:rPr>
                    </w:rPrChange>
                  </w:rPr>
                  <w:delText>6</w:delText>
                </w:r>
              </w:del>
              <w:r w:rsidRPr="00CF2013">
                <w:rPr>
                  <w:rFonts w:ascii="Times New Roman" w:hAnsi="Times New Roman" w:cs="Times New Roman"/>
                  <w:noProof/>
                  <w:sz w:val="20"/>
                  <w:szCs w:val="20"/>
                  <w:lang w:eastAsia="pt-BR"/>
                  <w:rPrChange w:id="2354" w:author="Samylla Oliveira" w:date="2020-08-25T15:00:00Z">
                    <w:rPr>
                      <w:rFonts w:ascii="Times New Roman" w:hAnsi="Times New Roman" w:cs="Times New Roman"/>
                      <w:noProof/>
                      <w:lang w:eastAsia="pt-BR"/>
                    </w:rPr>
                  </w:rPrChange>
                </w:rPr>
                <w:t>0 – 0,70)</w:t>
              </w:r>
            </w:ins>
          </w:p>
        </w:tc>
        <w:tc>
          <w:tcPr>
            <w:tcW w:w="2154" w:type="dxa"/>
            <w:vAlign w:val="center"/>
            <w:tcPrChange w:id="2355" w:author="Samylla Oliveira" w:date="2020-08-25T15:00:00Z">
              <w:tcPr>
                <w:tcW w:w="2124" w:type="dxa"/>
                <w:vAlign w:val="center"/>
              </w:tcPr>
            </w:tcPrChange>
          </w:tcPr>
          <w:p w14:paraId="604BB714" w14:textId="345B9131" w:rsidR="00F14F53" w:rsidRPr="00CF2013" w:rsidRDefault="0034336F">
            <w:pPr>
              <w:spacing w:after="100" w:afterAutospacing="1"/>
              <w:jc w:val="center"/>
              <w:rPr>
                <w:ins w:id="2356" w:author="Samylla Oliveira" w:date="2020-08-25T14:44:00Z"/>
                <w:rFonts w:ascii="Times New Roman" w:hAnsi="Times New Roman" w:cs="Times New Roman"/>
                <w:noProof/>
                <w:sz w:val="20"/>
                <w:szCs w:val="20"/>
                <w:lang w:eastAsia="pt-BR"/>
                <w:rPrChange w:id="2357" w:author="Samylla Oliveira" w:date="2020-08-25T15:00:00Z">
                  <w:rPr>
                    <w:ins w:id="2358" w:author="Samylla Oliveira" w:date="2020-08-25T14:44:00Z"/>
                    <w:rFonts w:ascii="Times New Roman" w:hAnsi="Times New Roman" w:cs="Times New Roman"/>
                    <w:noProof/>
                    <w:lang w:eastAsia="pt-BR"/>
                  </w:rPr>
                </w:rPrChange>
              </w:rPr>
              <w:pPrChange w:id="2359" w:author="Samylla Oliveira" w:date="2020-08-25T15:01:00Z">
                <w:pPr/>
              </w:pPrChange>
            </w:pPr>
            <w:ins w:id="2360" w:author="Allan Clemente de Souza" w:date="2020-10-04T23:15:00Z">
              <w:r>
                <w:rPr>
                  <w:rFonts w:ascii="Times New Roman" w:hAnsi="Times New Roman" w:cs="Times New Roman"/>
                  <w:noProof/>
                  <w:sz w:val="20"/>
                  <w:szCs w:val="20"/>
                  <w:lang w:eastAsia="pt-BR"/>
                </w:rPr>
                <w:t>5,01</w:t>
              </w:r>
            </w:ins>
            <w:ins w:id="2361" w:author="Allan Clemente de Souza" w:date="2020-10-04T23:17:00Z">
              <w:r w:rsidR="0093363B">
                <w:rPr>
                  <w:rFonts w:ascii="Times New Roman" w:hAnsi="Times New Roman" w:cs="Times New Roman"/>
                  <w:noProof/>
                  <w:sz w:val="20"/>
                  <w:szCs w:val="20"/>
                  <w:lang w:eastAsia="pt-BR"/>
                </w:rPr>
                <w:t xml:space="preserve"> </w:t>
              </w:r>
            </w:ins>
            <w:ins w:id="2362" w:author="Samylla Oliveira" w:date="2020-08-25T14:48:00Z">
              <w:del w:id="2363" w:author="Allan Clemente de Souza" w:date="2020-10-04T23:15:00Z">
                <w:r w:rsidR="00F14F53" w:rsidRPr="00CF2013" w:rsidDel="0034336F">
                  <w:rPr>
                    <w:rFonts w:ascii="Times New Roman" w:hAnsi="Times New Roman" w:cs="Times New Roman"/>
                    <w:noProof/>
                    <w:sz w:val="20"/>
                    <w:szCs w:val="20"/>
                    <w:lang w:eastAsia="pt-BR"/>
                    <w:rPrChange w:id="2364" w:author="Samylla Oliveira" w:date="2020-08-25T15:00:00Z">
                      <w:rPr>
                        <w:rFonts w:ascii="Times New Roman" w:hAnsi="Times New Roman" w:cs="Times New Roman"/>
                        <w:noProof/>
                        <w:lang w:eastAsia="pt-BR"/>
                      </w:rPr>
                    </w:rPrChange>
                  </w:rPr>
                  <w:delText>4,48</w:delText>
                </w:r>
              </w:del>
            </w:ins>
            <w:ins w:id="2365" w:author="Samylla Oliveira" w:date="2020-08-25T14:49:00Z">
              <w:del w:id="2366" w:author="Allan Clemente de Souza" w:date="2020-10-04T23:15:00Z">
                <w:r w:rsidR="005773D0" w:rsidRPr="00CF2013" w:rsidDel="0034336F">
                  <w:rPr>
                    <w:rFonts w:ascii="Times New Roman" w:hAnsi="Times New Roman" w:cs="Times New Roman"/>
                    <w:noProof/>
                    <w:sz w:val="20"/>
                    <w:szCs w:val="20"/>
                    <w:lang w:eastAsia="pt-BR"/>
                    <w:rPrChange w:id="2367" w:author="Samylla Oliveira" w:date="2020-08-25T15:00:00Z">
                      <w:rPr>
                        <w:rFonts w:ascii="Times New Roman" w:hAnsi="Times New Roman" w:cs="Times New Roman"/>
                        <w:noProof/>
                        <w:lang w:eastAsia="pt-BR"/>
                      </w:rPr>
                    </w:rPrChange>
                  </w:rPr>
                  <w:delText xml:space="preserve"> </w:delText>
                </w:r>
              </w:del>
            </w:ins>
            <w:ins w:id="2368" w:author="Samylla Oliveira" w:date="2020-08-25T14:50:00Z">
              <w:r w:rsidR="005773D0" w:rsidRPr="00CF2013">
                <w:rPr>
                  <w:rFonts w:ascii="Times New Roman" w:hAnsi="Times New Roman" w:cs="Times New Roman"/>
                  <w:noProof/>
                  <w:sz w:val="20"/>
                  <w:szCs w:val="20"/>
                  <w:lang w:eastAsia="pt-BR"/>
                  <w:rPrChange w:id="2369" w:author="Samylla Oliveira" w:date="2020-08-25T15:00:00Z">
                    <w:rPr>
                      <w:rFonts w:ascii="Times New Roman" w:hAnsi="Times New Roman" w:cs="Times New Roman"/>
                      <w:noProof/>
                      <w:lang w:eastAsia="pt-BR"/>
                    </w:rPr>
                  </w:rPrChange>
                </w:rPr>
                <w:t>(2,23 – 11,</w:t>
              </w:r>
            </w:ins>
            <w:ins w:id="2370" w:author="Allan Clemente de Souza" w:date="2020-10-04T23:16:00Z">
              <w:r>
                <w:rPr>
                  <w:rFonts w:ascii="Times New Roman" w:hAnsi="Times New Roman" w:cs="Times New Roman"/>
                  <w:noProof/>
                  <w:sz w:val="20"/>
                  <w:szCs w:val="20"/>
                  <w:lang w:eastAsia="pt-BR"/>
                </w:rPr>
                <w:t>18</w:t>
              </w:r>
            </w:ins>
            <w:ins w:id="2371" w:author="Samylla Oliveira" w:date="2020-08-25T14:50:00Z">
              <w:del w:id="2372" w:author="Allan Clemente de Souza" w:date="2020-10-04T23:15:00Z">
                <w:r w:rsidR="005773D0" w:rsidRPr="00CF2013" w:rsidDel="0034336F">
                  <w:rPr>
                    <w:rFonts w:ascii="Times New Roman" w:hAnsi="Times New Roman" w:cs="Times New Roman"/>
                    <w:noProof/>
                    <w:sz w:val="20"/>
                    <w:szCs w:val="20"/>
                    <w:lang w:eastAsia="pt-BR"/>
                    <w:rPrChange w:id="2373" w:author="Samylla Oliveira" w:date="2020-08-25T15:00:00Z">
                      <w:rPr>
                        <w:rFonts w:ascii="Times New Roman" w:hAnsi="Times New Roman" w:cs="Times New Roman"/>
                        <w:noProof/>
                        <w:lang w:eastAsia="pt-BR"/>
                      </w:rPr>
                    </w:rPrChange>
                  </w:rPr>
                  <w:delText>02</w:delText>
                </w:r>
              </w:del>
              <w:r w:rsidR="005773D0" w:rsidRPr="00CF2013">
                <w:rPr>
                  <w:rFonts w:ascii="Times New Roman" w:hAnsi="Times New Roman" w:cs="Times New Roman"/>
                  <w:noProof/>
                  <w:sz w:val="20"/>
                  <w:szCs w:val="20"/>
                  <w:lang w:eastAsia="pt-BR"/>
                  <w:rPrChange w:id="2374" w:author="Samylla Oliveira" w:date="2020-08-25T15:00:00Z">
                    <w:rPr>
                      <w:rFonts w:ascii="Times New Roman" w:hAnsi="Times New Roman" w:cs="Times New Roman"/>
                      <w:noProof/>
                      <w:lang w:eastAsia="pt-BR"/>
                    </w:rPr>
                  </w:rPrChange>
                </w:rPr>
                <w:t>)</w:t>
              </w:r>
            </w:ins>
          </w:p>
        </w:tc>
      </w:tr>
      <w:tr w:rsidR="00CF2013" w:rsidRPr="00CF2013" w14:paraId="17376B7C" w14:textId="77777777" w:rsidTr="00CF2013">
        <w:trPr>
          <w:trHeight w:val="170"/>
          <w:ins w:id="2375" w:author="Samylla Oliveira" w:date="2020-08-25T14:44:00Z"/>
          <w:trPrChange w:id="2376" w:author="Samylla Oliveira" w:date="2020-08-25T15:00:00Z">
            <w:trPr>
              <w:trHeight w:val="227"/>
            </w:trPr>
          </w:trPrChange>
        </w:trPr>
        <w:tc>
          <w:tcPr>
            <w:tcW w:w="2154" w:type="dxa"/>
            <w:vAlign w:val="center"/>
            <w:tcPrChange w:id="2377" w:author="Samylla Oliveira" w:date="2020-08-25T15:00:00Z">
              <w:tcPr>
                <w:tcW w:w="2123" w:type="dxa"/>
                <w:vAlign w:val="center"/>
              </w:tcPr>
            </w:tcPrChange>
          </w:tcPr>
          <w:p w14:paraId="5656CD4E" w14:textId="77777777" w:rsidR="00F14F53" w:rsidRPr="00CF2013" w:rsidRDefault="00F14F53">
            <w:pPr>
              <w:spacing w:after="100" w:afterAutospacing="1"/>
              <w:jc w:val="center"/>
              <w:rPr>
                <w:ins w:id="2378" w:author="Samylla Oliveira" w:date="2020-08-25T14:44:00Z"/>
                <w:rFonts w:ascii="Times New Roman" w:hAnsi="Times New Roman" w:cs="Times New Roman"/>
                <w:noProof/>
                <w:sz w:val="20"/>
                <w:szCs w:val="20"/>
                <w:lang w:eastAsia="pt-BR"/>
                <w:rPrChange w:id="2379" w:author="Samylla Oliveira" w:date="2020-08-25T15:00:00Z">
                  <w:rPr>
                    <w:ins w:id="2380" w:author="Samylla Oliveira" w:date="2020-08-25T14:44:00Z"/>
                    <w:rFonts w:ascii="Times New Roman" w:hAnsi="Times New Roman" w:cs="Times New Roman"/>
                    <w:noProof/>
                    <w:lang w:eastAsia="pt-BR"/>
                  </w:rPr>
                </w:rPrChange>
              </w:rPr>
              <w:pPrChange w:id="2381" w:author="Samylla Oliveira" w:date="2020-08-25T15:01:00Z">
                <w:pPr/>
              </w:pPrChange>
            </w:pPr>
            <w:ins w:id="2382" w:author="Samylla Oliveira" w:date="2020-08-25T14:44:00Z">
              <w:r w:rsidRPr="00CF2013">
                <w:rPr>
                  <w:rFonts w:ascii="Times New Roman" w:hAnsi="Times New Roman" w:cs="Times New Roman"/>
                  <w:noProof/>
                  <w:sz w:val="20"/>
                  <w:szCs w:val="20"/>
                  <w:lang w:eastAsia="pt-BR"/>
                  <w:rPrChange w:id="2383" w:author="Samylla Oliveira" w:date="2020-08-25T15:00:00Z">
                    <w:rPr>
                      <w:rFonts w:ascii="Times New Roman" w:hAnsi="Times New Roman" w:cs="Times New Roman"/>
                      <w:noProof/>
                      <w:lang w:eastAsia="pt-BR"/>
                    </w:rPr>
                  </w:rPrChange>
                </w:rPr>
                <w:t>720 h</w:t>
              </w:r>
            </w:ins>
          </w:p>
        </w:tc>
        <w:tc>
          <w:tcPr>
            <w:tcW w:w="2154" w:type="dxa"/>
            <w:vAlign w:val="center"/>
            <w:tcPrChange w:id="2384" w:author="Samylla Oliveira" w:date="2020-08-25T15:00:00Z">
              <w:tcPr>
                <w:tcW w:w="2123" w:type="dxa"/>
                <w:vAlign w:val="center"/>
              </w:tcPr>
            </w:tcPrChange>
          </w:tcPr>
          <w:p w14:paraId="5B0F0C04" w14:textId="110D3402" w:rsidR="00F14F53" w:rsidRPr="00CF2013" w:rsidRDefault="005773D0">
            <w:pPr>
              <w:spacing w:after="100" w:afterAutospacing="1"/>
              <w:jc w:val="center"/>
              <w:rPr>
                <w:ins w:id="2385" w:author="Samylla Oliveira" w:date="2020-08-25T14:44:00Z"/>
                <w:rFonts w:ascii="Times New Roman" w:hAnsi="Times New Roman" w:cs="Times New Roman"/>
                <w:noProof/>
                <w:sz w:val="20"/>
                <w:szCs w:val="20"/>
                <w:lang w:eastAsia="pt-BR"/>
                <w:rPrChange w:id="2386" w:author="Samylla Oliveira" w:date="2020-08-25T15:00:00Z">
                  <w:rPr>
                    <w:ins w:id="2387" w:author="Samylla Oliveira" w:date="2020-08-25T14:44:00Z"/>
                    <w:rFonts w:ascii="Times New Roman" w:hAnsi="Times New Roman" w:cs="Times New Roman"/>
                    <w:noProof/>
                    <w:lang w:eastAsia="pt-BR"/>
                  </w:rPr>
                </w:rPrChange>
              </w:rPr>
              <w:pPrChange w:id="2388" w:author="Samylla Oliveira" w:date="2020-08-25T15:01:00Z">
                <w:pPr/>
              </w:pPrChange>
            </w:pPr>
            <w:ins w:id="2389" w:author="Samylla Oliveira" w:date="2020-08-25T14:52:00Z">
              <w:r w:rsidRPr="00CF2013">
                <w:rPr>
                  <w:rFonts w:ascii="Times New Roman" w:hAnsi="Times New Roman" w:cs="Times New Roman"/>
                  <w:noProof/>
                  <w:sz w:val="20"/>
                  <w:szCs w:val="20"/>
                  <w:lang w:eastAsia="pt-BR"/>
                  <w:rPrChange w:id="2390" w:author="Samylla Oliveira" w:date="2020-08-25T15:00:00Z">
                    <w:rPr>
                      <w:rFonts w:ascii="Times New Roman" w:hAnsi="Times New Roman" w:cs="Times New Roman"/>
                      <w:noProof/>
                      <w:lang w:eastAsia="pt-BR"/>
                    </w:rPr>
                  </w:rPrChange>
                </w:rPr>
                <w:t>0,</w:t>
              </w:r>
            </w:ins>
            <w:ins w:id="2391" w:author="Allan Clemente de Souza" w:date="2020-10-04T23:09:00Z">
              <w:r w:rsidR="0034336F">
                <w:rPr>
                  <w:rFonts w:ascii="Times New Roman" w:hAnsi="Times New Roman" w:cs="Times New Roman"/>
                  <w:noProof/>
                  <w:sz w:val="20"/>
                  <w:szCs w:val="20"/>
                  <w:lang w:eastAsia="pt-BR"/>
                </w:rPr>
                <w:t>79</w:t>
              </w:r>
            </w:ins>
            <w:ins w:id="2392" w:author="Samylla Oliveira" w:date="2020-08-25T14:52:00Z">
              <w:del w:id="2393" w:author="Allan Clemente de Souza" w:date="2020-10-04T23:09:00Z">
                <w:r w:rsidRPr="00CF2013" w:rsidDel="0034336F">
                  <w:rPr>
                    <w:rFonts w:ascii="Times New Roman" w:hAnsi="Times New Roman" w:cs="Times New Roman"/>
                    <w:noProof/>
                    <w:sz w:val="20"/>
                    <w:szCs w:val="20"/>
                    <w:lang w:eastAsia="pt-BR"/>
                    <w:rPrChange w:id="2394" w:author="Samylla Oliveira" w:date="2020-08-25T15:00:00Z">
                      <w:rPr>
                        <w:rFonts w:ascii="Times New Roman" w:hAnsi="Times New Roman" w:cs="Times New Roman"/>
                        <w:noProof/>
                        <w:lang w:eastAsia="pt-BR"/>
                      </w:rPr>
                    </w:rPrChange>
                  </w:rPr>
                  <w:delText>82</w:delText>
                </w:r>
              </w:del>
              <w:r w:rsidRPr="00CF2013">
                <w:rPr>
                  <w:rFonts w:ascii="Times New Roman" w:hAnsi="Times New Roman" w:cs="Times New Roman"/>
                  <w:noProof/>
                  <w:sz w:val="20"/>
                  <w:szCs w:val="20"/>
                  <w:lang w:eastAsia="pt-BR"/>
                  <w:rPrChange w:id="2395" w:author="Samylla Oliveira" w:date="2020-08-25T15:00:00Z">
                    <w:rPr>
                      <w:rFonts w:ascii="Times New Roman" w:hAnsi="Times New Roman" w:cs="Times New Roman"/>
                      <w:noProof/>
                      <w:lang w:eastAsia="pt-BR"/>
                    </w:rPr>
                  </w:rPrChange>
                </w:rPr>
                <w:t xml:space="preserve"> (0,4</w:t>
              </w:r>
            </w:ins>
            <w:ins w:id="2396" w:author="Allan Clemente de Souza" w:date="2020-10-04T23:10:00Z">
              <w:r w:rsidR="0034336F">
                <w:rPr>
                  <w:rFonts w:ascii="Times New Roman" w:hAnsi="Times New Roman" w:cs="Times New Roman"/>
                  <w:noProof/>
                  <w:sz w:val="20"/>
                  <w:szCs w:val="20"/>
                  <w:lang w:eastAsia="pt-BR"/>
                </w:rPr>
                <w:t>4</w:t>
              </w:r>
            </w:ins>
            <w:ins w:id="2397" w:author="Samylla Oliveira" w:date="2020-08-25T14:52:00Z">
              <w:del w:id="2398" w:author="Allan Clemente de Souza" w:date="2020-10-04T23:10:00Z">
                <w:r w:rsidRPr="00CF2013" w:rsidDel="0034336F">
                  <w:rPr>
                    <w:rFonts w:ascii="Times New Roman" w:hAnsi="Times New Roman" w:cs="Times New Roman"/>
                    <w:noProof/>
                    <w:sz w:val="20"/>
                    <w:szCs w:val="20"/>
                    <w:lang w:eastAsia="pt-BR"/>
                    <w:rPrChange w:id="2399" w:author="Samylla Oliveira" w:date="2020-08-25T15:00:00Z">
                      <w:rPr>
                        <w:rFonts w:ascii="Times New Roman" w:hAnsi="Times New Roman" w:cs="Times New Roman"/>
                        <w:noProof/>
                        <w:lang w:eastAsia="pt-BR"/>
                      </w:rPr>
                    </w:rPrChange>
                  </w:rPr>
                  <w:delText>5</w:delText>
                </w:r>
              </w:del>
              <w:r w:rsidRPr="00CF2013">
                <w:rPr>
                  <w:rFonts w:ascii="Times New Roman" w:hAnsi="Times New Roman" w:cs="Times New Roman"/>
                  <w:noProof/>
                  <w:sz w:val="20"/>
                  <w:szCs w:val="20"/>
                  <w:lang w:eastAsia="pt-BR"/>
                  <w:rPrChange w:id="2400" w:author="Samylla Oliveira" w:date="2020-08-25T15:00:00Z">
                    <w:rPr>
                      <w:rFonts w:ascii="Times New Roman" w:hAnsi="Times New Roman" w:cs="Times New Roman"/>
                      <w:noProof/>
                      <w:lang w:eastAsia="pt-BR"/>
                    </w:rPr>
                  </w:rPrChange>
                </w:rPr>
                <w:t xml:space="preserve"> – 1,4</w:t>
              </w:r>
            </w:ins>
            <w:ins w:id="2401" w:author="Allan Clemente de Souza" w:date="2020-10-04T23:09:00Z">
              <w:r w:rsidR="0034336F">
                <w:rPr>
                  <w:rFonts w:ascii="Times New Roman" w:hAnsi="Times New Roman" w:cs="Times New Roman"/>
                  <w:noProof/>
                  <w:sz w:val="20"/>
                  <w:szCs w:val="20"/>
                  <w:lang w:eastAsia="pt-BR"/>
                </w:rPr>
                <w:t>3</w:t>
              </w:r>
            </w:ins>
            <w:ins w:id="2402" w:author="Samylla Oliveira" w:date="2020-08-25T14:52:00Z">
              <w:del w:id="2403" w:author="Allan Clemente de Souza" w:date="2020-10-04T23:09:00Z">
                <w:r w:rsidRPr="00CF2013" w:rsidDel="0034336F">
                  <w:rPr>
                    <w:rFonts w:ascii="Times New Roman" w:hAnsi="Times New Roman" w:cs="Times New Roman"/>
                    <w:noProof/>
                    <w:sz w:val="20"/>
                    <w:szCs w:val="20"/>
                    <w:lang w:eastAsia="pt-BR"/>
                    <w:rPrChange w:id="2404" w:author="Samylla Oliveira" w:date="2020-08-25T15:00:00Z">
                      <w:rPr>
                        <w:rFonts w:ascii="Times New Roman" w:hAnsi="Times New Roman" w:cs="Times New Roman"/>
                        <w:noProof/>
                        <w:lang w:eastAsia="pt-BR"/>
                      </w:rPr>
                    </w:rPrChange>
                  </w:rPr>
                  <w:delText>9</w:delText>
                </w:r>
              </w:del>
              <w:r w:rsidRPr="00CF2013">
                <w:rPr>
                  <w:rFonts w:ascii="Times New Roman" w:hAnsi="Times New Roman" w:cs="Times New Roman"/>
                  <w:noProof/>
                  <w:sz w:val="20"/>
                  <w:szCs w:val="20"/>
                  <w:lang w:eastAsia="pt-BR"/>
                  <w:rPrChange w:id="2405" w:author="Samylla Oliveira" w:date="2020-08-25T15:00:00Z">
                    <w:rPr>
                      <w:rFonts w:ascii="Times New Roman" w:hAnsi="Times New Roman" w:cs="Times New Roman"/>
                      <w:noProof/>
                      <w:lang w:eastAsia="pt-BR"/>
                    </w:rPr>
                  </w:rPrChange>
                </w:rPr>
                <w:t>)</w:t>
              </w:r>
            </w:ins>
          </w:p>
        </w:tc>
        <w:tc>
          <w:tcPr>
            <w:tcW w:w="2154" w:type="dxa"/>
            <w:vAlign w:val="center"/>
            <w:tcPrChange w:id="2406" w:author="Samylla Oliveira" w:date="2020-08-25T15:00:00Z">
              <w:tcPr>
                <w:tcW w:w="2124" w:type="dxa"/>
                <w:vAlign w:val="center"/>
              </w:tcPr>
            </w:tcPrChange>
          </w:tcPr>
          <w:p w14:paraId="6B4CD7C2" w14:textId="1FC11B85" w:rsidR="00F14F53" w:rsidRPr="00CF2013" w:rsidRDefault="003274D0">
            <w:pPr>
              <w:spacing w:after="100" w:afterAutospacing="1"/>
              <w:jc w:val="center"/>
              <w:rPr>
                <w:ins w:id="2407" w:author="Samylla Oliveira" w:date="2020-08-25T14:44:00Z"/>
                <w:rFonts w:ascii="Times New Roman" w:hAnsi="Times New Roman" w:cs="Times New Roman"/>
                <w:noProof/>
                <w:sz w:val="20"/>
                <w:szCs w:val="20"/>
                <w:lang w:eastAsia="pt-BR"/>
                <w:rPrChange w:id="2408" w:author="Samylla Oliveira" w:date="2020-08-25T15:00:00Z">
                  <w:rPr>
                    <w:ins w:id="2409" w:author="Samylla Oliveira" w:date="2020-08-25T14:44:00Z"/>
                    <w:rFonts w:ascii="Times New Roman" w:hAnsi="Times New Roman" w:cs="Times New Roman"/>
                    <w:noProof/>
                    <w:lang w:eastAsia="pt-BR"/>
                  </w:rPr>
                </w:rPrChange>
              </w:rPr>
              <w:pPrChange w:id="2410" w:author="Samylla Oliveira" w:date="2020-08-25T15:01:00Z">
                <w:pPr/>
              </w:pPrChange>
            </w:pPr>
            <w:ins w:id="2411" w:author="Samylla Oliveira" w:date="2020-08-25T15:00:00Z">
              <w:r w:rsidRPr="00CF2013">
                <w:rPr>
                  <w:rFonts w:ascii="Times New Roman" w:hAnsi="Times New Roman" w:cs="Times New Roman"/>
                  <w:noProof/>
                  <w:sz w:val="20"/>
                  <w:szCs w:val="20"/>
                  <w:lang w:eastAsia="pt-BR"/>
                  <w:rPrChange w:id="2412" w:author="Samylla Oliveira" w:date="2020-08-25T15:00:00Z">
                    <w:rPr>
                      <w:rFonts w:ascii="Times New Roman" w:hAnsi="Times New Roman" w:cs="Times New Roman"/>
                      <w:noProof/>
                      <w:lang w:eastAsia="pt-BR"/>
                    </w:rPr>
                  </w:rPrChange>
                </w:rPr>
                <w:t>0,70 (0,60 – 0,7</w:t>
              </w:r>
            </w:ins>
            <w:ins w:id="2413" w:author="Allan Clemente de Souza" w:date="2020-10-04T23:11:00Z">
              <w:r w:rsidR="0034336F">
                <w:rPr>
                  <w:rFonts w:ascii="Times New Roman" w:hAnsi="Times New Roman" w:cs="Times New Roman"/>
                  <w:noProof/>
                  <w:sz w:val="20"/>
                  <w:szCs w:val="20"/>
                  <w:lang w:eastAsia="pt-BR"/>
                </w:rPr>
                <w:t>1</w:t>
              </w:r>
            </w:ins>
            <w:ins w:id="2414" w:author="Samylla Oliveira" w:date="2020-08-25T15:00:00Z">
              <w:del w:id="2415" w:author="Allan Clemente de Souza" w:date="2020-10-04T23:11:00Z">
                <w:r w:rsidRPr="00CF2013" w:rsidDel="0034336F">
                  <w:rPr>
                    <w:rFonts w:ascii="Times New Roman" w:hAnsi="Times New Roman" w:cs="Times New Roman"/>
                    <w:noProof/>
                    <w:sz w:val="20"/>
                    <w:szCs w:val="20"/>
                    <w:lang w:eastAsia="pt-BR"/>
                    <w:rPrChange w:id="2416" w:author="Samylla Oliveira" w:date="2020-08-25T15:00:00Z">
                      <w:rPr>
                        <w:rFonts w:ascii="Times New Roman" w:hAnsi="Times New Roman" w:cs="Times New Roman"/>
                        <w:noProof/>
                        <w:lang w:eastAsia="pt-BR"/>
                      </w:rPr>
                    </w:rPrChange>
                  </w:rPr>
                  <w:delText>0</w:delText>
                </w:r>
              </w:del>
              <w:r w:rsidRPr="00CF2013">
                <w:rPr>
                  <w:rFonts w:ascii="Times New Roman" w:hAnsi="Times New Roman" w:cs="Times New Roman"/>
                  <w:noProof/>
                  <w:sz w:val="20"/>
                  <w:szCs w:val="20"/>
                  <w:lang w:eastAsia="pt-BR"/>
                  <w:rPrChange w:id="2417" w:author="Samylla Oliveira" w:date="2020-08-25T15:00:00Z">
                    <w:rPr>
                      <w:rFonts w:ascii="Times New Roman" w:hAnsi="Times New Roman" w:cs="Times New Roman"/>
                      <w:noProof/>
                      <w:lang w:eastAsia="pt-BR"/>
                    </w:rPr>
                  </w:rPrChange>
                </w:rPr>
                <w:t>)</w:t>
              </w:r>
            </w:ins>
          </w:p>
        </w:tc>
        <w:tc>
          <w:tcPr>
            <w:tcW w:w="2154" w:type="dxa"/>
            <w:vAlign w:val="center"/>
            <w:tcPrChange w:id="2418" w:author="Samylla Oliveira" w:date="2020-08-25T15:00:00Z">
              <w:tcPr>
                <w:tcW w:w="2124" w:type="dxa"/>
                <w:vAlign w:val="center"/>
              </w:tcPr>
            </w:tcPrChange>
          </w:tcPr>
          <w:p w14:paraId="7DFE134D" w14:textId="3CB81F68" w:rsidR="00F14F53" w:rsidRPr="00CF2013" w:rsidRDefault="0034336F">
            <w:pPr>
              <w:spacing w:after="100" w:afterAutospacing="1"/>
              <w:jc w:val="center"/>
              <w:rPr>
                <w:ins w:id="2419" w:author="Samylla Oliveira" w:date="2020-08-25T14:44:00Z"/>
                <w:rFonts w:ascii="Times New Roman" w:hAnsi="Times New Roman" w:cs="Times New Roman"/>
                <w:noProof/>
                <w:sz w:val="20"/>
                <w:szCs w:val="20"/>
                <w:lang w:eastAsia="pt-BR"/>
                <w:rPrChange w:id="2420" w:author="Samylla Oliveira" w:date="2020-08-25T15:00:00Z">
                  <w:rPr>
                    <w:ins w:id="2421" w:author="Samylla Oliveira" w:date="2020-08-25T14:44:00Z"/>
                    <w:rFonts w:ascii="Times New Roman" w:hAnsi="Times New Roman" w:cs="Times New Roman"/>
                    <w:noProof/>
                    <w:lang w:eastAsia="pt-BR"/>
                  </w:rPr>
                </w:rPrChange>
              </w:rPr>
              <w:pPrChange w:id="2422" w:author="Samylla Oliveira" w:date="2020-08-25T15:01:00Z">
                <w:pPr/>
              </w:pPrChange>
            </w:pPr>
            <w:ins w:id="2423" w:author="Allan Clemente de Souza" w:date="2020-10-04T23:15:00Z">
              <w:r>
                <w:rPr>
                  <w:rFonts w:ascii="Times New Roman" w:hAnsi="Times New Roman" w:cs="Times New Roman"/>
                  <w:noProof/>
                  <w:sz w:val="20"/>
                  <w:szCs w:val="20"/>
                  <w:lang w:eastAsia="pt-BR"/>
                </w:rPr>
                <w:t>1,85</w:t>
              </w:r>
            </w:ins>
            <w:ins w:id="2424" w:author="Samylla Oliveira" w:date="2020-08-25T14:48:00Z">
              <w:del w:id="2425" w:author="Allan Clemente de Souza" w:date="2020-10-04T23:15:00Z">
                <w:r w:rsidR="00F14F53" w:rsidRPr="00CF2013" w:rsidDel="0034336F">
                  <w:rPr>
                    <w:rFonts w:ascii="Times New Roman" w:hAnsi="Times New Roman" w:cs="Times New Roman"/>
                    <w:noProof/>
                    <w:sz w:val="20"/>
                    <w:szCs w:val="20"/>
                    <w:lang w:eastAsia="pt-BR"/>
                    <w:rPrChange w:id="2426" w:author="Samylla Oliveira" w:date="2020-08-25T15:00:00Z">
                      <w:rPr>
                        <w:rFonts w:ascii="Times New Roman" w:hAnsi="Times New Roman" w:cs="Times New Roman"/>
                        <w:noProof/>
                        <w:lang w:eastAsia="pt-BR"/>
                      </w:rPr>
                    </w:rPrChange>
                  </w:rPr>
                  <w:delText>1,82</w:delText>
                </w:r>
              </w:del>
            </w:ins>
            <w:ins w:id="2427" w:author="Samylla Oliveira" w:date="2020-08-25T14:50:00Z">
              <w:r w:rsidR="005773D0" w:rsidRPr="00CF2013">
                <w:rPr>
                  <w:rFonts w:ascii="Times New Roman" w:hAnsi="Times New Roman" w:cs="Times New Roman"/>
                  <w:noProof/>
                  <w:sz w:val="20"/>
                  <w:szCs w:val="20"/>
                  <w:lang w:eastAsia="pt-BR"/>
                  <w:rPrChange w:id="2428" w:author="Samylla Oliveira" w:date="2020-08-25T15:00:00Z">
                    <w:rPr>
                      <w:rFonts w:ascii="Times New Roman" w:hAnsi="Times New Roman" w:cs="Times New Roman"/>
                      <w:noProof/>
                      <w:lang w:eastAsia="pt-BR"/>
                    </w:rPr>
                  </w:rPrChange>
                </w:rPr>
                <w:t xml:space="preserve"> (</w:t>
              </w:r>
            </w:ins>
            <w:ins w:id="2429" w:author="Allan Clemente de Souza" w:date="2020-10-04T23:16:00Z">
              <w:r>
                <w:rPr>
                  <w:rFonts w:ascii="Times New Roman" w:hAnsi="Times New Roman" w:cs="Times New Roman"/>
                  <w:noProof/>
                  <w:sz w:val="20"/>
                  <w:szCs w:val="20"/>
                  <w:lang w:eastAsia="pt-BR"/>
                </w:rPr>
                <w:t>0</w:t>
              </w:r>
            </w:ins>
            <w:ins w:id="2430" w:author="Samylla Oliveira" w:date="2020-08-25T14:50:00Z">
              <w:del w:id="2431" w:author="Allan Clemente de Souza" w:date="2020-10-04T23:16:00Z">
                <w:r w:rsidR="005773D0" w:rsidRPr="00CF2013" w:rsidDel="0034336F">
                  <w:rPr>
                    <w:rFonts w:ascii="Times New Roman" w:hAnsi="Times New Roman" w:cs="Times New Roman"/>
                    <w:noProof/>
                    <w:sz w:val="20"/>
                    <w:szCs w:val="20"/>
                    <w:lang w:eastAsia="pt-BR"/>
                    <w:rPrChange w:id="2432" w:author="Samylla Oliveira" w:date="2020-08-25T15:00:00Z">
                      <w:rPr>
                        <w:rFonts w:ascii="Times New Roman" w:hAnsi="Times New Roman" w:cs="Times New Roman"/>
                        <w:noProof/>
                        <w:lang w:eastAsia="pt-BR"/>
                      </w:rPr>
                    </w:rPrChange>
                  </w:rPr>
                  <w:delText>1</w:delText>
                </w:r>
              </w:del>
              <w:r w:rsidR="005773D0" w:rsidRPr="00CF2013">
                <w:rPr>
                  <w:rFonts w:ascii="Times New Roman" w:hAnsi="Times New Roman" w:cs="Times New Roman"/>
                  <w:noProof/>
                  <w:sz w:val="20"/>
                  <w:szCs w:val="20"/>
                  <w:lang w:eastAsia="pt-BR"/>
                  <w:rPrChange w:id="2433" w:author="Samylla Oliveira" w:date="2020-08-25T15:00:00Z">
                    <w:rPr>
                      <w:rFonts w:ascii="Times New Roman" w:hAnsi="Times New Roman" w:cs="Times New Roman"/>
                      <w:noProof/>
                      <w:lang w:eastAsia="pt-BR"/>
                    </w:rPr>
                  </w:rPrChange>
                </w:rPr>
                <w:t>,</w:t>
              </w:r>
            </w:ins>
            <w:ins w:id="2434" w:author="Allan Clemente de Souza" w:date="2020-10-04T23:16:00Z">
              <w:r>
                <w:rPr>
                  <w:rFonts w:ascii="Times New Roman" w:hAnsi="Times New Roman" w:cs="Times New Roman"/>
                  <w:noProof/>
                  <w:sz w:val="20"/>
                  <w:szCs w:val="20"/>
                  <w:lang w:eastAsia="pt-BR"/>
                </w:rPr>
                <w:t>96</w:t>
              </w:r>
            </w:ins>
            <w:ins w:id="2435" w:author="Samylla Oliveira" w:date="2020-08-25T14:50:00Z">
              <w:del w:id="2436" w:author="Allan Clemente de Souza" w:date="2020-10-04T23:16:00Z">
                <w:r w:rsidR="005773D0" w:rsidRPr="00CF2013" w:rsidDel="0034336F">
                  <w:rPr>
                    <w:rFonts w:ascii="Times New Roman" w:hAnsi="Times New Roman" w:cs="Times New Roman"/>
                    <w:noProof/>
                    <w:sz w:val="20"/>
                    <w:szCs w:val="20"/>
                    <w:lang w:eastAsia="pt-BR"/>
                    <w:rPrChange w:id="2437" w:author="Samylla Oliveira" w:date="2020-08-25T15:00:00Z">
                      <w:rPr>
                        <w:rFonts w:ascii="Times New Roman" w:hAnsi="Times New Roman" w:cs="Times New Roman"/>
                        <w:noProof/>
                        <w:lang w:eastAsia="pt-BR"/>
                      </w:rPr>
                    </w:rPrChange>
                  </w:rPr>
                  <w:delText>00</w:delText>
                </w:r>
              </w:del>
              <w:r w:rsidR="005773D0" w:rsidRPr="00CF2013">
                <w:rPr>
                  <w:rFonts w:ascii="Times New Roman" w:hAnsi="Times New Roman" w:cs="Times New Roman"/>
                  <w:noProof/>
                  <w:sz w:val="20"/>
                  <w:szCs w:val="20"/>
                  <w:lang w:eastAsia="pt-BR"/>
                  <w:rPrChange w:id="2438" w:author="Samylla Oliveira" w:date="2020-08-25T15:00:00Z">
                    <w:rPr>
                      <w:rFonts w:ascii="Times New Roman" w:hAnsi="Times New Roman" w:cs="Times New Roman"/>
                      <w:noProof/>
                      <w:lang w:eastAsia="pt-BR"/>
                    </w:rPr>
                  </w:rPrChange>
                </w:rPr>
                <w:t xml:space="preserve"> – </w:t>
              </w:r>
            </w:ins>
            <w:ins w:id="2439" w:author="Allan Clemente de Souza" w:date="2020-10-04T23:16:00Z">
              <w:r>
                <w:rPr>
                  <w:rFonts w:ascii="Times New Roman" w:hAnsi="Times New Roman" w:cs="Times New Roman"/>
                  <w:noProof/>
                  <w:sz w:val="20"/>
                  <w:szCs w:val="20"/>
                  <w:lang w:eastAsia="pt-BR"/>
                </w:rPr>
                <w:t>3,87</w:t>
              </w:r>
            </w:ins>
            <w:ins w:id="2440" w:author="Samylla Oliveira" w:date="2020-08-25T14:50:00Z">
              <w:del w:id="2441" w:author="Allan Clemente de Souza" w:date="2020-10-04T23:16:00Z">
                <w:r w:rsidR="005773D0" w:rsidRPr="00CF2013" w:rsidDel="0034336F">
                  <w:rPr>
                    <w:rFonts w:ascii="Times New Roman" w:hAnsi="Times New Roman" w:cs="Times New Roman"/>
                    <w:noProof/>
                    <w:sz w:val="20"/>
                    <w:szCs w:val="20"/>
                    <w:lang w:eastAsia="pt-BR"/>
                    <w:rPrChange w:id="2442" w:author="Samylla Oliveira" w:date="2020-08-25T15:00:00Z">
                      <w:rPr>
                        <w:rFonts w:ascii="Times New Roman" w:hAnsi="Times New Roman" w:cs="Times New Roman"/>
                        <w:noProof/>
                        <w:lang w:eastAsia="pt-BR"/>
                      </w:rPr>
                    </w:rPrChange>
                  </w:rPr>
                  <w:delText>4,06</w:delText>
                </w:r>
              </w:del>
              <w:r w:rsidR="005773D0" w:rsidRPr="00CF2013">
                <w:rPr>
                  <w:rFonts w:ascii="Times New Roman" w:hAnsi="Times New Roman" w:cs="Times New Roman"/>
                  <w:noProof/>
                  <w:sz w:val="20"/>
                  <w:szCs w:val="20"/>
                  <w:lang w:eastAsia="pt-BR"/>
                  <w:rPrChange w:id="2443" w:author="Samylla Oliveira" w:date="2020-08-25T15:00:00Z">
                    <w:rPr>
                      <w:rFonts w:ascii="Times New Roman" w:hAnsi="Times New Roman" w:cs="Times New Roman"/>
                      <w:noProof/>
                      <w:lang w:eastAsia="pt-BR"/>
                    </w:rPr>
                  </w:rPrChange>
                </w:rPr>
                <w:t>)</w:t>
              </w:r>
            </w:ins>
          </w:p>
        </w:tc>
      </w:tr>
    </w:tbl>
    <w:p w14:paraId="30FF00BA" w14:textId="2451B698" w:rsidR="00F14F53" w:rsidRPr="00DA6FEE" w:rsidDel="00C06085" w:rsidRDefault="00F14F53" w:rsidP="00657E81">
      <w:pPr>
        <w:rPr>
          <w:del w:id="2444" w:author="Allan Clemente de Souza" w:date="2020-10-04T23:17:00Z"/>
          <w:rFonts w:ascii="Times New Roman" w:hAnsi="Times New Roman" w:cs="Times New Roman"/>
          <w:lang w:val="pt-BR"/>
        </w:rPr>
      </w:pPr>
    </w:p>
    <w:p w14:paraId="79C056A7" w14:textId="1EB30581" w:rsidR="00657E81" w:rsidDel="00C06085" w:rsidRDefault="00657E81" w:rsidP="00657E81">
      <w:pPr>
        <w:pStyle w:val="Legenda"/>
        <w:keepNext/>
        <w:rPr>
          <w:ins w:id="2445" w:author="Samylla Oliveira" w:date="2020-08-03T16:02:00Z"/>
          <w:del w:id="2446" w:author="Allan Clemente de Souza" w:date="2020-10-04T23:17:00Z"/>
          <w:rFonts w:ascii="Times New Roman" w:hAnsi="Times New Roman" w:cs="Times New Roman"/>
        </w:rPr>
      </w:pPr>
      <w:del w:id="2447" w:author="Allan Clemente de Souza" w:date="2020-10-04T23:17:00Z">
        <w:r w:rsidRPr="00DA6FEE" w:rsidDel="00C06085">
          <w:rPr>
            <w:rFonts w:ascii="Times New Roman" w:hAnsi="Times New Roman" w:cs="Times New Roman"/>
          </w:rPr>
          <w:delText xml:space="preserve">Figura </w:delText>
        </w:r>
        <w:r w:rsidRPr="00DA6FEE" w:rsidDel="00C06085">
          <w:rPr>
            <w:rFonts w:ascii="Times New Roman" w:hAnsi="Times New Roman" w:cs="Times New Roman"/>
          </w:rPr>
          <w:fldChar w:fldCharType="begin"/>
        </w:r>
        <w:r w:rsidRPr="00DA6FEE" w:rsidDel="00C06085">
          <w:rPr>
            <w:rFonts w:ascii="Times New Roman" w:hAnsi="Times New Roman" w:cs="Times New Roman"/>
          </w:rPr>
          <w:delInstrText xml:space="preserve"> SEQ Figura \* ARABIC </w:delInstrText>
        </w:r>
        <w:r w:rsidRPr="00DA6FEE" w:rsidDel="00C06085">
          <w:rPr>
            <w:rFonts w:ascii="Times New Roman" w:hAnsi="Times New Roman" w:cs="Times New Roman"/>
          </w:rPr>
          <w:fldChar w:fldCharType="separate"/>
        </w:r>
      </w:del>
      <w:del w:id="2448" w:author="Allan Clemente de Souza" w:date="2020-10-04T23:04:00Z">
        <w:r w:rsidRPr="00DA6FEE" w:rsidDel="000D2C47">
          <w:rPr>
            <w:rFonts w:ascii="Times New Roman" w:hAnsi="Times New Roman" w:cs="Times New Roman"/>
            <w:noProof/>
          </w:rPr>
          <w:delText>5</w:delText>
        </w:r>
      </w:del>
      <w:del w:id="2449" w:author="Allan Clemente de Souza" w:date="2020-10-04T23:17:00Z">
        <w:r w:rsidRPr="00DA6FEE" w:rsidDel="00C06085">
          <w:rPr>
            <w:rFonts w:ascii="Times New Roman" w:hAnsi="Times New Roman" w:cs="Times New Roman"/>
            <w:noProof/>
          </w:rPr>
          <w:fldChar w:fldCharType="end"/>
        </w:r>
        <w:r w:rsidRPr="00DA6FEE" w:rsidDel="00C06085">
          <w:rPr>
            <w:rFonts w:ascii="Times New Roman" w:hAnsi="Times New Roman" w:cs="Times New Roman"/>
          </w:rPr>
          <w:delText xml:space="preserve"> </w:delText>
        </w:r>
        <w:r w:rsidR="0038716F" w:rsidDel="00C06085">
          <w:rPr>
            <w:rFonts w:ascii="Times New Roman" w:hAnsi="Times New Roman" w:cs="Times New Roman"/>
          </w:rPr>
          <w:delText>–</w:delText>
        </w:r>
        <w:r w:rsidRPr="00DA6FEE" w:rsidDel="00C06085">
          <w:rPr>
            <w:rFonts w:ascii="Times New Roman" w:hAnsi="Times New Roman" w:cs="Times New Roman"/>
          </w:rPr>
          <w:delText xml:space="preserve"> </w:delText>
        </w:r>
        <w:r w:rsidR="0038716F" w:rsidDel="00C06085">
          <w:rPr>
            <w:rFonts w:ascii="Times New Roman" w:hAnsi="Times New Roman" w:cs="Times New Roman"/>
          </w:rPr>
          <w:delText>Comparação de impactos na integridade celular de c</w:delText>
        </w:r>
        <w:r w:rsidRPr="00DA6FEE" w:rsidDel="00C06085">
          <w:rPr>
            <w:rFonts w:ascii="Times New Roman" w:hAnsi="Times New Roman" w:cs="Times New Roman"/>
          </w:rPr>
          <w:delText>ianobactéria</w:delText>
        </w:r>
        <w:r w:rsidR="0038716F" w:rsidDel="00C06085">
          <w:rPr>
            <w:rFonts w:ascii="Times New Roman" w:hAnsi="Times New Roman" w:cs="Times New Roman"/>
          </w:rPr>
          <w:delText>s</w:delText>
        </w:r>
        <w:r w:rsidRPr="00DA6FEE" w:rsidDel="00C06085">
          <w:rPr>
            <w:rFonts w:ascii="Times New Roman" w:hAnsi="Times New Roman" w:cs="Times New Roman"/>
          </w:rPr>
          <w:delText xml:space="preserve"> </w:delText>
        </w:r>
        <w:r w:rsidR="0038716F" w:rsidDel="00C06085">
          <w:rPr>
            <w:rFonts w:ascii="Times New Roman" w:hAnsi="Times New Roman" w:cs="Times New Roman"/>
          </w:rPr>
          <w:delText>e algas</w:delText>
        </w:r>
      </w:del>
    </w:p>
    <w:p w14:paraId="547F06EF" w14:textId="28BA7AB3" w:rsidR="000D2C47" w:rsidRDefault="00B46558" w:rsidP="000D2C47">
      <w:pPr>
        <w:pStyle w:val="Legenda"/>
        <w:keepNext/>
        <w:rPr>
          <w:ins w:id="2450" w:author="Allan Clemente de Souza" w:date="2020-10-04T23:04:00Z"/>
        </w:rPr>
        <w:pPrChange w:id="2451" w:author="Allan Clemente de Souza" w:date="2020-10-04T23:04:00Z">
          <w:pPr>
            <w:pStyle w:val="Legenda"/>
          </w:pPr>
        </w:pPrChange>
      </w:pPr>
      <w:ins w:id="2452" w:author="Samylla Oliveira" w:date="2020-08-03T16:02:00Z">
        <w:del w:id="2453" w:author="Allan Clemente de Souza" w:date="2020-10-04T23:17:00Z">
          <w:r w:rsidDel="00C06085">
            <w:rPr>
              <w:noProof/>
              <w:lang w:eastAsia="pt-BR"/>
            </w:rPr>
            <w:drawing>
              <wp:inline distT="0" distB="0" distL="0" distR="0" wp14:anchorId="14EC93A9" wp14:editId="41FBDC67">
                <wp:extent cx="5400675" cy="19812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del>
      </w:ins>
      <w:ins w:id="2454" w:author="Allan Clemente de Souza" w:date="2020-10-04T23:04:00Z">
        <w:r w:rsidR="000D2C47">
          <w:t xml:space="preserve">Figura </w:t>
        </w:r>
        <w:r w:rsidR="000D2C47">
          <w:fldChar w:fldCharType="begin"/>
        </w:r>
        <w:r w:rsidR="000D2C47">
          <w:instrText xml:space="preserve"> SEQ Figura \* ARABIC </w:instrText>
        </w:r>
      </w:ins>
      <w:r w:rsidR="000D2C47">
        <w:fldChar w:fldCharType="separate"/>
      </w:r>
      <w:ins w:id="2455" w:author="Allan Clemente de Souza" w:date="2020-10-04T23:04:00Z">
        <w:r w:rsidR="000D2C47">
          <w:rPr>
            <w:noProof/>
          </w:rPr>
          <w:t>2</w:t>
        </w:r>
        <w:r w:rsidR="000D2C47">
          <w:fldChar w:fldCharType="end"/>
        </w:r>
        <w:r w:rsidR="000D2C47">
          <w:t xml:space="preserve"> – Gráfico comparação ciano x algas</w:t>
        </w:r>
      </w:ins>
    </w:p>
    <w:p w14:paraId="599AE976" w14:textId="102BC6DD" w:rsidR="000D2C47" w:rsidRDefault="000D2C47">
      <w:pPr>
        <w:rPr>
          <w:ins w:id="2456" w:author="Samylla Oliveira" w:date="2020-08-25T14:45:00Z"/>
        </w:rPr>
        <w:pPrChange w:id="2457" w:author="Samylla Oliveira" w:date="2020-08-25T11:44:00Z">
          <w:pPr>
            <w:pStyle w:val="Legenda"/>
            <w:keepNext/>
          </w:pPr>
        </w:pPrChange>
      </w:pPr>
      <w:ins w:id="2458" w:author="Allan Clemente de Souza" w:date="2020-10-04T22:59:00Z">
        <w:r>
          <w:rPr>
            <w:noProof/>
          </w:rPr>
          <w:drawing>
            <wp:inline distT="0" distB="0" distL="0" distR="0" wp14:anchorId="7A78D0EB" wp14:editId="266E49CC">
              <wp:extent cx="5519197" cy="2207679"/>
              <wp:effectExtent l="0" t="0" r="5715"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an vs alg 2 - dataset corrigio (800 x 600).png"/>
                      <pic:cNvPicPr/>
                    </pic:nvPicPr>
                    <pic:blipFill>
                      <a:blip r:embed="rId32">
                        <a:extLst>
                          <a:ext uri="{28A0092B-C50C-407E-A947-70E740481C1C}">
                            <a14:useLocalDpi xmlns:a14="http://schemas.microsoft.com/office/drawing/2010/main" val="0"/>
                          </a:ext>
                        </a:extLst>
                      </a:blip>
                      <a:stretch>
                        <a:fillRect/>
                      </a:stretch>
                    </pic:blipFill>
                    <pic:spPr>
                      <a:xfrm>
                        <a:off x="0" y="0"/>
                        <a:ext cx="5519197" cy="2207679"/>
                      </a:xfrm>
                      <a:prstGeom prst="rect">
                        <a:avLst/>
                      </a:prstGeom>
                    </pic:spPr>
                  </pic:pic>
                </a:graphicData>
              </a:graphic>
            </wp:inline>
          </w:drawing>
        </w:r>
      </w:ins>
    </w:p>
    <w:p w14:paraId="3DD497C1" w14:textId="22C541C6" w:rsidR="00F14F53" w:rsidRPr="00D546BC" w:rsidRDefault="00F14F53">
      <w:pPr>
        <w:rPr>
          <w:ins w:id="2459" w:author="Samylla Oliveira" w:date="2020-08-25T14:47:00Z"/>
          <w:rFonts w:ascii="Times New Roman" w:hAnsi="Times New Roman" w:cs="Times New Roman"/>
          <w:rPrChange w:id="2460" w:author="Samylla Oliveira" w:date="2020-08-27T11:07:00Z">
            <w:rPr>
              <w:ins w:id="2461" w:author="Samylla Oliveira" w:date="2020-08-25T14:47:00Z"/>
            </w:rPr>
          </w:rPrChange>
        </w:rPr>
        <w:pPrChange w:id="2462" w:author="Samylla Oliveira" w:date="2020-08-25T11:44:00Z">
          <w:pPr>
            <w:pStyle w:val="Legenda"/>
            <w:keepNext/>
          </w:pPr>
        </w:pPrChange>
      </w:pPr>
      <w:ins w:id="2463" w:author="Samylla Oliveira" w:date="2020-08-25T14:45:00Z">
        <w:r w:rsidRPr="00825239">
          <w:rPr>
            <w:rFonts w:ascii="Times New Roman" w:hAnsi="Times New Roman" w:cs="Times New Roman"/>
            <w:lang w:val="pt-BR"/>
            <w:rPrChange w:id="2464" w:author="Samylla Oliveira" w:date="2020-08-25T16:21:00Z">
              <w:rPr>
                <w:iCs w:val="0"/>
              </w:rPr>
            </w:rPrChange>
          </w:rPr>
          <w:t>Figura 5 A: comparaç</w:t>
        </w:r>
      </w:ins>
      <w:ins w:id="2465" w:author="Samylla Oliveira" w:date="2020-08-25T14:46:00Z">
        <w:r w:rsidRPr="00825239">
          <w:rPr>
            <w:rFonts w:ascii="Times New Roman" w:hAnsi="Times New Roman" w:cs="Times New Roman"/>
            <w:lang w:val="pt-BR"/>
            <w:rPrChange w:id="2466" w:author="Samylla Oliveira" w:date="2020-08-25T16:21:00Z">
              <w:rPr>
                <w:iCs w:val="0"/>
              </w:rPr>
            </w:rPrChange>
          </w:rPr>
          <w:t xml:space="preserve">ão dos cenários água bruta e </w:t>
        </w:r>
        <w:proofErr w:type="spellStart"/>
        <w:r w:rsidRPr="00825239">
          <w:rPr>
            <w:rFonts w:ascii="Times New Roman" w:hAnsi="Times New Roman" w:cs="Times New Roman"/>
            <w:lang w:val="pt-BR"/>
            <w:rPrChange w:id="2467" w:author="Samylla Oliveira" w:date="2020-08-25T16:21:00Z">
              <w:rPr>
                <w:iCs w:val="0"/>
              </w:rPr>
            </w:rPrChange>
          </w:rPr>
          <w:t>mesocosmos</w:t>
        </w:r>
        <w:proofErr w:type="spellEnd"/>
        <w:r w:rsidRPr="00825239">
          <w:rPr>
            <w:rFonts w:ascii="Times New Roman" w:hAnsi="Times New Roman" w:cs="Times New Roman"/>
            <w:lang w:val="pt-BR"/>
            <w:rPrChange w:id="2468" w:author="Samylla Oliveira" w:date="2020-08-25T16:21:00Z">
              <w:rPr>
                <w:iCs w:val="0"/>
              </w:rPr>
            </w:rPrChange>
          </w:rPr>
          <w:t xml:space="preserve"> controles, 5B:</w:t>
        </w:r>
      </w:ins>
      <w:ins w:id="2469" w:author="Samylla Oliveira" w:date="2020-08-25T16:21:00Z">
        <w:r w:rsidR="00825239">
          <w:rPr>
            <w:rFonts w:ascii="Times New Roman" w:hAnsi="Times New Roman" w:cs="Times New Roman"/>
            <w:lang w:val="pt-BR"/>
          </w:rPr>
          <w:t xml:space="preserve"> </w:t>
        </w:r>
      </w:ins>
      <w:ins w:id="2470" w:author="Samylla Oliveira" w:date="2020-08-25T14:46:00Z">
        <w:r w:rsidRPr="00825239">
          <w:rPr>
            <w:rFonts w:ascii="Times New Roman" w:hAnsi="Times New Roman" w:cs="Times New Roman"/>
            <w:lang w:val="pt-BR"/>
            <w:rPrChange w:id="2471" w:author="Samylla Oliveira" w:date="2020-08-25T16:21:00Z">
              <w:rPr>
                <w:iCs w:val="0"/>
              </w:rPr>
            </w:rPrChange>
          </w:rPr>
          <w:t xml:space="preserve">cenário </w:t>
        </w:r>
        <w:proofErr w:type="spellStart"/>
        <w:r w:rsidRPr="00825239">
          <w:rPr>
            <w:rFonts w:ascii="Times New Roman" w:hAnsi="Times New Roman" w:cs="Times New Roman"/>
            <w:lang w:val="pt-BR"/>
            <w:rPrChange w:id="2472" w:author="Samylla Oliveira" w:date="2020-08-25T16:21:00Z">
              <w:rPr>
                <w:iCs w:val="0"/>
              </w:rPr>
            </w:rPrChange>
          </w:rPr>
          <w:t>mesocosmos</w:t>
        </w:r>
        <w:proofErr w:type="spellEnd"/>
        <w:r w:rsidRPr="00825239">
          <w:rPr>
            <w:rFonts w:ascii="Times New Roman" w:hAnsi="Times New Roman" w:cs="Times New Roman"/>
            <w:lang w:val="pt-BR"/>
            <w:rPrChange w:id="2473" w:author="Samylla Oliveira" w:date="2020-08-25T16:21:00Z">
              <w:rPr>
                <w:iCs w:val="0"/>
              </w:rPr>
            </w:rPrChange>
          </w:rPr>
          <w:t xml:space="preserve"> controle e </w:t>
        </w:r>
        <w:proofErr w:type="spellStart"/>
        <w:r w:rsidRPr="00825239">
          <w:rPr>
            <w:rFonts w:ascii="Times New Roman" w:hAnsi="Times New Roman" w:cs="Times New Roman"/>
            <w:lang w:val="pt-BR"/>
            <w:rPrChange w:id="2474" w:author="Samylla Oliveira" w:date="2020-08-25T16:21:00Z">
              <w:rPr>
                <w:iCs w:val="0"/>
              </w:rPr>
            </w:rPrChange>
          </w:rPr>
          <w:t>mesocosmos</w:t>
        </w:r>
        <w:proofErr w:type="spellEnd"/>
        <w:r w:rsidRPr="00825239">
          <w:rPr>
            <w:rFonts w:ascii="Times New Roman" w:hAnsi="Times New Roman" w:cs="Times New Roman"/>
            <w:lang w:val="pt-BR"/>
            <w:rPrChange w:id="2475" w:author="Samylla Oliveira" w:date="2020-08-25T16:21:00Z">
              <w:rPr>
                <w:iCs w:val="0"/>
              </w:rPr>
            </w:rPrChange>
          </w:rPr>
          <w:t xml:space="preserve"> tratamento, 5</w:t>
        </w:r>
      </w:ins>
      <w:ins w:id="2476" w:author="Samylla Oliveira" w:date="2020-08-25T14:47:00Z">
        <w:r w:rsidRPr="00825239">
          <w:rPr>
            <w:rFonts w:ascii="Times New Roman" w:hAnsi="Times New Roman" w:cs="Times New Roman"/>
            <w:lang w:val="pt-BR"/>
            <w:rPrChange w:id="2477" w:author="Samylla Oliveira" w:date="2020-08-25T16:21:00Z">
              <w:rPr>
                <w:iCs w:val="0"/>
              </w:rPr>
            </w:rPrChange>
          </w:rPr>
          <w:t>C:</w:t>
        </w:r>
      </w:ins>
    </w:p>
    <w:p w14:paraId="2CE01C21" w14:textId="770AC621" w:rsidR="00C06085" w:rsidRDefault="00053F87" w:rsidP="00053F87">
      <w:pPr>
        <w:rPr>
          <w:ins w:id="2478" w:author="Allan Clemente de Souza" w:date="2020-10-04T23:22:00Z"/>
          <w:rFonts w:ascii="Times New Roman" w:hAnsi="Times New Roman" w:cs="Times New Roman"/>
          <w:lang w:val="pt-BR"/>
        </w:rPr>
      </w:pPr>
      <w:ins w:id="2479" w:author="Allan Clemente de Souza" w:date="2020-10-04T22:17:00Z">
        <w:r w:rsidRPr="00FF7F86">
          <w:rPr>
            <w:rFonts w:ascii="Times New Roman" w:hAnsi="Times New Roman" w:cs="Times New Roman"/>
            <w:highlight w:val="yellow"/>
            <w:lang w:val="pt-BR"/>
          </w:rPr>
          <w:t>Os resultados apresentados na Figura 5</w:t>
        </w:r>
        <w:r>
          <w:rPr>
            <w:rFonts w:ascii="Times New Roman" w:hAnsi="Times New Roman" w:cs="Times New Roman"/>
            <w:highlight w:val="yellow"/>
            <w:lang w:val="pt-BR"/>
          </w:rPr>
          <w:t>A</w:t>
        </w:r>
        <w:r w:rsidRPr="00FF7F86">
          <w:rPr>
            <w:rFonts w:ascii="Times New Roman" w:hAnsi="Times New Roman" w:cs="Times New Roman"/>
            <w:highlight w:val="yellow"/>
            <w:lang w:val="pt-BR"/>
          </w:rPr>
          <w:t xml:space="preserve"> visam elucidar a questão do impacto na integridade celular das espécies de algas e cianobactérias após o isolamento das amostras </w:t>
        </w:r>
        <w:r w:rsidRPr="00FF7F86">
          <w:rPr>
            <w:rFonts w:ascii="Times New Roman" w:hAnsi="Times New Roman" w:cs="Times New Roman"/>
            <w:highlight w:val="yellow"/>
            <w:lang w:val="pt-BR"/>
          </w:rPr>
          <w:lastRenderedPageBreak/>
          <w:t xml:space="preserve">de água </w:t>
        </w:r>
        <w:r w:rsidRPr="00FF7F86">
          <w:rPr>
            <w:rFonts w:ascii="Times New Roman" w:hAnsi="Times New Roman" w:cs="Times New Roman"/>
            <w:i/>
            <w:highlight w:val="yellow"/>
            <w:lang w:val="pt-BR"/>
          </w:rPr>
          <w:t>in natura</w:t>
        </w:r>
        <w:r w:rsidRPr="00FF7F86">
          <w:rPr>
            <w:rFonts w:ascii="Times New Roman" w:hAnsi="Times New Roman" w:cs="Times New Roman"/>
            <w:highlight w:val="yellow"/>
            <w:lang w:val="pt-BR"/>
          </w:rPr>
          <w:t xml:space="preserve"> introduzida nos </w:t>
        </w:r>
        <w:proofErr w:type="spellStart"/>
        <w:r w:rsidRPr="00FF7F86">
          <w:rPr>
            <w:rFonts w:ascii="Times New Roman" w:hAnsi="Times New Roman" w:cs="Times New Roman"/>
            <w:highlight w:val="yellow"/>
            <w:lang w:val="pt-BR"/>
          </w:rPr>
          <w:t>mesocosmos</w:t>
        </w:r>
        <w:proofErr w:type="spellEnd"/>
        <w:r w:rsidRPr="00FF7F86">
          <w:rPr>
            <w:rFonts w:ascii="Times New Roman" w:hAnsi="Times New Roman" w:cs="Times New Roman"/>
            <w:highlight w:val="yellow"/>
            <w:lang w:val="pt-BR"/>
          </w:rPr>
          <w:t xml:space="preserve"> no tempo 0 horas do experimento.</w:t>
        </w:r>
      </w:ins>
      <w:ins w:id="2480" w:author="Allan Clemente de Souza" w:date="2020-10-04T23:18:00Z">
        <w:r w:rsidR="00C06085">
          <w:rPr>
            <w:rFonts w:ascii="Times New Roman" w:hAnsi="Times New Roman" w:cs="Times New Roman"/>
            <w:lang w:val="pt-BR"/>
          </w:rPr>
          <w:t xml:space="preserve"> Com base </w:t>
        </w:r>
      </w:ins>
      <w:ins w:id="2481" w:author="Allan Clemente de Souza" w:date="2020-10-04T23:21:00Z">
        <w:r w:rsidR="00C06085">
          <w:rPr>
            <w:rFonts w:ascii="Times New Roman" w:hAnsi="Times New Roman" w:cs="Times New Roman"/>
            <w:lang w:val="pt-BR"/>
          </w:rPr>
          <w:t>nessa figura</w:t>
        </w:r>
      </w:ins>
      <w:ins w:id="2482" w:author="Allan Clemente de Souza" w:date="2020-10-04T23:18:00Z">
        <w:r w:rsidR="00C06085">
          <w:rPr>
            <w:rFonts w:ascii="Times New Roman" w:hAnsi="Times New Roman" w:cs="Times New Roman"/>
            <w:lang w:val="pt-BR"/>
          </w:rPr>
          <w:t>, apenas</w:t>
        </w:r>
      </w:ins>
      <w:ins w:id="2483" w:author="Allan Clemente de Souza" w:date="2020-10-04T23:19:00Z">
        <w:r w:rsidR="00C06085">
          <w:rPr>
            <w:rFonts w:ascii="Times New Roman" w:hAnsi="Times New Roman" w:cs="Times New Roman"/>
            <w:lang w:val="pt-BR"/>
          </w:rPr>
          <w:t xml:space="preserve"> em 168 h observou-se que as chances de encontrar células íntegras foram </w:t>
        </w:r>
      </w:ins>
      <w:ins w:id="2484" w:author="Allan Clemente de Souza" w:date="2020-10-04T23:21:00Z">
        <w:r w:rsidR="00C06085">
          <w:rPr>
            <w:rFonts w:ascii="Times New Roman" w:hAnsi="Times New Roman" w:cs="Times New Roman"/>
            <w:lang w:val="pt-BR"/>
          </w:rPr>
          <w:t>menores</w:t>
        </w:r>
      </w:ins>
      <w:ins w:id="2485" w:author="Allan Clemente de Souza" w:date="2020-10-04T23:19:00Z">
        <w:r w:rsidR="00C06085">
          <w:rPr>
            <w:rFonts w:ascii="Times New Roman" w:hAnsi="Times New Roman" w:cs="Times New Roman"/>
            <w:lang w:val="pt-BR"/>
          </w:rPr>
          <w:t xml:space="preserve"> no </w:t>
        </w:r>
      </w:ins>
      <w:ins w:id="2486" w:author="Allan Clemente de Souza" w:date="2020-10-04T23:20:00Z">
        <w:r w:rsidR="00C06085">
          <w:rPr>
            <w:rFonts w:ascii="Times New Roman" w:hAnsi="Times New Roman" w:cs="Times New Roman"/>
            <w:lang w:val="pt-BR"/>
          </w:rPr>
          <w:t xml:space="preserve">isolamento do que no </w:t>
        </w:r>
      </w:ins>
      <w:ins w:id="2487" w:author="Allan Clemente de Souza" w:date="2020-10-04T23:21:00Z">
        <w:r w:rsidR="00C06085">
          <w:rPr>
            <w:rFonts w:ascii="Times New Roman" w:hAnsi="Times New Roman" w:cs="Times New Roman"/>
            <w:lang w:val="pt-BR"/>
          </w:rPr>
          <w:t>controle</w:t>
        </w:r>
      </w:ins>
      <w:ins w:id="2488" w:author="Allan Clemente de Souza" w:date="2020-10-04T23:20:00Z">
        <w:r w:rsidR="00C06085">
          <w:rPr>
            <w:rFonts w:ascii="Times New Roman" w:hAnsi="Times New Roman" w:cs="Times New Roman"/>
            <w:lang w:val="pt-BR"/>
          </w:rPr>
          <w:t xml:space="preserve">. </w:t>
        </w:r>
      </w:ins>
    </w:p>
    <w:p w14:paraId="43BB5793" w14:textId="68D37771" w:rsidR="00B46558" w:rsidDel="009E66E4" w:rsidRDefault="00C06085">
      <w:pPr>
        <w:rPr>
          <w:del w:id="2489" w:author="Samylla Oliveira" w:date="2020-08-25T11:44:00Z"/>
          <w:rFonts w:ascii="Times New Roman" w:hAnsi="Times New Roman" w:cs="Times New Roman"/>
          <w:lang w:val="pt-BR"/>
        </w:rPr>
      </w:pPr>
      <w:ins w:id="2490" w:author="Allan Clemente de Souza" w:date="2020-10-04T23:22:00Z">
        <w:r>
          <w:rPr>
            <w:rFonts w:ascii="Times New Roman" w:hAnsi="Times New Roman" w:cs="Times New Roman"/>
            <w:lang w:val="pt-BR"/>
          </w:rPr>
          <w:t xml:space="preserve">Com base na Figura 5B, </w:t>
        </w:r>
      </w:ins>
      <w:ins w:id="2491" w:author="Allan Clemente de Souza" w:date="2020-10-04T23:23:00Z">
        <w:r>
          <w:rPr>
            <w:rFonts w:ascii="Times New Roman" w:hAnsi="Times New Roman" w:cs="Times New Roman"/>
            <w:lang w:val="pt-BR"/>
          </w:rPr>
          <w:t xml:space="preserve">o tratamento foi efetivo para </w:t>
        </w:r>
      </w:ins>
      <w:ins w:id="2492" w:author="Allan Clemente de Souza" w:date="2020-10-04T23:27:00Z">
        <w:r w:rsidR="00E40460">
          <w:rPr>
            <w:rFonts w:ascii="Times New Roman" w:hAnsi="Times New Roman" w:cs="Times New Roman"/>
            <w:lang w:val="pt-BR"/>
          </w:rPr>
          <w:t>todos os tempos</w:t>
        </w:r>
      </w:ins>
      <w:ins w:id="2493" w:author="Allan Clemente de Souza" w:date="2020-10-04T23:23:00Z">
        <w:r>
          <w:rPr>
            <w:rFonts w:ascii="Times New Roman" w:hAnsi="Times New Roman" w:cs="Times New Roman"/>
            <w:lang w:val="pt-BR"/>
          </w:rPr>
          <w:t xml:space="preserve">, uma vez que os OR </w:t>
        </w:r>
      </w:ins>
      <w:ins w:id="2494" w:author="Allan Clemente de Souza" w:date="2020-10-04T23:25:00Z">
        <w:r>
          <w:rPr>
            <w:rFonts w:ascii="Times New Roman" w:hAnsi="Times New Roman" w:cs="Times New Roman"/>
            <w:lang w:val="pt-BR"/>
          </w:rPr>
          <w:t>e seus respectivos intervalos de confiança encontram-se abaixo da linha</w:t>
        </w:r>
      </w:ins>
      <w:ins w:id="2495" w:author="Allan Clemente de Souza" w:date="2020-10-04T23:26:00Z">
        <w:r>
          <w:rPr>
            <w:rFonts w:ascii="Times New Roman" w:hAnsi="Times New Roman" w:cs="Times New Roman"/>
            <w:lang w:val="pt-BR"/>
          </w:rPr>
          <w:t xml:space="preserve">. Assim, </w:t>
        </w:r>
      </w:ins>
      <w:ins w:id="2496" w:author="Allan Clemente de Souza" w:date="2020-10-04T23:33:00Z">
        <w:r w:rsidR="009E66E4">
          <w:rPr>
            <w:rFonts w:ascii="Times New Roman" w:hAnsi="Times New Roman" w:cs="Times New Roman"/>
            <w:lang w:val="pt-BR"/>
          </w:rPr>
          <w:t xml:space="preserve">de um modo geral, os organismos do </w:t>
        </w:r>
      </w:ins>
      <w:ins w:id="2497" w:author="Allan Clemente de Souza" w:date="2020-10-04T23:28:00Z">
        <w:r w:rsidR="00E40460">
          <w:rPr>
            <w:rFonts w:ascii="Times New Roman" w:hAnsi="Times New Roman" w:cs="Times New Roman"/>
            <w:lang w:val="pt-BR"/>
          </w:rPr>
          <w:t xml:space="preserve">Mesocosmos com tratamento </w:t>
        </w:r>
      </w:ins>
      <w:ins w:id="2498" w:author="Allan Clemente de Souza" w:date="2020-10-04T23:33:00Z">
        <w:r w:rsidR="009E66E4">
          <w:rPr>
            <w:rFonts w:ascii="Times New Roman" w:hAnsi="Times New Roman" w:cs="Times New Roman"/>
            <w:lang w:val="pt-BR"/>
          </w:rPr>
          <w:t xml:space="preserve">apresentam </w:t>
        </w:r>
      </w:ins>
      <w:ins w:id="2499" w:author="Allan Clemente de Souza" w:date="2020-10-04T23:29:00Z">
        <w:r w:rsidR="00E40460">
          <w:rPr>
            <w:rFonts w:ascii="Times New Roman" w:hAnsi="Times New Roman" w:cs="Times New Roman"/>
            <w:lang w:val="pt-BR"/>
          </w:rPr>
          <w:t xml:space="preserve">uma </w:t>
        </w:r>
      </w:ins>
      <w:ins w:id="2500" w:author="Allan Clemente de Souza" w:date="2020-10-04T23:34:00Z">
        <w:r w:rsidR="009E66E4">
          <w:rPr>
            <w:rFonts w:ascii="Times New Roman" w:hAnsi="Times New Roman" w:cs="Times New Roman"/>
            <w:lang w:val="pt-BR"/>
          </w:rPr>
          <w:t xml:space="preserve">menor </w:t>
        </w:r>
      </w:ins>
      <w:ins w:id="2501" w:author="Allan Clemente de Souza" w:date="2020-10-04T23:29:00Z">
        <w:r w:rsidR="00E40460">
          <w:rPr>
            <w:rFonts w:ascii="Times New Roman" w:hAnsi="Times New Roman" w:cs="Times New Roman"/>
            <w:lang w:val="pt-BR"/>
          </w:rPr>
          <w:t>chance de integr</w:t>
        </w:r>
      </w:ins>
      <w:ins w:id="2502" w:author="Allan Clemente de Souza" w:date="2020-10-04T23:34:00Z">
        <w:r w:rsidR="009E66E4">
          <w:rPr>
            <w:rFonts w:ascii="Times New Roman" w:hAnsi="Times New Roman" w:cs="Times New Roman"/>
            <w:lang w:val="pt-BR"/>
          </w:rPr>
          <w:t>idade celular</w:t>
        </w:r>
      </w:ins>
      <w:ins w:id="2503" w:author="Allan Clemente de Souza" w:date="2020-10-04T23:29:00Z">
        <w:r w:rsidR="00E40460">
          <w:rPr>
            <w:rFonts w:ascii="Times New Roman" w:hAnsi="Times New Roman" w:cs="Times New Roman"/>
            <w:lang w:val="pt-BR"/>
          </w:rPr>
          <w:t xml:space="preserve"> do que no controle. Ademais, </w:t>
        </w:r>
      </w:ins>
      <w:ins w:id="2504" w:author="Allan Clemente de Souza" w:date="2020-10-04T23:32:00Z">
        <w:r w:rsidR="004B22B2">
          <w:rPr>
            <w:rFonts w:ascii="Times New Roman" w:hAnsi="Times New Roman" w:cs="Times New Roman"/>
            <w:lang w:val="pt-BR"/>
          </w:rPr>
          <w:t>com exceção de 168 h</w:t>
        </w:r>
        <w:r w:rsidR="004B22B2">
          <w:rPr>
            <w:rFonts w:ascii="Times New Roman" w:hAnsi="Times New Roman" w:cs="Times New Roman"/>
            <w:lang w:val="pt-BR"/>
          </w:rPr>
          <w:t xml:space="preserve"> e </w:t>
        </w:r>
      </w:ins>
      <w:ins w:id="2505" w:author="Allan Clemente de Souza" w:date="2020-10-04T23:29:00Z">
        <w:r w:rsidR="00E40460">
          <w:rPr>
            <w:rFonts w:ascii="Times New Roman" w:hAnsi="Times New Roman" w:cs="Times New Roman"/>
            <w:lang w:val="pt-BR"/>
          </w:rPr>
          <w:t xml:space="preserve">com base </w:t>
        </w:r>
      </w:ins>
      <w:ins w:id="2506" w:author="Allan Clemente de Souza" w:date="2020-10-04T23:32:00Z">
        <w:r w:rsidR="004B22B2">
          <w:rPr>
            <w:rFonts w:ascii="Times New Roman" w:hAnsi="Times New Roman" w:cs="Times New Roman"/>
            <w:lang w:val="pt-BR"/>
          </w:rPr>
          <w:t>em</w:t>
        </w:r>
      </w:ins>
      <w:ins w:id="2507" w:author="Allan Clemente de Souza" w:date="2020-10-04T23:29:00Z">
        <w:r w:rsidR="00E40460">
          <w:rPr>
            <w:rFonts w:ascii="Times New Roman" w:hAnsi="Times New Roman" w:cs="Times New Roman"/>
            <w:lang w:val="pt-BR"/>
          </w:rPr>
          <w:t xml:space="preserve"> 5A, </w:t>
        </w:r>
      </w:ins>
      <w:ins w:id="2508" w:author="Allan Clemente de Souza" w:date="2020-10-04T23:30:00Z">
        <w:r w:rsidR="00E40460">
          <w:rPr>
            <w:rFonts w:ascii="Times New Roman" w:hAnsi="Times New Roman" w:cs="Times New Roman"/>
            <w:lang w:val="pt-BR"/>
          </w:rPr>
          <w:t xml:space="preserve">os resultados não foram inflacionados pelo </w:t>
        </w:r>
      </w:ins>
      <w:ins w:id="2509" w:author="Allan Clemente de Souza" w:date="2020-10-04T23:31:00Z">
        <w:r w:rsidR="00E40460">
          <w:rPr>
            <w:rFonts w:ascii="Times New Roman" w:hAnsi="Times New Roman" w:cs="Times New Roman"/>
            <w:lang w:val="pt-BR"/>
          </w:rPr>
          <w:t xml:space="preserve">isolamento. </w:t>
        </w:r>
      </w:ins>
    </w:p>
    <w:p w14:paraId="139A167A" w14:textId="195CF36E" w:rsidR="009E66E4" w:rsidRDefault="009E66E4">
      <w:pPr>
        <w:rPr>
          <w:ins w:id="2510" w:author="Allan Clemente de Souza" w:date="2020-10-04T23:35:00Z"/>
          <w:rFonts w:ascii="Times New Roman" w:hAnsi="Times New Roman" w:cs="Times New Roman"/>
          <w:lang w:val="pt-BR"/>
        </w:rPr>
      </w:pPr>
    </w:p>
    <w:p w14:paraId="62C945D8" w14:textId="58FF0BEF" w:rsidR="00657E81" w:rsidRPr="00DA6FEE" w:rsidDel="009E66E4" w:rsidRDefault="009E66E4" w:rsidP="00B35287">
      <w:pPr>
        <w:rPr>
          <w:del w:id="2511" w:author="Allan Clemente de Souza" w:date="2020-10-04T23:36:00Z"/>
          <w:rFonts w:ascii="Times New Roman" w:hAnsi="Times New Roman" w:cs="Times New Roman"/>
          <w:lang w:val="pt-BR"/>
        </w:rPr>
        <w:pPrChange w:id="2512" w:author="Allan Clemente de Souza" w:date="2020-10-04T23:38:00Z">
          <w:pPr/>
        </w:pPrChange>
      </w:pPr>
      <w:ins w:id="2513" w:author="Allan Clemente de Souza" w:date="2020-10-04T23:37:00Z">
        <w:r>
          <w:rPr>
            <w:rFonts w:ascii="Times New Roman" w:hAnsi="Times New Roman" w:cs="Times New Roman"/>
            <w:lang w:val="pt-BR"/>
          </w:rPr>
          <w:t>Com base na</w:t>
        </w:r>
      </w:ins>
      <w:ins w:id="2514" w:author="Allan Clemente de Souza" w:date="2020-10-04T23:36:00Z">
        <w:r>
          <w:rPr>
            <w:rFonts w:ascii="Times New Roman" w:hAnsi="Times New Roman" w:cs="Times New Roman"/>
            <w:lang w:val="pt-BR"/>
          </w:rPr>
          <w:t xml:space="preserve"> Figura 5C</w:t>
        </w:r>
      </w:ins>
      <w:ins w:id="2515" w:author="Allan Clemente de Souza" w:date="2020-10-04T23:37:00Z">
        <w:r w:rsidR="00B35287">
          <w:rPr>
            <w:rFonts w:ascii="Times New Roman" w:hAnsi="Times New Roman" w:cs="Times New Roman"/>
            <w:lang w:val="pt-BR"/>
          </w:rPr>
          <w:t xml:space="preserve">, identificou-se que </w:t>
        </w:r>
      </w:ins>
      <w:commentRangeStart w:id="2516"/>
      <w:commentRangeStart w:id="2517"/>
      <w:commentRangeEnd w:id="2516"/>
      <w:del w:id="2518" w:author="Allan Clemente de Souza" w:date="2020-10-04T23:38:00Z">
        <w:r w:rsidR="00657E81" w:rsidRPr="00DA6FEE" w:rsidDel="00B35287">
          <w:rPr>
            <w:rStyle w:val="Refdecomentrio"/>
            <w:rFonts w:ascii="Times New Roman" w:hAnsi="Times New Roman" w:cs="Times New Roman"/>
          </w:rPr>
          <w:commentReference w:id="2516"/>
        </w:r>
        <w:r w:rsidR="0038716F" w:rsidDel="00B35287">
          <w:rPr>
            <w:rFonts w:ascii="Times New Roman" w:hAnsi="Times New Roman" w:cs="Times New Roman"/>
            <w:noProof/>
            <w:lang w:val="pt-BR" w:eastAsia="pt-BR"/>
          </w:rPr>
          <w:drawing>
            <wp:inline distT="0" distB="0" distL="0" distR="0" wp14:anchorId="6F8A47C7" wp14:editId="594D39C7">
              <wp:extent cx="5401310" cy="2028825"/>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b="76191"/>
                      <a:stretch/>
                    </pic:blipFill>
                    <pic:spPr bwMode="auto">
                      <a:xfrm>
                        <a:off x="0" y="0"/>
                        <a:ext cx="5401310" cy="2028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517"/>
        <w:r w:rsidR="005E658B" w:rsidDel="00B35287">
          <w:rPr>
            <w:rStyle w:val="Refdecomentrio"/>
            <w:rFonts w:eastAsiaTheme="minorHAnsi" w:cstheme="minorBidi"/>
            <w:lang w:val="pt-BR"/>
          </w:rPr>
          <w:commentReference w:id="2517"/>
        </w:r>
      </w:del>
    </w:p>
    <w:p w14:paraId="47980BF9" w14:textId="3F288E07" w:rsidR="004D4A61" w:rsidRDefault="002F5A47" w:rsidP="00B35287">
      <w:pPr>
        <w:rPr>
          <w:rFonts w:ascii="Times New Roman" w:hAnsi="Times New Roman" w:cs="Times New Roman"/>
          <w:lang w:val="pt-BR"/>
        </w:rPr>
        <w:pPrChange w:id="2519" w:author="Allan Clemente de Souza" w:date="2020-10-04T23:38:00Z">
          <w:pPr/>
        </w:pPrChange>
      </w:pPr>
      <w:del w:id="2520" w:author="Allan Clemente de Souza" w:date="2020-10-04T23:36:00Z">
        <w:r w:rsidRPr="00FF7F86" w:rsidDel="009E66E4">
          <w:rPr>
            <w:rFonts w:ascii="Times New Roman" w:hAnsi="Times New Roman" w:cs="Times New Roman"/>
            <w:highlight w:val="yellow"/>
            <w:lang w:val="pt-BR"/>
          </w:rPr>
          <w:delText>Q</w:delText>
        </w:r>
      </w:del>
      <w:del w:id="2521" w:author="Allan Clemente de Souza" w:date="2020-10-04T23:38:00Z">
        <w:r w:rsidRPr="00FF7F86" w:rsidDel="00B35287">
          <w:rPr>
            <w:rFonts w:ascii="Times New Roman" w:hAnsi="Times New Roman" w:cs="Times New Roman"/>
            <w:highlight w:val="yellow"/>
            <w:lang w:val="pt-BR"/>
          </w:rPr>
          <w:delText xml:space="preserve">uando avaliado se </w:delText>
        </w:r>
      </w:del>
      <w:r w:rsidRPr="00FF7F86">
        <w:rPr>
          <w:rFonts w:ascii="Times New Roman" w:hAnsi="Times New Roman" w:cs="Times New Roman"/>
          <w:highlight w:val="yellow"/>
          <w:lang w:val="pt-BR"/>
        </w:rPr>
        <w:t>houve um maior impacto na integridade celular das espécies de cianobactérias que d</w:t>
      </w:r>
      <w:r w:rsidR="00CE3594" w:rsidRPr="00FF7F86">
        <w:rPr>
          <w:rFonts w:ascii="Times New Roman" w:hAnsi="Times New Roman" w:cs="Times New Roman"/>
          <w:highlight w:val="yellow"/>
          <w:lang w:val="pt-BR"/>
        </w:rPr>
        <w:t>os</w:t>
      </w:r>
      <w:r w:rsidRPr="00FF7F86">
        <w:rPr>
          <w:rFonts w:ascii="Times New Roman" w:hAnsi="Times New Roman" w:cs="Times New Roman"/>
          <w:highlight w:val="yellow"/>
          <w:lang w:val="pt-BR"/>
        </w:rPr>
        <w:t xml:space="preserve"> </w:t>
      </w:r>
      <w:r w:rsidR="00CE3594" w:rsidRPr="00FF7F86">
        <w:rPr>
          <w:rFonts w:ascii="Times New Roman" w:hAnsi="Times New Roman" w:cs="Times New Roman"/>
          <w:highlight w:val="yellow"/>
          <w:lang w:val="pt-BR"/>
        </w:rPr>
        <w:t xml:space="preserve">gêneros de </w:t>
      </w:r>
      <w:r w:rsidRPr="00FF7F86">
        <w:rPr>
          <w:rFonts w:ascii="Times New Roman" w:hAnsi="Times New Roman" w:cs="Times New Roman"/>
          <w:highlight w:val="yellow"/>
          <w:lang w:val="pt-BR"/>
        </w:rPr>
        <w:t>algas</w:t>
      </w:r>
      <w:r w:rsidR="004F10C0" w:rsidRPr="00FF7F86">
        <w:rPr>
          <w:rFonts w:ascii="Times New Roman" w:hAnsi="Times New Roman" w:cs="Times New Roman"/>
          <w:highlight w:val="yellow"/>
          <w:lang w:val="pt-BR"/>
        </w:rPr>
        <w:t xml:space="preserve"> avaliadas</w:t>
      </w:r>
      <w:r w:rsidRPr="00FF7F86">
        <w:rPr>
          <w:rFonts w:ascii="Times New Roman" w:hAnsi="Times New Roman" w:cs="Times New Roman"/>
          <w:highlight w:val="yellow"/>
          <w:lang w:val="pt-BR"/>
        </w:rPr>
        <w:t xml:space="preserve"> ao longo do tempo de tratamento</w:t>
      </w:r>
      <w:ins w:id="2522" w:author="Allan Clemente de Souza" w:date="2020-10-04T23:40:00Z">
        <w:r w:rsidR="00B35287">
          <w:rPr>
            <w:rFonts w:ascii="Times New Roman" w:hAnsi="Times New Roman" w:cs="Times New Roman"/>
            <w:highlight w:val="yellow"/>
            <w:lang w:val="pt-BR"/>
          </w:rPr>
          <w:t>.</w:t>
        </w:r>
      </w:ins>
      <w:del w:id="2523" w:author="Allan Clemente de Souza" w:date="2020-10-04T23:40:00Z">
        <w:r w:rsidR="00905DD9" w:rsidRPr="00FF7F86" w:rsidDel="00B35287">
          <w:rPr>
            <w:rFonts w:ascii="Times New Roman" w:hAnsi="Times New Roman" w:cs="Times New Roman"/>
            <w:highlight w:val="yellow"/>
            <w:lang w:val="pt-BR"/>
          </w:rPr>
          <w:delText xml:space="preserve"> (Figura </w:delText>
        </w:r>
      </w:del>
      <w:del w:id="2524" w:author="Samylla Oliveira" w:date="2020-08-03T16:21:00Z">
        <w:r w:rsidR="00905DD9" w:rsidRPr="00FF7F86" w:rsidDel="00A35B42">
          <w:rPr>
            <w:rFonts w:ascii="Times New Roman" w:hAnsi="Times New Roman" w:cs="Times New Roman"/>
            <w:highlight w:val="yellow"/>
            <w:lang w:val="pt-BR"/>
          </w:rPr>
          <w:delText>5A</w:delText>
        </w:r>
      </w:del>
      <w:ins w:id="2525" w:author="Samylla Oliveira" w:date="2020-08-03T16:21:00Z">
        <w:del w:id="2526" w:author="Allan Clemente de Souza" w:date="2020-10-04T23:40:00Z">
          <w:r w:rsidR="00A35B42" w:rsidRPr="00FF7F86" w:rsidDel="00B35287">
            <w:rPr>
              <w:rFonts w:ascii="Times New Roman" w:hAnsi="Times New Roman" w:cs="Times New Roman"/>
              <w:highlight w:val="yellow"/>
              <w:lang w:val="pt-BR"/>
            </w:rPr>
            <w:delText>5</w:delText>
          </w:r>
          <w:r w:rsidR="00A35B42" w:rsidDel="00B35287">
            <w:rPr>
              <w:rFonts w:ascii="Times New Roman" w:hAnsi="Times New Roman" w:cs="Times New Roman"/>
              <w:highlight w:val="yellow"/>
              <w:lang w:val="pt-BR"/>
            </w:rPr>
            <w:delText>C</w:delText>
          </w:r>
        </w:del>
      </w:ins>
      <w:del w:id="2527" w:author="Allan Clemente de Souza" w:date="2020-10-04T23:40:00Z">
        <w:r w:rsidR="00905DD9" w:rsidRPr="00FF7F86" w:rsidDel="00B35287">
          <w:rPr>
            <w:rFonts w:ascii="Times New Roman" w:hAnsi="Times New Roman" w:cs="Times New Roman"/>
            <w:highlight w:val="yellow"/>
            <w:lang w:val="pt-BR"/>
          </w:rPr>
          <w:delText>)</w:delText>
        </w:r>
      </w:del>
      <w:r w:rsidRPr="00DA6FEE">
        <w:rPr>
          <w:rFonts w:ascii="Times New Roman" w:hAnsi="Times New Roman" w:cs="Times New Roman"/>
          <w:lang w:val="pt-BR"/>
        </w:rPr>
        <w:t xml:space="preserve"> </w:t>
      </w:r>
      <w:ins w:id="2528" w:author="Allan Clemente de Souza" w:date="2020-10-04T23:40:00Z">
        <w:r w:rsidR="00B35287">
          <w:rPr>
            <w:rFonts w:ascii="Times New Roman" w:hAnsi="Times New Roman" w:cs="Times New Roman"/>
            <w:lang w:val="pt-BR"/>
          </w:rPr>
          <w:t>O</w:t>
        </w:r>
      </w:ins>
      <w:del w:id="2529" w:author="Allan Clemente de Souza" w:date="2020-10-04T23:40:00Z">
        <w:r w:rsidRPr="00DA6FEE" w:rsidDel="00B35287">
          <w:rPr>
            <w:rFonts w:ascii="Times New Roman" w:hAnsi="Times New Roman" w:cs="Times New Roman"/>
            <w:lang w:val="pt-BR"/>
          </w:rPr>
          <w:delText>o</w:delText>
        </w:r>
      </w:del>
      <w:r w:rsidRPr="00DA6FEE">
        <w:rPr>
          <w:rFonts w:ascii="Times New Roman" w:hAnsi="Times New Roman" w:cs="Times New Roman"/>
          <w:lang w:val="pt-BR"/>
        </w:rPr>
        <w:t xml:space="preserve">bservou-se que </w:t>
      </w:r>
      <w:r w:rsidR="004D4A61">
        <w:rPr>
          <w:rFonts w:ascii="Times New Roman" w:hAnsi="Times New Roman" w:cs="Times New Roman"/>
          <w:lang w:val="pt-BR"/>
        </w:rPr>
        <w:t>nos tempos</w:t>
      </w:r>
      <w:r w:rsidR="00657E81" w:rsidRPr="00DA6FEE">
        <w:rPr>
          <w:rFonts w:ascii="Times New Roman" w:hAnsi="Times New Roman" w:cs="Times New Roman"/>
          <w:lang w:val="pt-BR"/>
        </w:rPr>
        <w:t xml:space="preserve"> 72</w:t>
      </w:r>
      <w:r w:rsidR="004D4A61">
        <w:rPr>
          <w:rFonts w:ascii="Times New Roman" w:hAnsi="Times New Roman" w:cs="Times New Roman"/>
          <w:lang w:val="pt-BR"/>
        </w:rPr>
        <w:t>, 168, 336 e 504</w:t>
      </w:r>
      <w:r w:rsidR="00657E81" w:rsidRPr="00DA6FEE">
        <w:rPr>
          <w:rFonts w:ascii="Times New Roman" w:hAnsi="Times New Roman" w:cs="Times New Roman"/>
          <w:lang w:val="pt-BR"/>
        </w:rPr>
        <w:t xml:space="preserve"> horas</w:t>
      </w:r>
      <w:r w:rsidRPr="00DA6FEE">
        <w:rPr>
          <w:rFonts w:ascii="Times New Roman" w:hAnsi="Times New Roman" w:cs="Times New Roman"/>
          <w:lang w:val="pt-BR"/>
        </w:rPr>
        <w:t xml:space="preserve"> </w:t>
      </w:r>
      <w:r w:rsidR="004D4A61" w:rsidRPr="004D4A61">
        <w:rPr>
          <w:rFonts w:ascii="Times New Roman" w:hAnsi="Times New Roman" w:cs="Times New Roman"/>
          <w:lang w:val="pt-BR"/>
        </w:rPr>
        <w:t>as cianobactérias são mais afetadas que as algas</w:t>
      </w:r>
      <w:r w:rsidR="004D4A61">
        <w:rPr>
          <w:rFonts w:ascii="Times New Roman" w:hAnsi="Times New Roman" w:cs="Times New Roman"/>
          <w:lang w:val="pt-BR"/>
        </w:rPr>
        <w:t xml:space="preserve"> apresentando uma</w:t>
      </w:r>
      <w:r w:rsidR="004D4A61" w:rsidRPr="004D4A61">
        <w:rPr>
          <w:rFonts w:ascii="Times New Roman" w:hAnsi="Times New Roman" w:cs="Times New Roman"/>
          <w:lang w:val="pt-BR"/>
        </w:rPr>
        <w:t xml:space="preserve"> razão de chances de encontrar algas </w:t>
      </w:r>
      <w:r w:rsidR="00CE3594">
        <w:rPr>
          <w:rFonts w:ascii="Times New Roman" w:hAnsi="Times New Roman" w:cs="Times New Roman"/>
          <w:lang w:val="pt-BR"/>
        </w:rPr>
        <w:t>í</w:t>
      </w:r>
      <w:r w:rsidR="004D4A61" w:rsidRPr="004D4A61">
        <w:rPr>
          <w:rFonts w:ascii="Times New Roman" w:hAnsi="Times New Roman" w:cs="Times New Roman"/>
          <w:lang w:val="pt-BR"/>
        </w:rPr>
        <w:t xml:space="preserve">ntegras </w:t>
      </w:r>
      <w:del w:id="2530" w:author="Jose Capelo Neto" w:date="2020-05-12T15:05:00Z">
        <w:r w:rsidR="004D4A61" w:rsidDel="009D15C6">
          <w:rPr>
            <w:rFonts w:ascii="Times New Roman" w:hAnsi="Times New Roman" w:cs="Times New Roman"/>
            <w:lang w:val="pt-BR"/>
          </w:rPr>
          <w:delText>de</w:delText>
        </w:r>
        <w:r w:rsidR="004D4A61" w:rsidRPr="004D4A61" w:rsidDel="009D15C6">
          <w:rPr>
            <w:rFonts w:ascii="Times New Roman" w:hAnsi="Times New Roman" w:cs="Times New Roman"/>
            <w:lang w:val="pt-BR"/>
          </w:rPr>
          <w:delText xml:space="preserve"> entorno de</w:delText>
        </w:r>
      </w:del>
      <w:ins w:id="2531" w:author="Jose Capelo Neto" w:date="2020-05-12T15:05:00Z">
        <w:r w:rsidR="009D15C6">
          <w:rPr>
            <w:rFonts w:ascii="Times New Roman" w:hAnsi="Times New Roman" w:cs="Times New Roman"/>
            <w:lang w:val="pt-BR"/>
          </w:rPr>
          <w:t>até</w:t>
        </w:r>
      </w:ins>
      <w:r w:rsidR="004D4A61" w:rsidRPr="004D4A61">
        <w:rPr>
          <w:rFonts w:ascii="Times New Roman" w:hAnsi="Times New Roman" w:cs="Times New Roman"/>
          <w:lang w:val="pt-BR"/>
        </w:rPr>
        <w:t xml:space="preserve"> </w:t>
      </w:r>
      <w:commentRangeStart w:id="2532"/>
      <w:r w:rsidR="004D4A61" w:rsidRPr="004D4A61">
        <w:rPr>
          <w:rFonts w:ascii="Times New Roman" w:hAnsi="Times New Roman" w:cs="Times New Roman"/>
          <w:lang w:val="pt-BR"/>
        </w:rPr>
        <w:t>12 x vezes maior</w:t>
      </w:r>
      <w:ins w:id="2533" w:author="Allan Clemente de Souza" w:date="2020-10-04T23:40:00Z">
        <w:r w:rsidR="00B35287">
          <w:rPr>
            <w:rFonts w:ascii="Times New Roman" w:hAnsi="Times New Roman" w:cs="Times New Roman"/>
            <w:lang w:val="pt-BR"/>
          </w:rPr>
          <w:t xml:space="preserve"> (considerand</w:t>
        </w:r>
      </w:ins>
      <w:ins w:id="2534" w:author="Allan Clemente de Souza" w:date="2020-10-04T23:41:00Z">
        <w:r w:rsidR="00B35287">
          <w:rPr>
            <w:rFonts w:ascii="Times New Roman" w:hAnsi="Times New Roman" w:cs="Times New Roman"/>
            <w:lang w:val="pt-BR"/>
          </w:rPr>
          <w:t>o-se os IC)</w:t>
        </w:r>
      </w:ins>
      <w:r w:rsidR="004D4A61" w:rsidRPr="004D4A61">
        <w:rPr>
          <w:rFonts w:ascii="Times New Roman" w:hAnsi="Times New Roman" w:cs="Times New Roman"/>
          <w:lang w:val="pt-BR"/>
        </w:rPr>
        <w:t xml:space="preserve"> </w:t>
      </w:r>
      <w:commentRangeEnd w:id="2532"/>
      <w:r w:rsidR="00DF5781">
        <w:rPr>
          <w:rStyle w:val="Refdecomentrio"/>
          <w:rFonts w:eastAsiaTheme="minorHAnsi" w:cstheme="minorBidi"/>
          <w:lang w:val="pt-BR"/>
        </w:rPr>
        <w:commentReference w:id="2532"/>
      </w:r>
      <w:r w:rsidR="004D4A61" w:rsidRPr="004D4A61">
        <w:rPr>
          <w:rFonts w:ascii="Times New Roman" w:hAnsi="Times New Roman" w:cs="Times New Roman"/>
          <w:lang w:val="pt-BR"/>
        </w:rPr>
        <w:t xml:space="preserve">que encontrar cianobactérias </w:t>
      </w:r>
      <w:r w:rsidR="00CE3594">
        <w:rPr>
          <w:rFonts w:ascii="Times New Roman" w:hAnsi="Times New Roman" w:cs="Times New Roman"/>
          <w:lang w:val="pt-BR"/>
        </w:rPr>
        <w:t>í</w:t>
      </w:r>
      <w:r w:rsidR="004D4A61" w:rsidRPr="004D4A61">
        <w:rPr>
          <w:rFonts w:ascii="Times New Roman" w:hAnsi="Times New Roman" w:cs="Times New Roman"/>
          <w:lang w:val="pt-BR"/>
        </w:rPr>
        <w:t>ntegras variando ao longo dos tempos experiment</w:t>
      </w:r>
      <w:r w:rsidR="00240FB6">
        <w:rPr>
          <w:rFonts w:ascii="Times New Roman" w:hAnsi="Times New Roman" w:cs="Times New Roman"/>
          <w:lang w:val="pt-BR"/>
        </w:rPr>
        <w:t>ai</w:t>
      </w:r>
      <w:r w:rsidR="004D4A61" w:rsidRPr="004D4A61">
        <w:rPr>
          <w:rFonts w:ascii="Times New Roman" w:hAnsi="Times New Roman" w:cs="Times New Roman"/>
          <w:lang w:val="pt-BR"/>
        </w:rPr>
        <w:t>s.</w:t>
      </w:r>
    </w:p>
    <w:p w14:paraId="76840998" w14:textId="3589EE1E" w:rsidR="00B35287" w:rsidRDefault="00657E81" w:rsidP="00657E81">
      <w:pPr>
        <w:rPr>
          <w:ins w:id="2535" w:author="Allan Clemente de Souza" w:date="2020-10-04T23:43:00Z"/>
          <w:rFonts w:ascii="Times New Roman" w:hAnsi="Times New Roman" w:cs="Times New Roman"/>
          <w:lang w:val="pt-BR"/>
        </w:rPr>
      </w:pPr>
      <w:r w:rsidRPr="00DA6FEE">
        <w:rPr>
          <w:rFonts w:ascii="Times New Roman" w:hAnsi="Times New Roman" w:cs="Times New Roman"/>
          <w:lang w:val="pt-BR"/>
        </w:rPr>
        <w:t xml:space="preserve">No tempo 720 horas, </w:t>
      </w:r>
      <w:commentRangeStart w:id="2536"/>
      <w:r w:rsidRPr="00DA6FEE">
        <w:rPr>
          <w:rFonts w:ascii="Times New Roman" w:hAnsi="Times New Roman" w:cs="Times New Roman"/>
          <w:lang w:val="pt-BR"/>
        </w:rPr>
        <w:t xml:space="preserve">provavelmente por uma redução na intensidade luminosa no decorrer do experimento, </w:t>
      </w:r>
      <w:commentRangeEnd w:id="2536"/>
      <w:r w:rsidR="00DF5781">
        <w:rPr>
          <w:rStyle w:val="Refdecomentrio"/>
          <w:rFonts w:eastAsiaTheme="minorHAnsi" w:cstheme="minorBidi"/>
          <w:lang w:val="pt-BR"/>
        </w:rPr>
        <w:commentReference w:id="2536"/>
      </w:r>
      <w:r w:rsidRPr="00DA6FEE">
        <w:rPr>
          <w:rFonts w:ascii="Times New Roman" w:hAnsi="Times New Roman" w:cs="Times New Roman"/>
          <w:lang w:val="pt-BR"/>
        </w:rPr>
        <w:t>foi observado uma alteração na tendência de crescimento do Odds ratio, fato que implica que as chances de algas e cianobactérias intactas são iguais. Esse</w:t>
      </w:r>
      <w:r w:rsidR="00FB07EF" w:rsidRPr="00DA6FEE">
        <w:rPr>
          <w:rFonts w:ascii="Times New Roman" w:hAnsi="Times New Roman" w:cs="Times New Roman"/>
          <w:lang w:val="pt-BR"/>
        </w:rPr>
        <w:t xml:space="preserve"> fato possibilita sugerir que a</w:t>
      </w:r>
      <w:r w:rsidRPr="00DA6FEE">
        <w:rPr>
          <w:rFonts w:ascii="Times New Roman" w:hAnsi="Times New Roman" w:cs="Times New Roman"/>
          <w:lang w:val="pt-BR"/>
        </w:rPr>
        <w:t>s espécies de algas e cianobactérias avaliadas apresentaram proporcionalmente mesmo número de células íntegras e não íntegras</w:t>
      </w:r>
      <w:r w:rsidR="00CE3594">
        <w:rPr>
          <w:rFonts w:ascii="Times New Roman" w:hAnsi="Times New Roman" w:cs="Times New Roman"/>
          <w:lang w:val="pt-BR"/>
        </w:rPr>
        <w:t xml:space="preserve"> neste tempo experimental</w:t>
      </w:r>
      <w:r w:rsidRPr="00DA6FEE">
        <w:rPr>
          <w:rFonts w:ascii="Times New Roman" w:hAnsi="Times New Roman" w:cs="Times New Roman"/>
          <w:lang w:val="pt-BR"/>
        </w:rPr>
        <w:t>.</w:t>
      </w:r>
    </w:p>
    <w:p w14:paraId="7AB4099A" w14:textId="6A75E498" w:rsidR="004122C6" w:rsidRPr="00DA6FEE" w:rsidDel="00DE2C3F" w:rsidRDefault="004122C6" w:rsidP="00657E81">
      <w:pPr>
        <w:rPr>
          <w:del w:id="2537" w:author="Allan Clemente de Souza" w:date="2020-10-05T00:07:00Z"/>
          <w:rFonts w:ascii="Times New Roman" w:hAnsi="Times New Roman" w:cs="Times New Roman"/>
          <w:lang w:val="pt-BR"/>
        </w:rPr>
      </w:pPr>
    </w:p>
    <w:p w14:paraId="2C21B14B" w14:textId="03BB1E32" w:rsidR="00843704" w:rsidDel="00053F87" w:rsidRDefault="00D03A83" w:rsidP="00843704">
      <w:pPr>
        <w:rPr>
          <w:del w:id="2538" w:author="Allan Clemente de Souza" w:date="2020-10-04T22:16:00Z"/>
          <w:rFonts w:ascii="Times New Roman" w:hAnsi="Times New Roman" w:cs="Times New Roman"/>
          <w:lang w:val="pt-BR"/>
        </w:rPr>
      </w:pPr>
      <w:del w:id="2539" w:author="Allan Clemente de Souza" w:date="2020-10-04T22:16:00Z">
        <w:r w:rsidRPr="00FF7F86" w:rsidDel="00053F87">
          <w:rPr>
            <w:rFonts w:ascii="Times New Roman" w:hAnsi="Times New Roman" w:cs="Times New Roman"/>
            <w:highlight w:val="yellow"/>
            <w:lang w:val="pt-BR"/>
          </w:rPr>
          <w:delText xml:space="preserve">Os resultados apresentados na Figura 5B </w:delText>
        </w:r>
      </w:del>
      <w:ins w:id="2540" w:author="Samylla Oliveira" w:date="2020-08-03T16:21:00Z">
        <w:del w:id="2541" w:author="Allan Clemente de Souza" w:date="2020-10-04T22:16:00Z">
          <w:r w:rsidR="00A35B42" w:rsidRPr="00FF7F86" w:rsidDel="00053F87">
            <w:rPr>
              <w:rFonts w:ascii="Times New Roman" w:hAnsi="Times New Roman" w:cs="Times New Roman"/>
              <w:highlight w:val="yellow"/>
              <w:lang w:val="pt-BR"/>
            </w:rPr>
            <w:delText>5</w:delText>
          </w:r>
          <w:r w:rsidR="00A35B42" w:rsidDel="00053F87">
            <w:rPr>
              <w:rFonts w:ascii="Times New Roman" w:hAnsi="Times New Roman" w:cs="Times New Roman"/>
              <w:highlight w:val="yellow"/>
              <w:lang w:val="pt-BR"/>
            </w:rPr>
            <w:delText>A</w:delText>
          </w:r>
          <w:r w:rsidR="00A35B42" w:rsidRPr="00FF7F86" w:rsidDel="00053F87">
            <w:rPr>
              <w:rFonts w:ascii="Times New Roman" w:hAnsi="Times New Roman" w:cs="Times New Roman"/>
              <w:highlight w:val="yellow"/>
              <w:lang w:val="pt-BR"/>
            </w:rPr>
            <w:delText xml:space="preserve"> </w:delText>
          </w:r>
        </w:del>
      </w:ins>
      <w:del w:id="2542" w:author="Allan Clemente de Souza" w:date="2020-10-04T22:16:00Z">
        <w:r w:rsidRPr="00FF7F86" w:rsidDel="00053F87">
          <w:rPr>
            <w:rFonts w:ascii="Times New Roman" w:hAnsi="Times New Roman" w:cs="Times New Roman"/>
            <w:highlight w:val="yellow"/>
            <w:lang w:val="pt-BR"/>
          </w:rPr>
          <w:delText>visam elucidar a questão do impacto</w:delText>
        </w:r>
        <w:r w:rsidR="0087176D" w:rsidRPr="00FF7F86" w:rsidDel="00053F87">
          <w:rPr>
            <w:rFonts w:ascii="Times New Roman" w:hAnsi="Times New Roman" w:cs="Times New Roman"/>
            <w:highlight w:val="yellow"/>
            <w:lang w:val="pt-BR"/>
          </w:rPr>
          <w:delText xml:space="preserve"> na integridade celular das espécies de algas e cianobactérias após </w:delText>
        </w:r>
        <w:r w:rsidRPr="00FF7F86" w:rsidDel="00053F87">
          <w:rPr>
            <w:rFonts w:ascii="Times New Roman" w:hAnsi="Times New Roman" w:cs="Times New Roman"/>
            <w:highlight w:val="yellow"/>
            <w:lang w:val="pt-BR"/>
          </w:rPr>
          <w:delText>o isolamento das amostras</w:delText>
        </w:r>
        <w:r w:rsidR="0087176D" w:rsidRPr="00FF7F86" w:rsidDel="00053F87">
          <w:rPr>
            <w:rFonts w:ascii="Times New Roman" w:hAnsi="Times New Roman" w:cs="Times New Roman"/>
            <w:highlight w:val="yellow"/>
            <w:lang w:val="pt-BR"/>
          </w:rPr>
          <w:delText xml:space="preserve"> de água</w:delText>
        </w:r>
        <w:r w:rsidRPr="00FF7F86" w:rsidDel="00053F87">
          <w:rPr>
            <w:rFonts w:ascii="Times New Roman" w:hAnsi="Times New Roman" w:cs="Times New Roman"/>
            <w:highlight w:val="yellow"/>
            <w:lang w:val="pt-BR"/>
          </w:rPr>
          <w:delText xml:space="preserve"> </w:delText>
        </w:r>
        <w:r w:rsidRPr="00FF7F86" w:rsidDel="00053F87">
          <w:rPr>
            <w:rFonts w:ascii="Times New Roman" w:hAnsi="Times New Roman" w:cs="Times New Roman"/>
            <w:i/>
            <w:highlight w:val="yellow"/>
            <w:lang w:val="pt-BR"/>
          </w:rPr>
          <w:delText xml:space="preserve">in </w:delText>
        </w:r>
        <w:r w:rsidR="00E23566" w:rsidRPr="00FF7F86" w:rsidDel="00053F87">
          <w:rPr>
            <w:rFonts w:ascii="Times New Roman" w:hAnsi="Times New Roman" w:cs="Times New Roman"/>
            <w:i/>
            <w:highlight w:val="yellow"/>
            <w:lang w:val="pt-BR"/>
          </w:rPr>
          <w:delText>natura</w:delText>
        </w:r>
        <w:r w:rsidR="00E23566" w:rsidRPr="00FF7F86" w:rsidDel="00053F87">
          <w:rPr>
            <w:rFonts w:ascii="Times New Roman" w:hAnsi="Times New Roman" w:cs="Times New Roman"/>
            <w:highlight w:val="yellow"/>
            <w:lang w:val="pt-BR"/>
          </w:rPr>
          <w:delText xml:space="preserve"> introduzida </w:delText>
        </w:r>
        <w:r w:rsidRPr="00FF7F86" w:rsidDel="00053F87">
          <w:rPr>
            <w:rFonts w:ascii="Times New Roman" w:hAnsi="Times New Roman" w:cs="Times New Roman"/>
            <w:highlight w:val="yellow"/>
            <w:lang w:val="pt-BR"/>
          </w:rPr>
          <w:delText>nos mesocosmos</w:delText>
        </w:r>
        <w:r w:rsidR="00E23566" w:rsidRPr="00FF7F86" w:rsidDel="00053F87">
          <w:rPr>
            <w:rFonts w:ascii="Times New Roman" w:hAnsi="Times New Roman" w:cs="Times New Roman"/>
            <w:highlight w:val="yellow"/>
            <w:lang w:val="pt-BR"/>
          </w:rPr>
          <w:delText xml:space="preserve"> no tempo 0 horas do experimento</w:delText>
        </w:r>
        <w:r w:rsidRPr="00FF7F86" w:rsidDel="00053F87">
          <w:rPr>
            <w:rFonts w:ascii="Times New Roman" w:hAnsi="Times New Roman" w:cs="Times New Roman"/>
            <w:highlight w:val="yellow"/>
            <w:lang w:val="pt-BR"/>
          </w:rPr>
          <w:delText>.</w:delText>
        </w:r>
      </w:del>
    </w:p>
    <w:p w14:paraId="461938D4" w14:textId="47CF8B76" w:rsidR="00E23566" w:rsidDel="00DE2C3F" w:rsidRDefault="00E23566" w:rsidP="00843704">
      <w:pPr>
        <w:rPr>
          <w:del w:id="2543" w:author="Allan Clemente de Souza" w:date="2020-10-05T00:07:00Z"/>
          <w:rFonts w:ascii="Times New Roman" w:hAnsi="Times New Roman" w:cs="Times New Roman"/>
          <w:lang w:val="pt-BR"/>
        </w:rPr>
      </w:pPr>
    </w:p>
    <w:p w14:paraId="70CF6A13" w14:textId="00260B75" w:rsidR="00843704" w:rsidRDefault="00D03A83" w:rsidP="00D03A83">
      <w:pPr>
        <w:rPr>
          <w:rFonts w:ascii="Times New Roman" w:hAnsi="Times New Roman" w:cs="Times New Roman"/>
          <w:lang w:val="pt-BR"/>
        </w:rPr>
      </w:pPr>
      <w:del w:id="2544" w:author="Allan Clemente de Souza" w:date="2020-10-05T00:07:00Z">
        <w:r w:rsidDel="00DE2C3F">
          <w:rPr>
            <w:rFonts w:ascii="Times New Roman" w:hAnsi="Times New Roman" w:cs="Times New Roman"/>
            <w:lang w:val="pt-BR"/>
          </w:rPr>
          <w:delText xml:space="preserve"> </w:delText>
        </w:r>
      </w:del>
      <w:r w:rsidR="00843704">
        <w:rPr>
          <w:rFonts w:ascii="Times New Roman" w:hAnsi="Times New Roman" w:cs="Times New Roman"/>
          <w:lang w:val="pt-BR"/>
        </w:rPr>
        <w:t>Para realização da avaliação dest</w:t>
      </w:r>
      <w:r w:rsidR="00843704" w:rsidRPr="00DA6FEE">
        <w:rPr>
          <w:rFonts w:ascii="Times New Roman" w:hAnsi="Times New Roman" w:cs="Times New Roman"/>
          <w:lang w:val="pt-BR"/>
        </w:rPr>
        <w:t>a hipótese tendo em vista que as amostras de água bruta que foram coletadas ao longo do tempo experimental variavam em suas características biológicas</w:t>
      </w:r>
      <w:r w:rsidR="00FB009F">
        <w:rPr>
          <w:rFonts w:ascii="Times New Roman" w:hAnsi="Times New Roman" w:cs="Times New Roman"/>
          <w:lang w:val="pt-BR"/>
        </w:rPr>
        <w:t xml:space="preserve"> (qualitativas e quantitativas)</w:t>
      </w:r>
      <w:r w:rsidR="00843704" w:rsidRPr="00DA6FEE">
        <w:rPr>
          <w:rFonts w:ascii="Times New Roman" w:hAnsi="Times New Roman" w:cs="Times New Roman"/>
          <w:lang w:val="pt-BR"/>
        </w:rPr>
        <w:t xml:space="preserve"> pelo fato do reservatório apresentar usos consultivos constantes e a renovação deste volume através da interligação entre reservatórios no sistema de integração com o açude </w:t>
      </w:r>
      <w:proofErr w:type="spellStart"/>
      <w:r w:rsidR="00843704" w:rsidRPr="00DA6FEE">
        <w:rPr>
          <w:rFonts w:ascii="Times New Roman" w:hAnsi="Times New Roman" w:cs="Times New Roman"/>
          <w:lang w:val="pt-BR"/>
        </w:rPr>
        <w:t>Castanhão</w:t>
      </w:r>
      <w:proofErr w:type="spellEnd"/>
      <w:r w:rsidR="00843704" w:rsidRPr="00DA6FEE">
        <w:rPr>
          <w:rFonts w:ascii="Times New Roman" w:hAnsi="Times New Roman" w:cs="Times New Roman"/>
          <w:lang w:val="pt-BR"/>
        </w:rPr>
        <w:t xml:space="preserve"> que visa o abastecimento da Região Metropolitana de Fortaleza  (RMF) e do Complexo Industr</w:t>
      </w:r>
      <w:r w:rsidR="00E23566">
        <w:rPr>
          <w:rFonts w:ascii="Times New Roman" w:hAnsi="Times New Roman" w:cs="Times New Roman"/>
          <w:lang w:val="pt-BR"/>
        </w:rPr>
        <w:t>ial e Portuário do Pecém (CIPP)</w:t>
      </w:r>
      <w:r w:rsidR="00843704" w:rsidRPr="00DA6FEE">
        <w:rPr>
          <w:rFonts w:ascii="Times New Roman" w:hAnsi="Times New Roman" w:cs="Times New Roman"/>
          <w:lang w:val="pt-BR"/>
        </w:rPr>
        <w:t>, optou-se por considerar a amostra de água bruta do tempo 0 horas como referência de comparação com as demais amostras isoladas</w:t>
      </w:r>
      <w:r w:rsidR="00240FB6">
        <w:rPr>
          <w:rFonts w:ascii="Times New Roman" w:hAnsi="Times New Roman" w:cs="Times New Roman"/>
          <w:lang w:val="pt-BR"/>
        </w:rPr>
        <w:t xml:space="preserve"> ao longo de todos os tempos experimentais analisados</w:t>
      </w:r>
      <w:r w:rsidR="00E23566">
        <w:rPr>
          <w:rFonts w:ascii="Times New Roman" w:hAnsi="Times New Roman" w:cs="Times New Roman"/>
          <w:lang w:val="pt-BR"/>
        </w:rPr>
        <w:t>.</w:t>
      </w:r>
      <w:r w:rsidR="00843704" w:rsidRPr="00DA6FEE">
        <w:rPr>
          <w:rFonts w:ascii="Times New Roman" w:hAnsi="Times New Roman" w:cs="Times New Roman"/>
          <w:lang w:val="pt-BR"/>
        </w:rPr>
        <w:t xml:space="preserve"> </w:t>
      </w:r>
    </w:p>
    <w:p w14:paraId="099017F2" w14:textId="1E000A57" w:rsidR="00D03A83" w:rsidRDefault="00D03A83" w:rsidP="00D03A83">
      <w:pPr>
        <w:rPr>
          <w:rFonts w:ascii="Times New Roman" w:hAnsi="Times New Roman" w:cs="Times New Roman"/>
          <w:lang w:val="pt-BR"/>
        </w:rPr>
      </w:pPr>
      <w:r w:rsidRPr="00D03A83">
        <w:rPr>
          <w:rFonts w:ascii="Times New Roman" w:hAnsi="Times New Roman" w:cs="Times New Roman"/>
          <w:lang w:val="pt-BR"/>
        </w:rPr>
        <w:t xml:space="preserve">Apenas </w:t>
      </w:r>
      <w:r w:rsidR="002E52D6">
        <w:rPr>
          <w:rFonts w:ascii="Times New Roman" w:hAnsi="Times New Roman" w:cs="Times New Roman"/>
          <w:lang w:val="pt-BR"/>
        </w:rPr>
        <w:t>n</w:t>
      </w:r>
      <w:r w:rsidRPr="00D03A83">
        <w:rPr>
          <w:rFonts w:ascii="Times New Roman" w:hAnsi="Times New Roman" w:cs="Times New Roman"/>
          <w:lang w:val="pt-BR"/>
        </w:rPr>
        <w:t>a amostra do tempo 72</w:t>
      </w:r>
      <w:r w:rsidR="00FB009F">
        <w:rPr>
          <w:rFonts w:ascii="Times New Roman" w:hAnsi="Times New Roman" w:cs="Times New Roman"/>
          <w:lang w:val="pt-BR"/>
        </w:rPr>
        <w:t xml:space="preserve"> horas</w:t>
      </w:r>
      <w:r w:rsidRPr="00D03A83">
        <w:rPr>
          <w:rFonts w:ascii="Times New Roman" w:hAnsi="Times New Roman" w:cs="Times New Roman"/>
          <w:lang w:val="pt-BR"/>
        </w:rPr>
        <w:t xml:space="preserve"> </w:t>
      </w:r>
      <w:r w:rsidR="00FB009F">
        <w:rPr>
          <w:rFonts w:ascii="Times New Roman" w:hAnsi="Times New Roman" w:cs="Times New Roman"/>
          <w:lang w:val="pt-BR"/>
        </w:rPr>
        <w:t>foi observado um</w:t>
      </w:r>
      <w:r w:rsidRPr="00D03A83">
        <w:rPr>
          <w:rFonts w:ascii="Times New Roman" w:hAnsi="Times New Roman" w:cs="Times New Roman"/>
          <w:lang w:val="pt-BR"/>
        </w:rPr>
        <w:t xml:space="preserve"> impacto</w:t>
      </w:r>
      <w:r w:rsidR="00FB009F">
        <w:rPr>
          <w:rFonts w:ascii="Times New Roman" w:hAnsi="Times New Roman" w:cs="Times New Roman"/>
          <w:lang w:val="pt-BR"/>
        </w:rPr>
        <w:t xml:space="preserve"> significativo,</w:t>
      </w:r>
      <w:r w:rsidRPr="00D03A83">
        <w:rPr>
          <w:rFonts w:ascii="Times New Roman" w:hAnsi="Times New Roman" w:cs="Times New Roman"/>
          <w:lang w:val="pt-BR"/>
        </w:rPr>
        <w:t xml:space="preserve"> apresentando redução de células integras</w:t>
      </w:r>
      <w:r>
        <w:rPr>
          <w:rFonts w:ascii="Times New Roman" w:hAnsi="Times New Roman" w:cs="Times New Roman"/>
          <w:lang w:val="pt-BR"/>
        </w:rPr>
        <w:t xml:space="preserve"> quando comparada a água bruta</w:t>
      </w:r>
      <w:r w:rsidR="002E52D6">
        <w:rPr>
          <w:rFonts w:ascii="Times New Roman" w:hAnsi="Times New Roman" w:cs="Times New Roman"/>
          <w:lang w:val="pt-BR"/>
        </w:rPr>
        <w:t xml:space="preserve"> do tempo 0 </w:t>
      </w:r>
      <w:r w:rsidR="002E52D6">
        <w:rPr>
          <w:rFonts w:ascii="Times New Roman" w:hAnsi="Times New Roman" w:cs="Times New Roman"/>
          <w:lang w:val="pt-BR"/>
        </w:rPr>
        <w:lastRenderedPageBreak/>
        <w:t>horas</w:t>
      </w:r>
      <w:r>
        <w:rPr>
          <w:rFonts w:ascii="Times New Roman" w:hAnsi="Times New Roman" w:cs="Times New Roman"/>
          <w:lang w:val="pt-BR"/>
        </w:rPr>
        <w:t xml:space="preserve">. </w:t>
      </w:r>
      <w:r w:rsidRPr="00D03A83">
        <w:rPr>
          <w:rFonts w:ascii="Times New Roman" w:hAnsi="Times New Roman" w:cs="Times New Roman"/>
          <w:lang w:val="pt-BR"/>
        </w:rPr>
        <w:t>Os demais tempos do experimento</w:t>
      </w:r>
      <w:r>
        <w:rPr>
          <w:rFonts w:ascii="Times New Roman" w:hAnsi="Times New Roman" w:cs="Times New Roman"/>
          <w:lang w:val="pt-BR"/>
        </w:rPr>
        <w:t xml:space="preserve"> (168, 336, 504 e 720 horas)</w:t>
      </w:r>
      <w:r w:rsidRPr="00D03A83">
        <w:rPr>
          <w:rFonts w:ascii="Times New Roman" w:hAnsi="Times New Roman" w:cs="Times New Roman"/>
          <w:lang w:val="pt-BR"/>
        </w:rPr>
        <w:t xml:space="preserve"> não apresentaram impacto significativo nas amostras controle quando comparadas a amostra de água bruta</w:t>
      </w:r>
      <w:r w:rsidR="00C46904">
        <w:rPr>
          <w:rFonts w:ascii="Times New Roman" w:hAnsi="Times New Roman" w:cs="Times New Roman"/>
          <w:lang w:val="pt-BR"/>
        </w:rPr>
        <w:t xml:space="preserve">, fato que </w:t>
      </w:r>
      <w:r w:rsidR="00843704">
        <w:rPr>
          <w:rFonts w:ascii="Times New Roman" w:hAnsi="Times New Roman" w:cs="Times New Roman"/>
          <w:lang w:val="pt-BR"/>
        </w:rPr>
        <w:t>mostrou uma adaptação da comunidade fitoplanctônica ao isolamento ao longo do experimento.</w:t>
      </w:r>
    </w:p>
    <w:p w14:paraId="427153A9" w14:textId="6A6CA152" w:rsidR="00A17885" w:rsidRDefault="00843704" w:rsidP="00F836FE">
      <w:pPr>
        <w:rPr>
          <w:rFonts w:ascii="Times New Roman" w:hAnsi="Times New Roman" w:cs="Times New Roman"/>
          <w:lang w:val="pt-BR"/>
        </w:rPr>
      </w:pPr>
      <w:r>
        <w:rPr>
          <w:rFonts w:ascii="Times New Roman" w:hAnsi="Times New Roman" w:cs="Times New Roman"/>
          <w:lang w:val="pt-BR"/>
        </w:rPr>
        <w:t xml:space="preserve">Na Figura </w:t>
      </w:r>
      <w:del w:id="2545" w:author="Samylla Oliveira" w:date="2020-08-03T16:21:00Z">
        <w:r w:rsidDel="00A35B42">
          <w:rPr>
            <w:rFonts w:ascii="Times New Roman" w:hAnsi="Times New Roman" w:cs="Times New Roman"/>
            <w:lang w:val="pt-BR"/>
          </w:rPr>
          <w:delText xml:space="preserve">5C </w:delText>
        </w:r>
      </w:del>
      <w:ins w:id="2546" w:author="Samylla Oliveira" w:date="2020-08-03T16:21:00Z">
        <w:r w:rsidR="00A35B42">
          <w:rPr>
            <w:rFonts w:ascii="Times New Roman" w:hAnsi="Times New Roman" w:cs="Times New Roman"/>
            <w:lang w:val="pt-BR"/>
          </w:rPr>
          <w:t xml:space="preserve">5B </w:t>
        </w:r>
      </w:ins>
      <w:r>
        <w:rPr>
          <w:rFonts w:ascii="Times New Roman" w:hAnsi="Times New Roman" w:cs="Times New Roman"/>
          <w:lang w:val="pt-BR"/>
        </w:rPr>
        <w:t xml:space="preserve">buscou-se verificar se </w:t>
      </w:r>
      <w:r w:rsidR="00FB009F">
        <w:rPr>
          <w:rFonts w:ascii="Times New Roman" w:hAnsi="Times New Roman" w:cs="Times New Roman"/>
          <w:lang w:val="pt-BR"/>
        </w:rPr>
        <w:t>a fotocatálise heterogênea</w:t>
      </w:r>
      <w:r>
        <w:rPr>
          <w:rFonts w:ascii="Times New Roman" w:hAnsi="Times New Roman" w:cs="Times New Roman"/>
          <w:lang w:val="pt-BR"/>
        </w:rPr>
        <w:t xml:space="preserve"> (TiO</w:t>
      </w:r>
      <w:r w:rsidRPr="00843704">
        <w:rPr>
          <w:rFonts w:ascii="Times New Roman" w:hAnsi="Times New Roman" w:cs="Times New Roman"/>
          <w:vertAlign w:val="subscript"/>
          <w:lang w:val="pt-BR"/>
        </w:rPr>
        <w:t>2</w:t>
      </w:r>
      <w:r>
        <w:rPr>
          <w:rFonts w:ascii="Times New Roman" w:hAnsi="Times New Roman" w:cs="Times New Roman"/>
          <w:lang w:val="pt-BR"/>
        </w:rPr>
        <w:t xml:space="preserve"> + UV) apresentava impactos na integridade celular das espécies de algas e </w:t>
      </w:r>
      <w:proofErr w:type="spellStart"/>
      <w:r>
        <w:rPr>
          <w:rFonts w:ascii="Times New Roman" w:hAnsi="Times New Roman" w:cs="Times New Roman"/>
          <w:lang w:val="pt-BR"/>
        </w:rPr>
        <w:t>cinobactérias</w:t>
      </w:r>
      <w:proofErr w:type="spellEnd"/>
      <w:r>
        <w:rPr>
          <w:rFonts w:ascii="Times New Roman" w:hAnsi="Times New Roman" w:cs="Times New Roman"/>
          <w:lang w:val="pt-BR"/>
        </w:rPr>
        <w:t xml:space="preserve"> ao longo aplicação do tratamento. </w:t>
      </w:r>
      <w:r w:rsidRPr="00843704">
        <w:rPr>
          <w:rFonts w:ascii="Times New Roman" w:hAnsi="Times New Roman" w:cs="Times New Roman"/>
          <w:lang w:val="pt-BR"/>
        </w:rPr>
        <w:t>Em todos os tempos avaliados no experimento</w:t>
      </w:r>
      <w:r>
        <w:rPr>
          <w:rFonts w:ascii="Times New Roman" w:hAnsi="Times New Roman" w:cs="Times New Roman"/>
          <w:lang w:val="pt-BR"/>
        </w:rPr>
        <w:t xml:space="preserve"> (72, 168, 336, 504 e 720 horas)</w:t>
      </w:r>
      <w:r w:rsidRPr="00D03A83">
        <w:rPr>
          <w:rFonts w:ascii="Times New Roman" w:hAnsi="Times New Roman" w:cs="Times New Roman"/>
          <w:lang w:val="pt-BR"/>
        </w:rPr>
        <w:t xml:space="preserve"> </w:t>
      </w:r>
      <w:r w:rsidR="00FF7F86" w:rsidRPr="00843704">
        <w:rPr>
          <w:rFonts w:ascii="Times New Roman" w:hAnsi="Times New Roman" w:cs="Times New Roman"/>
          <w:lang w:val="pt-BR"/>
        </w:rPr>
        <w:t>houve</w:t>
      </w:r>
      <w:r w:rsidRPr="00843704">
        <w:rPr>
          <w:rFonts w:ascii="Times New Roman" w:hAnsi="Times New Roman" w:cs="Times New Roman"/>
          <w:lang w:val="pt-BR"/>
        </w:rPr>
        <w:t xml:space="preserve"> impacto</w:t>
      </w:r>
      <w:r>
        <w:rPr>
          <w:rFonts w:ascii="Times New Roman" w:hAnsi="Times New Roman" w:cs="Times New Roman"/>
          <w:lang w:val="pt-BR"/>
        </w:rPr>
        <w:t>s significativos</w:t>
      </w:r>
      <w:r w:rsidRPr="00843704">
        <w:rPr>
          <w:rFonts w:ascii="Times New Roman" w:hAnsi="Times New Roman" w:cs="Times New Roman"/>
          <w:lang w:val="pt-BR"/>
        </w:rPr>
        <w:t xml:space="preserve"> nos organismos (algas e cianobactérias) após a exposição ao tratamento.</w:t>
      </w:r>
      <w:r w:rsidR="00064C8C">
        <w:rPr>
          <w:rFonts w:ascii="Times New Roman" w:hAnsi="Times New Roman" w:cs="Times New Roman"/>
          <w:lang w:val="pt-BR"/>
        </w:rPr>
        <w:t xml:space="preserve"> </w:t>
      </w:r>
      <w:r w:rsidR="00A17885" w:rsidRPr="00DA6FEE">
        <w:rPr>
          <w:rFonts w:ascii="Times New Roman" w:hAnsi="Times New Roman" w:cs="Times New Roman"/>
          <w:lang w:val="pt-BR"/>
        </w:rPr>
        <w:t>O efeito bactericida do TiO</w:t>
      </w:r>
      <w:r w:rsidR="00A17885" w:rsidRPr="00DA6FEE">
        <w:rPr>
          <w:rFonts w:ascii="Times New Roman" w:hAnsi="Times New Roman" w:cs="Times New Roman"/>
          <w:vertAlign w:val="subscript"/>
          <w:lang w:val="pt-BR"/>
        </w:rPr>
        <w:t xml:space="preserve">2 </w:t>
      </w:r>
      <w:del w:id="2547" w:author="Jose Capelo Neto" w:date="2020-05-09T10:12:00Z">
        <w:r w:rsidR="00A17885" w:rsidRPr="00DA6FEE" w:rsidDel="008F45BC">
          <w:rPr>
            <w:rFonts w:ascii="Times New Roman" w:hAnsi="Times New Roman" w:cs="Times New Roman"/>
            <w:vertAlign w:val="subscript"/>
            <w:lang w:val="pt-BR"/>
          </w:rPr>
          <w:delText> </w:delText>
        </w:r>
      </w:del>
      <w:r w:rsidR="00A17885" w:rsidRPr="00DA6FEE">
        <w:rPr>
          <w:rFonts w:ascii="Times New Roman" w:hAnsi="Times New Roman" w:cs="Times New Roman"/>
          <w:lang w:val="pt-BR"/>
        </w:rPr>
        <w:t>tem sido geralmente atribuído aos danos das membranas celulares externas pelas espécies reativas de</w:t>
      </w:r>
      <w:r w:rsidR="00FF7F86">
        <w:rPr>
          <w:rFonts w:ascii="Times New Roman" w:hAnsi="Times New Roman" w:cs="Times New Roman"/>
          <w:lang w:val="pt-BR"/>
        </w:rPr>
        <w:t xml:space="preserve"> oxigênio (ERO), principalmente </w:t>
      </w:r>
      <w:r w:rsidR="00C002A8">
        <w:fldChar w:fldCharType="begin"/>
      </w:r>
      <w:r w:rsidR="00C002A8" w:rsidRPr="00440195">
        <w:rPr>
          <w:lang w:val="pt-BR"/>
          <w:rPrChange w:id="2548" w:author="Samylla Oliveira" w:date="2020-06-01T15:20:00Z">
            <w:rPr/>
          </w:rPrChange>
        </w:rPr>
        <w:instrText xml:space="preserve"> HYPERLINK "https://www.sciencedirect.com/topics/chemistry/hydroxyl" \o "Learn more about Hydroxyl from ScienceDirect's AI-generated Topic Pages" </w:instrText>
      </w:r>
      <w:r w:rsidR="00C002A8">
        <w:fldChar w:fldCharType="separate"/>
      </w:r>
      <w:r w:rsidR="00A17885" w:rsidRPr="00DA6FEE">
        <w:rPr>
          <w:rStyle w:val="Hyperlink"/>
          <w:rFonts w:ascii="Times New Roman" w:hAnsi="Times New Roman" w:cs="Times New Roman"/>
          <w:color w:val="auto"/>
          <w:u w:val="none"/>
          <w:lang w:val="pt-BR"/>
        </w:rPr>
        <w:t>os</w:t>
      </w:r>
      <w:r w:rsidR="00C002A8">
        <w:rPr>
          <w:rStyle w:val="Hyperlink"/>
          <w:rFonts w:ascii="Times New Roman" w:hAnsi="Times New Roman" w:cs="Times New Roman"/>
          <w:color w:val="auto"/>
          <w:u w:val="none"/>
          <w:lang w:val="pt-BR"/>
        </w:rPr>
        <w:fldChar w:fldCharType="end"/>
      </w:r>
      <w:r w:rsidR="00FF7F86">
        <w:rPr>
          <w:rFonts w:ascii="Times New Roman" w:hAnsi="Times New Roman" w:cs="Times New Roman"/>
          <w:lang w:val="pt-BR"/>
        </w:rPr>
        <w:t xml:space="preserve"> radicais </w:t>
      </w:r>
      <w:r w:rsidR="00C002A8">
        <w:fldChar w:fldCharType="begin"/>
      </w:r>
      <w:r w:rsidR="00C002A8" w:rsidRPr="00440195">
        <w:rPr>
          <w:lang w:val="pt-BR"/>
          <w:rPrChange w:id="2549" w:author="Samylla Oliveira" w:date="2020-06-01T15:20:00Z">
            <w:rPr/>
          </w:rPrChange>
        </w:rPr>
        <w:instrText xml:space="preserve"> HYPERLINK "https://www.sciencedirect.com/topics/chemistry/hydroxyl" \o "Learn more about Hydroxyl from ScienceDirect's AI-generated Topic Pages" </w:instrText>
      </w:r>
      <w:r w:rsidR="00C002A8">
        <w:fldChar w:fldCharType="separate"/>
      </w:r>
      <w:r w:rsidR="00A17885" w:rsidRPr="00DA6FEE">
        <w:rPr>
          <w:rStyle w:val="Hyperlink"/>
          <w:rFonts w:ascii="Times New Roman" w:hAnsi="Times New Roman" w:cs="Times New Roman"/>
          <w:color w:val="auto"/>
          <w:u w:val="none"/>
          <w:lang w:val="pt-BR"/>
        </w:rPr>
        <w:t>hidroxila</w:t>
      </w:r>
      <w:r w:rsidR="00C002A8">
        <w:rPr>
          <w:rStyle w:val="Hyperlink"/>
          <w:rFonts w:ascii="Times New Roman" w:hAnsi="Times New Roman" w:cs="Times New Roman"/>
          <w:color w:val="auto"/>
          <w:u w:val="none"/>
          <w:lang w:val="pt-BR"/>
        </w:rPr>
        <w:fldChar w:fldCharType="end"/>
      </w:r>
      <w:ins w:id="2550" w:author="Jose Capelo Neto" w:date="2020-05-09T10:12:00Z">
        <w:r w:rsidR="008F45BC">
          <w:rPr>
            <w:rFonts w:ascii="Times New Roman" w:hAnsi="Times New Roman" w:cs="Times New Roman"/>
            <w:lang w:val="pt-BR"/>
          </w:rPr>
          <w:t xml:space="preserve"> </w:t>
        </w:r>
      </w:ins>
      <w:del w:id="2551" w:author="Jose Capelo Neto" w:date="2020-05-09T10:12:00Z">
        <w:r w:rsidR="00A17885" w:rsidRPr="00DA6FEE" w:rsidDel="008F45BC">
          <w:rPr>
            <w:rFonts w:ascii="Times New Roman" w:hAnsi="Times New Roman" w:cs="Times New Roman"/>
            <w:lang w:val="pt-BR"/>
          </w:rPr>
          <w:delText> </w:delText>
        </w:r>
      </w:del>
      <w:r w:rsidR="00A17885" w:rsidRPr="00DA6FEE">
        <w:rPr>
          <w:rFonts w:ascii="Times New Roman" w:hAnsi="Times New Roman" w:cs="Times New Roman"/>
          <w:lang w:val="pt-BR"/>
        </w:rPr>
        <w:t>(OH•) que promovem a</w:t>
      </w:r>
      <w:ins w:id="2552" w:author="Jose Capelo Neto" w:date="2020-05-09T10:12:00Z">
        <w:r w:rsidR="008F45BC">
          <w:rPr>
            <w:rFonts w:ascii="Times New Roman" w:hAnsi="Times New Roman" w:cs="Times New Roman"/>
            <w:lang w:val="pt-BR"/>
          </w:rPr>
          <w:t xml:space="preserve"> </w:t>
        </w:r>
      </w:ins>
      <w:del w:id="2553" w:author="Jose Capelo Neto" w:date="2020-05-09T10:12:00Z">
        <w:r w:rsidR="00A17885" w:rsidRPr="00DA6FEE" w:rsidDel="008F45BC">
          <w:rPr>
            <w:rFonts w:ascii="Times New Roman" w:hAnsi="Times New Roman" w:cs="Times New Roman"/>
            <w:lang w:val="pt-BR"/>
          </w:rPr>
          <w:delText> </w:delText>
        </w:r>
      </w:del>
      <w:r w:rsidR="00A17885" w:rsidRPr="00DA6FEE">
        <w:rPr>
          <w:rFonts w:ascii="Times New Roman" w:hAnsi="Times New Roman" w:cs="Times New Roman"/>
          <w:lang w:val="pt-BR"/>
        </w:rPr>
        <w:t>peroxidação</w:t>
      </w:r>
      <w:ins w:id="2554" w:author="Jose Capelo Neto" w:date="2020-05-09T10:12:00Z">
        <w:r w:rsidR="008F45BC">
          <w:rPr>
            <w:rFonts w:ascii="Times New Roman" w:hAnsi="Times New Roman" w:cs="Times New Roman"/>
            <w:lang w:val="pt-BR"/>
          </w:rPr>
          <w:t xml:space="preserve"> </w:t>
        </w:r>
      </w:ins>
      <w:del w:id="2555" w:author="Jose Capelo Neto" w:date="2020-05-09T10:12:00Z">
        <w:r w:rsidR="00A17885" w:rsidRPr="00DA6FEE" w:rsidDel="008F45BC">
          <w:rPr>
            <w:rFonts w:ascii="Times New Roman" w:hAnsi="Times New Roman" w:cs="Times New Roman"/>
            <w:lang w:val="pt-BR"/>
          </w:rPr>
          <w:delText> </w:delText>
        </w:r>
      </w:del>
      <w:r w:rsidR="00C002A8">
        <w:fldChar w:fldCharType="begin"/>
      </w:r>
      <w:r w:rsidR="00C002A8" w:rsidRPr="00440195">
        <w:rPr>
          <w:lang w:val="pt-BR"/>
          <w:rPrChange w:id="2556" w:author="Samylla Oliveira" w:date="2020-06-01T15:20:00Z">
            <w:rPr/>
          </w:rPrChange>
        </w:rPr>
        <w:instrText xml:space="preserve"> HYPERLINK "https://www.sciencedirect.com/topics/chemistry/phospholipid" \o "Learn more about Phospholipid from ScienceDirect's AI-generated Topic Pages" </w:instrText>
      </w:r>
      <w:r w:rsidR="00C002A8">
        <w:fldChar w:fldCharType="separate"/>
      </w:r>
      <w:r w:rsidR="00A17885" w:rsidRPr="00DA6FEE">
        <w:rPr>
          <w:rStyle w:val="Hyperlink"/>
          <w:rFonts w:ascii="Times New Roman" w:hAnsi="Times New Roman" w:cs="Times New Roman"/>
          <w:color w:val="auto"/>
          <w:u w:val="none"/>
          <w:lang w:val="pt-BR"/>
        </w:rPr>
        <w:t>fosfolipídica</w:t>
      </w:r>
      <w:r w:rsidR="00C002A8">
        <w:rPr>
          <w:rStyle w:val="Hyperlink"/>
          <w:rFonts w:ascii="Times New Roman" w:hAnsi="Times New Roman" w:cs="Times New Roman"/>
          <w:color w:val="auto"/>
          <w:u w:val="none"/>
          <w:lang w:val="pt-BR"/>
        </w:rPr>
        <w:fldChar w:fldCharType="end"/>
      </w:r>
      <w:ins w:id="2557" w:author="Jose Capelo Neto" w:date="2020-05-09T10:12:00Z">
        <w:r w:rsidR="008F45BC">
          <w:rPr>
            <w:rFonts w:ascii="Times New Roman" w:hAnsi="Times New Roman" w:cs="Times New Roman"/>
            <w:lang w:val="pt-BR"/>
          </w:rPr>
          <w:t xml:space="preserve"> </w:t>
        </w:r>
      </w:ins>
      <w:del w:id="2558" w:author="Jose Capelo Neto" w:date="2020-05-09T10:12:00Z">
        <w:r w:rsidR="00A17885" w:rsidRPr="00DA6FEE" w:rsidDel="008F45BC">
          <w:rPr>
            <w:rFonts w:ascii="Times New Roman" w:hAnsi="Times New Roman" w:cs="Times New Roman"/>
            <w:lang w:val="pt-BR"/>
          </w:rPr>
          <w:delText> </w:delText>
        </w:r>
      </w:del>
      <w:r w:rsidR="00A17885" w:rsidRPr="00DA6FEE">
        <w:rPr>
          <w:rFonts w:ascii="Times New Roman" w:hAnsi="Times New Roman" w:cs="Times New Roman"/>
          <w:lang w:val="pt-BR"/>
        </w:rPr>
        <w:t>e, finalmente, a mor</w:t>
      </w:r>
      <w:r w:rsidR="00A17885">
        <w:rPr>
          <w:rFonts w:ascii="Times New Roman" w:hAnsi="Times New Roman" w:cs="Times New Roman"/>
          <w:lang w:val="pt-BR"/>
        </w:rPr>
        <w:t>te celular  (Cho et al., 2005).</w:t>
      </w:r>
    </w:p>
    <w:p w14:paraId="27993821" w14:textId="1C8B5B99" w:rsidR="00F836FE" w:rsidRPr="00DA6FEE" w:rsidRDefault="00F836FE" w:rsidP="00F836FE">
      <w:pPr>
        <w:rPr>
          <w:rFonts w:ascii="Times New Roman" w:hAnsi="Times New Roman" w:cs="Times New Roman"/>
          <w:lang w:val="pt-BR"/>
        </w:rPr>
      </w:pPr>
      <w:r w:rsidRPr="00DA6FEE">
        <w:rPr>
          <w:rFonts w:ascii="Times New Roman" w:hAnsi="Times New Roman" w:cs="Times New Roman"/>
          <w:lang w:val="pt-BR"/>
        </w:rPr>
        <w:t>O efeito citotóxico do tratamento com TiO</w:t>
      </w:r>
      <w:r w:rsidRPr="00DA6FEE">
        <w:rPr>
          <w:rFonts w:ascii="Times New Roman" w:hAnsi="Times New Roman" w:cs="Times New Roman"/>
          <w:vertAlign w:val="subscript"/>
          <w:lang w:val="pt-BR"/>
        </w:rPr>
        <w:t xml:space="preserve">2 </w:t>
      </w:r>
      <w:r w:rsidRPr="00DA6FEE">
        <w:rPr>
          <w:rFonts w:ascii="Times New Roman" w:hAnsi="Times New Roman" w:cs="Times New Roman"/>
          <w:lang w:val="pt-BR"/>
        </w:rPr>
        <w:t xml:space="preserve">em amostras contendo microalgas parece </w:t>
      </w:r>
      <w:r w:rsidR="00FF7F86">
        <w:rPr>
          <w:rFonts w:ascii="Times New Roman" w:hAnsi="Times New Roman" w:cs="Times New Roman"/>
          <w:lang w:val="pt-BR"/>
        </w:rPr>
        <w:t xml:space="preserve">ser devida a danos na membrana, </w:t>
      </w:r>
      <w:r w:rsidR="00C002A8">
        <w:fldChar w:fldCharType="begin"/>
      </w:r>
      <w:r w:rsidR="00C002A8" w:rsidRPr="00440195">
        <w:rPr>
          <w:lang w:val="pt-BR"/>
          <w:rPrChange w:id="2559" w:author="Samylla Oliveira" w:date="2020-06-01T15:20:00Z">
            <w:rPr/>
          </w:rPrChange>
        </w:rPr>
        <w:instrText xml:space="preserve"> HYPERLINK "https://www.sciencedirect.com/topics/earth-and-planetary-sciences/impairment" \o "Saiba mais sobre o comprometimento nas páginas de tópicos gerados pela IA do ScienceDirect" </w:instrText>
      </w:r>
      <w:r w:rsidR="00C002A8">
        <w:fldChar w:fldCharType="separate"/>
      </w:r>
      <w:r w:rsidRPr="00DA6FEE">
        <w:rPr>
          <w:rStyle w:val="Hyperlink"/>
          <w:rFonts w:ascii="Times New Roman" w:hAnsi="Times New Roman" w:cs="Times New Roman"/>
          <w:color w:val="auto"/>
          <w:u w:val="none"/>
          <w:lang w:val="pt-BR"/>
        </w:rPr>
        <w:t>comprometimento</w:t>
      </w:r>
      <w:r w:rsidR="00C002A8">
        <w:rPr>
          <w:rStyle w:val="Hyperlink"/>
          <w:rFonts w:ascii="Times New Roman" w:hAnsi="Times New Roman" w:cs="Times New Roman"/>
          <w:color w:val="auto"/>
          <w:u w:val="none"/>
          <w:lang w:val="pt-BR"/>
        </w:rPr>
        <w:fldChar w:fldCharType="end"/>
      </w:r>
      <w:r w:rsidR="00FF7F86">
        <w:rPr>
          <w:rFonts w:ascii="Times New Roman" w:hAnsi="Times New Roman" w:cs="Times New Roman"/>
          <w:lang w:val="pt-BR"/>
        </w:rPr>
        <w:t xml:space="preserve"> </w:t>
      </w:r>
      <w:r w:rsidRPr="00DA6FEE">
        <w:rPr>
          <w:rFonts w:ascii="Times New Roman" w:hAnsi="Times New Roman" w:cs="Times New Roman"/>
          <w:lang w:val="pt-BR"/>
        </w:rPr>
        <w:t xml:space="preserve">do rendimento quântico efetivo do PS II e interrupção do ciclo celular </w:t>
      </w:r>
      <w:r w:rsidRPr="0094788E">
        <w:rPr>
          <w:rFonts w:ascii="Times New Roman" w:hAnsi="Times New Roman" w:cs="Times New Roman"/>
          <w:lang w:val="pt-BR"/>
        </w:rPr>
        <w:t>(</w:t>
      </w:r>
      <w:bookmarkStart w:id="2560" w:name="bbib12"/>
      <w:r w:rsidRPr="0094788E">
        <w:rPr>
          <w:rFonts w:ascii="Times New Roman" w:hAnsi="Times New Roman" w:cs="Times New Roman"/>
        </w:rPr>
        <w:fldChar w:fldCharType="begin"/>
      </w:r>
      <w:r w:rsidRPr="0094788E">
        <w:rPr>
          <w:rFonts w:ascii="Times New Roman" w:hAnsi="Times New Roman" w:cs="Times New Roman"/>
          <w:lang w:val="pt-BR"/>
        </w:rPr>
        <w:instrText xml:space="preserve"> HYPERLINK "https://www.sciencedirect.com/science/article/pii/S0269749116326653" \l "bib12" </w:instrText>
      </w:r>
      <w:r w:rsidRPr="0094788E">
        <w:rPr>
          <w:rFonts w:ascii="Times New Roman" w:hAnsi="Times New Roman" w:cs="Times New Roman"/>
        </w:rPr>
        <w:fldChar w:fldCharType="separate"/>
      </w:r>
      <w:r w:rsidRPr="0094788E">
        <w:rPr>
          <w:rStyle w:val="Hyperlink"/>
          <w:rFonts w:ascii="Times New Roman" w:hAnsi="Times New Roman" w:cs="Times New Roman"/>
          <w:color w:val="auto"/>
          <w:u w:val="none"/>
          <w:lang w:val="pt-BR"/>
        </w:rPr>
        <w:t>Dalai et al., 2013</w:t>
      </w:r>
      <w:r w:rsidRPr="0094788E">
        <w:rPr>
          <w:rFonts w:ascii="Times New Roman" w:hAnsi="Times New Roman" w:cs="Times New Roman"/>
        </w:rPr>
        <w:fldChar w:fldCharType="end"/>
      </w:r>
      <w:bookmarkStart w:id="2561" w:name="bbib44"/>
      <w:bookmarkEnd w:id="2560"/>
      <w:r w:rsidR="00FF7F86">
        <w:rPr>
          <w:rFonts w:ascii="Times New Roman" w:hAnsi="Times New Roman" w:cs="Times New Roman"/>
          <w:lang w:val="pt-BR"/>
        </w:rPr>
        <w:t xml:space="preserve">, </w:t>
      </w:r>
      <w:r w:rsidR="00C002A8">
        <w:fldChar w:fldCharType="begin"/>
      </w:r>
      <w:r w:rsidR="00C002A8" w:rsidRPr="00440195">
        <w:rPr>
          <w:lang w:val="pt-BR"/>
          <w:rPrChange w:id="2562" w:author="Samylla Oliveira" w:date="2020-06-01T15:20:00Z">
            <w:rPr/>
          </w:rPrChange>
        </w:rPr>
        <w:instrText xml:space="preserve"> HYPERLINK "https://www.sciencedirect.com/science/article/pii/S0269749116326653" \l "bib44" </w:instrText>
      </w:r>
      <w:r w:rsidR="00C002A8">
        <w:fldChar w:fldCharType="separate"/>
      </w:r>
      <w:r w:rsidRPr="0094788E">
        <w:rPr>
          <w:rStyle w:val="Hyperlink"/>
          <w:rFonts w:ascii="Times New Roman" w:hAnsi="Times New Roman" w:cs="Times New Roman"/>
          <w:color w:val="auto"/>
          <w:u w:val="none"/>
          <w:lang w:val="pt-BR"/>
        </w:rPr>
        <w:t>Navarro et al., 2008</w:t>
      </w:r>
      <w:r w:rsidR="00C002A8">
        <w:rPr>
          <w:rStyle w:val="Hyperlink"/>
          <w:rFonts w:ascii="Times New Roman" w:hAnsi="Times New Roman" w:cs="Times New Roman"/>
          <w:color w:val="auto"/>
          <w:u w:val="none"/>
          <w:lang w:val="pt-BR"/>
        </w:rPr>
        <w:fldChar w:fldCharType="end"/>
      </w:r>
      <w:bookmarkEnd w:id="2561"/>
      <w:r w:rsidRPr="0094788E">
        <w:rPr>
          <w:rFonts w:ascii="Times New Roman" w:hAnsi="Times New Roman" w:cs="Times New Roman"/>
          <w:lang w:val="pt-BR"/>
        </w:rPr>
        <w:t>) </w:t>
      </w:r>
      <w:r w:rsidR="00FB009F">
        <w:rPr>
          <w:rFonts w:ascii="Times New Roman" w:hAnsi="Times New Roman" w:cs="Times New Roman"/>
          <w:lang w:val="pt-BR"/>
        </w:rPr>
        <w:t xml:space="preserve">, sendo o efeito de lise celular o dano quantificado nesta pesquisa. </w:t>
      </w:r>
    </w:p>
    <w:p w14:paraId="3C0B1ECF" w14:textId="77777777" w:rsidR="00F836FE" w:rsidRPr="00DA6FEE" w:rsidRDefault="00F836FE" w:rsidP="00F836FE">
      <w:pPr>
        <w:pStyle w:val="NormalWeb"/>
        <w:spacing w:before="0" w:beforeAutospacing="0" w:after="0" w:afterAutospacing="0" w:line="360" w:lineRule="auto"/>
        <w:jc w:val="both"/>
      </w:pPr>
      <w:r w:rsidRPr="00DA6FEE">
        <w:t xml:space="preserve">Quando expostas a tratamentos com </w:t>
      </w:r>
      <w:proofErr w:type="spellStart"/>
      <w:r w:rsidRPr="00DA6FEE">
        <w:t>POAs</w:t>
      </w:r>
      <w:proofErr w:type="spellEnd"/>
      <w:r w:rsidRPr="00DA6FEE">
        <w:t xml:space="preserve"> o processo de destruição fotocatalítica de células pode ser dividido em três etapas (Wang et al. 2017): </w:t>
      </w:r>
    </w:p>
    <w:p w14:paraId="11A9B65B" w14:textId="144B5714" w:rsidR="00F836FE" w:rsidRPr="00DA6FEE" w:rsidRDefault="00F836FE" w:rsidP="00F836FE">
      <w:pPr>
        <w:pStyle w:val="NormalWeb"/>
        <w:spacing w:before="0" w:beforeAutospacing="0" w:after="0" w:afterAutospacing="0" w:line="360" w:lineRule="auto"/>
        <w:jc w:val="both"/>
      </w:pPr>
      <w:r w:rsidRPr="00DA6FEE">
        <w:t>1) Destruição fotocatalítica das paredes e membranas celulares. As ROS (</w:t>
      </w:r>
      <w:proofErr w:type="spellStart"/>
      <w:r w:rsidR="00E21651">
        <w:fldChar w:fldCharType="begin"/>
      </w:r>
      <w:r w:rsidR="00E21651">
        <w:instrText xml:space="preserve"> HYPERLINK "https://www.sciencedirect.com/topics/earth-and-planetary-sciences/reactive-oxygen-species" \o "Learn more about Reactive Oxygen Species from ScienceDirect's AI-generated Topic Pages" </w:instrText>
      </w:r>
      <w:r w:rsidR="00E21651">
        <w:fldChar w:fldCharType="separate"/>
      </w:r>
      <w:r w:rsidRPr="00DA6FEE">
        <w:rPr>
          <w:rStyle w:val="Hyperlink"/>
          <w:color w:val="auto"/>
          <w:u w:val="none"/>
        </w:rPr>
        <w:t>reactive</w:t>
      </w:r>
      <w:proofErr w:type="spellEnd"/>
      <w:r w:rsidRPr="00DA6FEE">
        <w:rPr>
          <w:rStyle w:val="Hyperlink"/>
          <w:color w:val="auto"/>
          <w:u w:val="none"/>
        </w:rPr>
        <w:t xml:space="preserve"> </w:t>
      </w:r>
      <w:proofErr w:type="spellStart"/>
      <w:r w:rsidRPr="00DA6FEE">
        <w:rPr>
          <w:rStyle w:val="Hyperlink"/>
          <w:color w:val="auto"/>
          <w:u w:val="none"/>
        </w:rPr>
        <w:t>oxygen</w:t>
      </w:r>
      <w:proofErr w:type="spellEnd"/>
      <w:r w:rsidRPr="00DA6FEE">
        <w:rPr>
          <w:rStyle w:val="Hyperlink"/>
          <w:color w:val="auto"/>
          <w:u w:val="none"/>
        </w:rPr>
        <w:t xml:space="preserve"> </w:t>
      </w:r>
      <w:proofErr w:type="spellStart"/>
      <w:r w:rsidRPr="00DA6FEE">
        <w:rPr>
          <w:rStyle w:val="Hyperlink"/>
          <w:color w:val="auto"/>
          <w:u w:val="none"/>
        </w:rPr>
        <w:t>species</w:t>
      </w:r>
      <w:proofErr w:type="spellEnd"/>
      <w:r w:rsidR="00E21651">
        <w:rPr>
          <w:rStyle w:val="Hyperlink"/>
          <w:color w:val="auto"/>
          <w:u w:val="none"/>
        </w:rPr>
        <w:fldChar w:fldCharType="end"/>
      </w:r>
      <w:r w:rsidRPr="00DA6FEE">
        <w:t xml:space="preserve">) gerado pelo </w:t>
      </w:r>
      <w:proofErr w:type="spellStart"/>
      <w:r w:rsidRPr="00DA6FEE">
        <w:t>fotocatalisador</w:t>
      </w:r>
      <w:proofErr w:type="spellEnd"/>
      <w:r w:rsidRPr="00DA6FEE">
        <w:t xml:space="preserve"> pode</w:t>
      </w:r>
      <w:r w:rsidR="00A17885">
        <w:t>ndo</w:t>
      </w:r>
      <w:r w:rsidRPr="00DA6FEE">
        <w:t xml:space="preserve"> causar danos irreversíveis à proteína da membrana, o que resulta no vazamento de eletrólitos, aumentando assim a condutividade da solução</w:t>
      </w:r>
      <w:ins w:id="2563" w:author="Jose Capelo Neto" w:date="2020-05-09T10:12:00Z">
        <w:r w:rsidR="008F45BC">
          <w:t xml:space="preserve"> </w:t>
        </w:r>
      </w:ins>
      <w:del w:id="2564" w:author="Jose Capelo Neto" w:date="2020-05-09T10:12:00Z">
        <w:r w:rsidRPr="00DA6FEE" w:rsidDel="008F45BC">
          <w:delText> </w:delText>
        </w:r>
      </w:del>
      <w:r w:rsidRPr="00DA6FEE">
        <w:t>(</w:t>
      </w:r>
      <w:proofErr w:type="spellStart"/>
      <w:r w:rsidRPr="00DA6FEE">
        <w:t>Pospíšil</w:t>
      </w:r>
      <w:proofErr w:type="spellEnd"/>
      <w:r w:rsidRPr="00DA6FEE">
        <w:t>, 2012</w:t>
      </w:r>
      <w:del w:id="2565" w:author="Jose Capelo Neto" w:date="2020-05-09T10:12:00Z">
        <w:r w:rsidRPr="00DA6FEE" w:rsidDel="008F45BC">
          <w:delText> </w:delText>
        </w:r>
      </w:del>
      <w:r w:rsidRPr="00DA6FEE">
        <w:t>,</w:t>
      </w:r>
      <w:del w:id="2566" w:author="Jose Capelo Neto" w:date="2020-05-09T10:12:00Z">
        <w:r w:rsidRPr="00DA6FEE" w:rsidDel="008F45BC">
          <w:delText> </w:delText>
        </w:r>
      </w:del>
      <w:bookmarkStart w:id="2567" w:name="bb0330"/>
      <w:r w:rsidRPr="0094788E">
        <w:fldChar w:fldCharType="begin"/>
      </w:r>
      <w:r w:rsidRPr="0094788E">
        <w:instrText xml:space="preserve"> HYPERLINK "https://www.sciencedirect.com/science/article/pii/S1385894717303911" \l "b0330" </w:instrText>
      </w:r>
      <w:r w:rsidRPr="0094788E">
        <w:fldChar w:fldCharType="separate"/>
      </w:r>
      <w:r w:rsidRPr="0094788E">
        <w:rPr>
          <w:rStyle w:val="Hyperlink"/>
          <w:color w:val="auto"/>
          <w:u w:val="none"/>
        </w:rPr>
        <w:t>Yu et al., 2010)</w:t>
      </w:r>
      <w:ins w:id="2568" w:author="Jose Capelo Neto" w:date="2020-05-09T10:12:00Z">
        <w:r w:rsidR="008F45BC" w:rsidRPr="0094788E" w:rsidDel="008F45BC">
          <w:rPr>
            <w:rStyle w:val="Hyperlink"/>
            <w:color w:val="auto"/>
            <w:u w:val="none"/>
          </w:rPr>
          <w:t xml:space="preserve"> </w:t>
        </w:r>
      </w:ins>
      <w:del w:id="2569" w:author="Jose Capelo Neto" w:date="2020-05-09T10:12:00Z">
        <w:r w:rsidRPr="0094788E" w:rsidDel="008F45BC">
          <w:rPr>
            <w:rStyle w:val="Hyperlink"/>
            <w:color w:val="auto"/>
            <w:u w:val="none"/>
          </w:rPr>
          <w:delText> </w:delText>
        </w:r>
      </w:del>
      <w:r w:rsidRPr="0094788E">
        <w:fldChar w:fldCharType="end"/>
      </w:r>
      <w:bookmarkEnd w:id="2567"/>
      <w:r w:rsidRPr="0094788E">
        <w:t>;</w:t>
      </w:r>
      <w:del w:id="2570" w:author="Jose Capelo Neto" w:date="2020-05-09T10:12:00Z">
        <w:r w:rsidRPr="0094788E" w:rsidDel="008F45BC">
          <w:delText> </w:delText>
        </w:r>
      </w:del>
    </w:p>
    <w:p w14:paraId="36C57BA7" w14:textId="2BBA79EF" w:rsidR="00F836FE" w:rsidRPr="00DA6FEE" w:rsidRDefault="00F836FE" w:rsidP="00F836FE">
      <w:pPr>
        <w:pStyle w:val="NormalWeb"/>
        <w:spacing w:before="0" w:beforeAutospacing="0" w:after="0" w:afterAutospacing="0" w:line="360" w:lineRule="auto"/>
        <w:jc w:val="both"/>
      </w:pPr>
      <w:r w:rsidRPr="00DA6FEE">
        <w:t>2) A fotocatálise aument</w:t>
      </w:r>
      <w:r w:rsidR="00A17885">
        <w:t>a</w:t>
      </w:r>
      <w:r w:rsidRPr="00DA6FEE">
        <w:t xml:space="preserve"> a </w:t>
      </w:r>
      <w:proofErr w:type="spellStart"/>
      <w:r w:rsidRPr="00DA6FEE">
        <w:t>fotoinibição</w:t>
      </w:r>
      <w:proofErr w:type="spellEnd"/>
      <w:r w:rsidRPr="00DA6FEE">
        <w:t xml:space="preserve"> e a oxidação dos pigmentos. Depois que as paredes celulares são danificadas, </w:t>
      </w:r>
      <w:hyperlink r:id="rId34" w:tooltip="Saiba mais sobre as organelas celulares nas páginas de tópicos geradas pela IA da ScienceDirect" w:history="1">
        <w:r w:rsidRPr="00DA6FEE">
          <w:rPr>
            <w:rStyle w:val="Hyperlink"/>
            <w:color w:val="auto"/>
            <w:u w:val="none"/>
          </w:rPr>
          <w:t>as organelas celulares </w:t>
        </w:r>
      </w:hyperlink>
      <w:r w:rsidRPr="00DA6FEE">
        <w:t>são expostas ao ambiente de </w:t>
      </w:r>
      <w:hyperlink r:id="rId35" w:tooltip="Saiba mais sobre o estresse oxidativo nas páginas de tópicos gerados pela IA da ScienceDirect" w:history="1">
        <w:r w:rsidRPr="00DA6FEE">
          <w:rPr>
            <w:rStyle w:val="Hyperlink"/>
            <w:color w:val="auto"/>
            <w:u w:val="none"/>
          </w:rPr>
          <w:t>estresse</w:t>
        </w:r>
      </w:hyperlink>
      <w:r w:rsidRPr="00DA6FEE">
        <w:t> altamente </w:t>
      </w:r>
      <w:hyperlink r:id="rId36" w:tooltip="Learn more about Oxidative Stress from ScienceDirect's AI-generated Topic Pages" w:history="1">
        <w:r w:rsidRPr="00DA6FEE">
          <w:rPr>
            <w:rStyle w:val="Hyperlink"/>
            <w:color w:val="auto"/>
            <w:u w:val="none"/>
          </w:rPr>
          <w:t>oxidativo</w:t>
        </w:r>
      </w:hyperlink>
      <w:r w:rsidRPr="00DA6FEE">
        <w:t> causado pela fotocatálise com intensidade excessiva de fótons</w:t>
      </w:r>
      <w:bookmarkStart w:id="2571" w:name="bb0290"/>
      <w:r w:rsidRPr="00DA6FEE">
        <w:t> </w:t>
      </w:r>
      <w:bookmarkEnd w:id="2571"/>
      <w:r w:rsidRPr="00DA6FEE">
        <w:t xml:space="preserve">(Asada, 2006). As ROS  </w:t>
      </w:r>
      <w:proofErr w:type="spellStart"/>
      <w:r w:rsidRPr="00DA6FEE">
        <w:t>fotocataliticamente</w:t>
      </w:r>
      <w:proofErr w:type="spellEnd"/>
      <w:r w:rsidRPr="00DA6FEE">
        <w:t xml:space="preserve"> gerada ataca</w:t>
      </w:r>
      <w:r w:rsidR="00A17885">
        <w:t>m</w:t>
      </w:r>
      <w:r w:rsidRPr="00DA6FEE">
        <w:t xml:space="preserve"> os pigmentos e as proteínas ativas, inibindo assim a </w:t>
      </w:r>
      <w:hyperlink r:id="rId37" w:tooltip="Saiba mais sobre a transferência eletrônica de páginas de tópicos gerados por IA do ScienceDirect" w:history="1">
        <w:r w:rsidRPr="00DA6FEE">
          <w:rPr>
            <w:rStyle w:val="Hyperlink"/>
            <w:color w:val="auto"/>
            <w:u w:val="none"/>
          </w:rPr>
          <w:t>transferência de elétrons </w:t>
        </w:r>
      </w:hyperlink>
      <w:r w:rsidRPr="00DA6FEE">
        <w:t xml:space="preserve">no ciclo W-W, o que aceleraria a morte das células </w:t>
      </w:r>
      <w:proofErr w:type="spellStart"/>
      <w:r w:rsidRPr="00DA6FEE">
        <w:t>algais</w:t>
      </w:r>
      <w:proofErr w:type="spellEnd"/>
      <w:r w:rsidRPr="00DA6FEE">
        <w:t>;</w:t>
      </w:r>
      <w:del w:id="2572" w:author="Jose Capelo Neto" w:date="2020-05-11T08:18:00Z">
        <w:r w:rsidRPr="00DA6FEE" w:rsidDel="00FF7F86">
          <w:delText> </w:delText>
        </w:r>
      </w:del>
    </w:p>
    <w:p w14:paraId="51259128" w14:textId="7B983E80" w:rsidR="00F836FE" w:rsidDel="00184BC1" w:rsidRDefault="00F836FE" w:rsidP="00F836FE">
      <w:pPr>
        <w:pStyle w:val="NormalWeb"/>
        <w:spacing w:before="0" w:beforeAutospacing="0" w:after="0" w:afterAutospacing="0" w:line="360" w:lineRule="auto"/>
        <w:jc w:val="both"/>
        <w:rPr>
          <w:del w:id="2573" w:author="Samylla Oliveira" w:date="2020-08-26T11:52:00Z"/>
        </w:rPr>
      </w:pPr>
      <w:r w:rsidRPr="00DA6FEE">
        <w:t xml:space="preserve">3) Degradação fotocatalítica de produtos metabólicos. Durante o processo de morte das células de cianobactérias, os produtos metabólicos, seriam liberados na água. O </w:t>
      </w:r>
      <w:proofErr w:type="spellStart"/>
      <w:r w:rsidRPr="00DA6FEE">
        <w:t>fotocatalisador</w:t>
      </w:r>
      <w:proofErr w:type="spellEnd"/>
      <w:r w:rsidRPr="00DA6FEE">
        <w:t xml:space="preserve"> flutuante pode adsorver esses produtos através da estrutura porosa e degradá-los em H</w:t>
      </w:r>
      <w:r w:rsidRPr="00DA6FEE">
        <w:rPr>
          <w:vertAlign w:val="subscript"/>
        </w:rPr>
        <w:t>2</w:t>
      </w:r>
      <w:r w:rsidRPr="00DA6FEE">
        <w:t>O e CO</w:t>
      </w:r>
      <w:r w:rsidRPr="00DA6FEE">
        <w:rPr>
          <w:vertAlign w:val="subscript"/>
        </w:rPr>
        <w:t>2</w:t>
      </w:r>
      <w:ins w:id="2574" w:author="Jose Capelo Neto" w:date="2020-05-11T08:18:00Z">
        <w:r w:rsidR="00FF7F86">
          <w:t xml:space="preserve"> </w:t>
        </w:r>
      </w:ins>
      <w:del w:id="2575" w:author="Jose Capelo Neto" w:date="2020-05-11T08:18:00Z">
        <w:r w:rsidRPr="00DA6FEE" w:rsidDel="00FF7F86">
          <w:delText> </w:delText>
        </w:r>
      </w:del>
      <w:r w:rsidRPr="00DA6FEE">
        <w:t>pela poderosa oxidabilidade das ROS.</w:t>
      </w:r>
    </w:p>
    <w:p w14:paraId="1AA2A711" w14:textId="77777777" w:rsidR="00184BC1" w:rsidRPr="00DA6FEE" w:rsidRDefault="00184BC1" w:rsidP="00F836FE">
      <w:pPr>
        <w:pStyle w:val="NormalWeb"/>
        <w:spacing w:before="0" w:beforeAutospacing="0" w:after="0" w:afterAutospacing="0" w:line="360" w:lineRule="auto"/>
        <w:jc w:val="both"/>
        <w:rPr>
          <w:ins w:id="2576" w:author="Samylla Oliveira" w:date="2020-08-26T11:52:00Z"/>
        </w:rPr>
      </w:pPr>
    </w:p>
    <w:p w14:paraId="293E7D0E" w14:textId="77777777" w:rsidR="00F836FE" w:rsidRPr="00DA6FEE" w:rsidRDefault="00F836FE" w:rsidP="00F836FE">
      <w:pPr>
        <w:pStyle w:val="NormalWeb"/>
        <w:spacing w:before="0" w:beforeAutospacing="0" w:after="0" w:afterAutospacing="0" w:line="360" w:lineRule="auto"/>
        <w:jc w:val="both"/>
      </w:pPr>
    </w:p>
    <w:p w14:paraId="553CC81F" w14:textId="05E89576" w:rsidR="002E52D6" w:rsidRDefault="00F836FE" w:rsidP="00064C8C">
      <w:pPr>
        <w:pStyle w:val="NormalWeb"/>
        <w:spacing w:before="0" w:beforeAutospacing="0" w:after="0" w:afterAutospacing="0" w:line="360" w:lineRule="auto"/>
        <w:jc w:val="both"/>
      </w:pPr>
      <w:r w:rsidRPr="00DA6FEE">
        <w:t xml:space="preserve">Segundo </w:t>
      </w:r>
      <w:proofErr w:type="spellStart"/>
      <w:r w:rsidRPr="00DA6FEE">
        <w:t>Sendra</w:t>
      </w:r>
      <w:proofErr w:type="spellEnd"/>
      <w:r w:rsidRPr="00DA6FEE">
        <w:t xml:space="preserve"> et al., 2017 a  extensão e o tipo de dano dependem das características físico-químicas das partículas contendo TiO</w:t>
      </w:r>
      <w:r w:rsidRPr="00DA6FEE">
        <w:rPr>
          <w:vertAlign w:val="subscript"/>
        </w:rPr>
        <w:t>2</w:t>
      </w:r>
      <w:del w:id="2577" w:author="Jose Capelo Neto" w:date="2020-05-11T08:18:00Z">
        <w:r w:rsidRPr="00DA6FEE" w:rsidDel="00FF7F86">
          <w:rPr>
            <w:vertAlign w:val="subscript"/>
          </w:rPr>
          <w:delText> </w:delText>
        </w:r>
      </w:del>
      <w:r w:rsidRPr="00DA6FEE">
        <w:t xml:space="preserve"> (tamanho, carga, formas cristalinas, formas de revestimento) e dos fatores ambientais (força iônica, pH e materiais orgânicos dissolvidos que governam sua </w:t>
      </w:r>
      <w:hyperlink r:id="rId38" w:tooltip="Saiba mais sobre a biodisponibilidade nas páginas de tópicos gerados por IA do ScienceDirect" w:history="1">
        <w:r w:rsidRPr="00DA6FEE">
          <w:rPr>
            <w:rStyle w:val="Hyperlink"/>
            <w:color w:val="auto"/>
            <w:u w:val="none"/>
          </w:rPr>
          <w:t>biodisponibilidade</w:t>
        </w:r>
      </w:hyperlink>
      <w:r w:rsidRPr="00DA6FEE">
        <w:t xml:space="preserve"> e reatividade) </w:t>
      </w:r>
      <w:r w:rsidRPr="00B10104">
        <w:t>( </w:t>
      </w:r>
      <w:bookmarkStart w:id="2578" w:name="bbib20"/>
      <w:r w:rsidRPr="00B10104">
        <w:fldChar w:fldCharType="begin"/>
      </w:r>
      <w:r w:rsidRPr="00B10104">
        <w:instrText xml:space="preserve"> HYPERLINK "https://www.sciencedirect.com/science/article/pii/S0269749116326653" \l "bib20" </w:instrText>
      </w:r>
      <w:r w:rsidRPr="00B10104">
        <w:fldChar w:fldCharType="separate"/>
      </w:r>
      <w:r w:rsidRPr="00B10104">
        <w:rPr>
          <w:rStyle w:val="Hyperlink"/>
          <w:color w:val="auto"/>
          <w:u w:val="none"/>
        </w:rPr>
        <w:t>Gonzalez et al., 2008</w:t>
      </w:r>
      <w:r w:rsidRPr="00B10104">
        <w:fldChar w:fldCharType="end"/>
      </w:r>
      <w:bookmarkEnd w:id="2578"/>
      <w:r w:rsidRPr="00B10104">
        <w:t> , </w:t>
      </w:r>
      <w:bookmarkStart w:id="2579" w:name="bbib35"/>
      <w:r w:rsidRPr="00B10104">
        <w:fldChar w:fldCharType="begin"/>
      </w:r>
      <w:r w:rsidRPr="00B10104">
        <w:instrText xml:space="preserve"> HYPERLINK "https://www.sciencedirect.com/science/article/pii/S0269749116326653" \l "bib35" </w:instrText>
      </w:r>
      <w:r w:rsidRPr="00B10104">
        <w:fldChar w:fldCharType="separate"/>
      </w:r>
      <w:r w:rsidRPr="00B10104">
        <w:rPr>
          <w:rStyle w:val="Hyperlink"/>
          <w:color w:val="auto"/>
          <w:u w:val="none"/>
        </w:rPr>
        <w:t>Liu et al., 2014</w:t>
      </w:r>
      <w:r w:rsidRPr="00B10104">
        <w:fldChar w:fldCharType="end"/>
      </w:r>
      <w:bookmarkEnd w:id="2579"/>
      <w:r w:rsidRPr="00B10104">
        <w:t> , </w:t>
      </w:r>
      <w:bookmarkStart w:id="2580" w:name="bbib66"/>
      <w:proofErr w:type="spellStart"/>
      <w:r w:rsidRPr="00B10104">
        <w:fldChar w:fldCharType="begin"/>
      </w:r>
      <w:r w:rsidRPr="00B10104">
        <w:instrText xml:space="preserve"> HYPERLINK "https://www.sciencedirect.com/science/article/pii/S0269749116326653" \l "bib66" </w:instrText>
      </w:r>
      <w:r w:rsidRPr="00B10104">
        <w:fldChar w:fldCharType="separate"/>
      </w:r>
      <w:r w:rsidRPr="00B10104">
        <w:rPr>
          <w:rStyle w:val="Hyperlink"/>
          <w:color w:val="auto"/>
          <w:u w:val="none"/>
        </w:rPr>
        <w:t>Zhao</w:t>
      </w:r>
      <w:proofErr w:type="spellEnd"/>
      <w:r w:rsidRPr="00B10104">
        <w:rPr>
          <w:rStyle w:val="Hyperlink"/>
          <w:color w:val="auto"/>
          <w:u w:val="none"/>
        </w:rPr>
        <w:t xml:space="preserve"> et al., 2014</w:t>
      </w:r>
      <w:r w:rsidRPr="00B10104">
        <w:fldChar w:fldCharType="end"/>
      </w:r>
      <w:bookmarkEnd w:id="2580"/>
      <w:r w:rsidRPr="00B10104">
        <w:t xml:space="preserve"> ). </w:t>
      </w:r>
    </w:p>
    <w:p w14:paraId="46BA8358" w14:textId="77777777" w:rsidR="003B6AD0" w:rsidRDefault="003B6AD0" w:rsidP="00064C8C">
      <w:pPr>
        <w:pStyle w:val="NormalWeb"/>
        <w:spacing w:before="0" w:beforeAutospacing="0" w:after="0" w:afterAutospacing="0" w:line="360" w:lineRule="auto"/>
        <w:jc w:val="both"/>
      </w:pPr>
    </w:p>
    <w:p w14:paraId="5EEC6526" w14:textId="525C83CE" w:rsidR="00121A28" w:rsidRPr="00DA6FEE" w:rsidRDefault="00F836FE" w:rsidP="00064C8C">
      <w:pPr>
        <w:pStyle w:val="NormalWeb"/>
        <w:spacing w:before="0" w:beforeAutospacing="0" w:after="0" w:afterAutospacing="0" w:line="360" w:lineRule="auto"/>
        <w:jc w:val="both"/>
      </w:pPr>
      <w:r w:rsidRPr="00B10104">
        <w:t>Quando utilizados em forma de nanopartículas o TiO</w:t>
      </w:r>
      <w:r w:rsidRPr="00B10104">
        <w:rPr>
          <w:vertAlign w:val="subscript"/>
        </w:rPr>
        <w:t>2</w:t>
      </w:r>
      <w:r w:rsidRPr="00B10104">
        <w:t xml:space="preserve"> po</w:t>
      </w:r>
      <w:r w:rsidR="00B260B4" w:rsidRPr="00B10104">
        <w:t>d</w:t>
      </w:r>
      <w:r w:rsidRPr="00B10104">
        <w:t>em ser adsorvidos nas superfícies das células das algas, e isso também pode reduzir o crescimento por efeitos físicos de sombreamento (</w:t>
      </w:r>
      <w:proofErr w:type="spellStart"/>
      <w:del w:id="2581" w:author="Jose Capelo Neto" w:date="2020-05-11T08:18:00Z">
        <w:r w:rsidRPr="00B10104" w:rsidDel="00FF7F86">
          <w:delText> </w:delText>
        </w:r>
      </w:del>
      <w:bookmarkStart w:id="2582" w:name="bbib27"/>
      <w:r w:rsidRPr="00B10104">
        <w:fldChar w:fldCharType="begin"/>
      </w:r>
      <w:r w:rsidRPr="00B10104">
        <w:instrText xml:space="preserve"> HYPERLINK "https://www.sciencedirect.com/science/article/pii/S0269749116326653" \l "bib27" </w:instrText>
      </w:r>
      <w:r w:rsidRPr="00B10104">
        <w:fldChar w:fldCharType="separate"/>
      </w:r>
      <w:r w:rsidRPr="00B10104">
        <w:rPr>
          <w:rStyle w:val="Hyperlink"/>
          <w:color w:val="auto"/>
          <w:u w:val="none"/>
        </w:rPr>
        <w:t>Hund-Rinke</w:t>
      </w:r>
      <w:proofErr w:type="spellEnd"/>
      <w:r w:rsidRPr="00B10104">
        <w:rPr>
          <w:rStyle w:val="Hyperlink"/>
          <w:color w:val="auto"/>
          <w:u w:val="none"/>
        </w:rPr>
        <w:t xml:space="preserve"> e Simon, 2006</w:t>
      </w:r>
      <w:r w:rsidRPr="00B10104">
        <w:fldChar w:fldCharType="end"/>
      </w:r>
      <w:bookmarkEnd w:id="2582"/>
      <w:del w:id="2583" w:author="Jose Capelo Neto" w:date="2020-05-11T08:18:00Z">
        <w:r w:rsidRPr="00B10104" w:rsidDel="00FF7F86">
          <w:delText> </w:delText>
        </w:r>
      </w:del>
      <w:r w:rsidRPr="00B10104">
        <w:t>);</w:t>
      </w:r>
      <w:ins w:id="2584" w:author="Jose Capelo Neto" w:date="2020-05-11T08:18:00Z">
        <w:r w:rsidR="00FF7F86">
          <w:t xml:space="preserve"> </w:t>
        </w:r>
      </w:ins>
      <w:del w:id="2585" w:author="Jose Capelo Neto" w:date="2020-05-11T08:18:00Z">
        <w:r w:rsidRPr="00B10104" w:rsidDel="00FF7F86">
          <w:delText> </w:delText>
        </w:r>
      </w:del>
      <w:r w:rsidRPr="00B10104">
        <w:t>e o peso adicional dos PN pode forçar a sedimentação de algas ( </w:t>
      </w:r>
      <w:bookmarkStart w:id="2586" w:name="bbib26"/>
      <w:r w:rsidRPr="00B10104">
        <w:fldChar w:fldCharType="begin"/>
      </w:r>
      <w:r w:rsidRPr="00B10104">
        <w:instrText xml:space="preserve"> HYPERLINK "https://www.sciencedirect.com/science/article/pii/S0269749116326653" \l "bib26" </w:instrText>
      </w:r>
      <w:r w:rsidRPr="00B10104">
        <w:fldChar w:fldCharType="separate"/>
      </w:r>
      <w:r w:rsidRPr="00B10104">
        <w:rPr>
          <w:rStyle w:val="Hyperlink"/>
          <w:color w:val="auto"/>
          <w:u w:val="none"/>
        </w:rPr>
        <w:t>Huang, 2005</w:t>
      </w:r>
      <w:r w:rsidRPr="00B10104">
        <w:fldChar w:fldCharType="end"/>
      </w:r>
      <w:bookmarkEnd w:id="2586"/>
      <w:r w:rsidRPr="00B10104">
        <w:t xml:space="preserve"> ) </w:t>
      </w:r>
      <w:r w:rsidRPr="00DA6FEE">
        <w:t xml:space="preserve">impossibilitando o acesso a nutrientes e </w:t>
      </w:r>
      <w:r w:rsidR="00064C8C">
        <w:t>luz.</w:t>
      </w:r>
    </w:p>
    <w:p w14:paraId="1C1D6731" w14:textId="17D632F2" w:rsidR="00121A28" w:rsidRPr="00DA6FEE" w:rsidRDefault="00121A28" w:rsidP="00121A28">
      <w:pPr>
        <w:rPr>
          <w:rFonts w:ascii="Times New Roman" w:hAnsi="Times New Roman" w:cs="Times New Roman"/>
          <w:color w:val="000000"/>
          <w:lang w:val="pt-BR"/>
        </w:rPr>
      </w:pPr>
      <w:r w:rsidRPr="00DA6FEE">
        <w:rPr>
          <w:rFonts w:ascii="Times New Roman" w:hAnsi="Times New Roman" w:cs="Times New Roman"/>
          <w:color w:val="000000"/>
          <w:lang w:val="pt-BR"/>
        </w:rPr>
        <w:t xml:space="preserve">Em pesquisa realizada por </w:t>
      </w:r>
      <w:r w:rsidRPr="00DA6FEE">
        <w:rPr>
          <w:rFonts w:ascii="Times New Roman" w:hAnsi="Times New Roman" w:cs="Times New Roman"/>
          <w:color w:val="000000"/>
          <w:lang w:val="pt-BR"/>
        </w:rPr>
        <w:fldChar w:fldCharType="begin" w:fldLock="1"/>
      </w:r>
      <w:r w:rsidRPr="00DA6FEE">
        <w:rPr>
          <w:rFonts w:ascii="Times New Roman" w:hAnsi="Times New Roman" w:cs="Times New Roman"/>
          <w:color w:val="000000"/>
          <w:lang w:val="pt-BR"/>
        </w:rPr>
        <w:instrText>ADDIN CSL_CITATION {"citationItems":[{"id":"ITEM-1","itemData":{"DOI":"10.1016/j.cej.2014.12.111","ISSN":"13858947","abstract":"This study assesses the effect of a solar driven TiO2 photocatalytic process on the destruction of the cyanobacteria Microcystis aeruginosa with simultaneous removal of intracellular and extracellular microcystin-LR (MC-LR) due to cell lysis. Transmission electron microscopy (TEM) was used to study the interaction between TiO2 nanoparticles and M. aeruginosa cells. Due to the cell size, TiO2 nanoparticles aggregate on the exterior surface of the cell. Cell lysis is mainly associated with cell wall attack by the reactive species formed on the semiconductor surface, leading to the release of toxins to the liquid phase. The efficiency of the solar driven TiO2 photocatalytic process was also evaluated in the treatment of natural water from a Portuguese river containing cyanobacterial blooms, in which prevails the genus Microcystis. The degradation of MC-LR, previously purified and spiked in distilled water, was assessed using a pilot scale solar photoreactor. Two degradation byproducts were identified and relative abundances were evaluated along the reaction time. The best results corresponding to the faster MC-LR and byproducts degradation were obtained with a catalyst concentration of 200mgL-1. The best catalyst concentration found to destroy MC-LR was also used in cylindrospermopsin (CYN) toxin degradation. CYN molecule showed higher recalcitrant character than MC-LR, requiring a higher solar exposure time to achieve similar degradation efficiencies.","author":[{"dropping-particle":"","family":"Pinho","given":"Lívia X.","non-dropping-particle":"","parse-names":false,"suffix":""},{"dropping-particle":"","family":"Azevedo","given":"Joana","non-dropping-particle":"","parse-names":false,"suffix":""},{"dropping-particle":"","family":"Brito","given":"Angela","non-dropping-particle":"","parse-names":false,"suffix":""},{"dropping-particle":"","family":"Santos","given":"Arlete","non-dropping-particle":"","parse-names":false,"suffix":""},{"dropping-particle":"","family":"Tamagnini","given":"Paula","non-dropping-particle":"","parse-names":false,"suffix":""},{"dropping-particle":"","family":"Vilar","given":"Vítor J.P.","non-dropping-particle":"","parse-names":false,"suffix":""},{"dropping-particle":"","family":"Vasconcelos","given":"Vítor M.","non-dropping-particle":"","parse-names":false,"suffix":""},{"dropping-particle":"","family":"Boaventura","given":"Rui A.R.","non-dropping-particle":"","parse-names":false,"suffix":""}],"container-title":"Chemical Engineering Journal","id":"ITEM-1","issued":{"date-parts":[["2015"]]},"page":"144-152","title":"Effect of TiO2 photocatalysis on the destruction of Microcystis aeruginosa cells and degradation of cyanotoxins microcystin-LR and cylindrospermopsin","type":"article","volume":"268"},"uris":["http://www.mendeley.com/documents/?uuid=976403f5-1afa-4ee8-8912-4451708daec1"]}],"mendeley":{"formattedCitation":"(Pinho et al., 2015)","plainTextFormattedCitation":"(Pinho et al., 2015)","previouslyFormattedCitation":"(Pinho et al., 2015)"},"properties":{"noteIndex":0},"schema":"https://github.com/citation-style-language/schema/raw/master/csl-citation.json"}</w:instrText>
      </w:r>
      <w:r w:rsidRPr="00DA6FEE">
        <w:rPr>
          <w:rFonts w:ascii="Times New Roman" w:hAnsi="Times New Roman" w:cs="Times New Roman"/>
          <w:color w:val="000000"/>
          <w:lang w:val="pt-BR"/>
        </w:rPr>
        <w:fldChar w:fldCharType="separate"/>
      </w:r>
      <w:r w:rsidRPr="00DA6FEE">
        <w:rPr>
          <w:rFonts w:ascii="Times New Roman" w:hAnsi="Times New Roman" w:cs="Times New Roman"/>
          <w:noProof/>
          <w:color w:val="000000"/>
          <w:lang w:val="pt-BR"/>
        </w:rPr>
        <w:t>(Pinho et al., 2015)</w:t>
      </w:r>
      <w:r w:rsidRPr="00DA6FEE">
        <w:rPr>
          <w:rFonts w:ascii="Times New Roman" w:hAnsi="Times New Roman" w:cs="Times New Roman"/>
          <w:color w:val="000000"/>
          <w:lang w:val="pt-BR"/>
        </w:rPr>
        <w:fldChar w:fldCharType="end"/>
      </w:r>
      <w:r w:rsidRPr="00DA6FEE">
        <w:rPr>
          <w:rFonts w:ascii="Times New Roman" w:hAnsi="Times New Roman" w:cs="Times New Roman"/>
          <w:color w:val="000000"/>
          <w:lang w:val="pt-BR"/>
        </w:rPr>
        <w:t xml:space="preserve"> utilizando um processo fotocatalítico de TiO</w:t>
      </w:r>
      <w:r w:rsidRPr="00DA6FEE">
        <w:rPr>
          <w:rFonts w:ascii="Times New Roman" w:hAnsi="Times New Roman" w:cs="Times New Roman"/>
          <w:color w:val="000000"/>
          <w:vertAlign w:val="subscript"/>
          <w:lang w:val="pt-BR"/>
        </w:rPr>
        <w:t>2</w:t>
      </w:r>
      <w:r w:rsidRPr="00DA6FEE">
        <w:rPr>
          <w:rFonts w:ascii="Times New Roman" w:hAnsi="Times New Roman" w:cs="Times New Roman"/>
          <w:color w:val="000000"/>
          <w:lang w:val="pt-BR"/>
        </w:rPr>
        <w:t xml:space="preserve"> movido a energia solar para a interrupção  de </w:t>
      </w:r>
      <w:r w:rsidR="00BD184A" w:rsidRPr="00BD184A">
        <w:rPr>
          <w:rFonts w:ascii="Times New Roman" w:eastAsia="Times New Roman" w:hAnsi="Times New Roman" w:cs="Times New Roman"/>
          <w:i/>
          <w:lang w:val="pt-BR" w:eastAsia="pt-BR"/>
        </w:rPr>
        <w:t>Microcystis</w:t>
      </w:r>
      <w:r w:rsidR="00BD184A" w:rsidRPr="00DA6FEE">
        <w:rPr>
          <w:rFonts w:ascii="Times New Roman" w:hAnsi="Times New Roman" w:cs="Times New Roman"/>
          <w:color w:val="000000"/>
          <w:lang w:val="pt-BR"/>
        </w:rPr>
        <w:t xml:space="preserve"> </w:t>
      </w:r>
      <w:r w:rsidRPr="00BD184A">
        <w:rPr>
          <w:rFonts w:ascii="Times New Roman" w:hAnsi="Times New Roman" w:cs="Times New Roman"/>
          <w:i/>
          <w:color w:val="000000"/>
          <w:lang w:val="pt-BR"/>
        </w:rPr>
        <w:t>aeruginosa</w:t>
      </w:r>
      <w:r w:rsidRPr="00DA6FEE">
        <w:rPr>
          <w:rFonts w:ascii="Times New Roman" w:hAnsi="Times New Roman" w:cs="Times New Roman"/>
          <w:color w:val="000000"/>
          <w:lang w:val="pt-BR"/>
        </w:rPr>
        <w:t xml:space="preserve"> e remoção simultânea de cianotoxina intracelular e extracelular MC-LR, presente em água natural contendo florações de cianobactérias. Neste estudo a microscopia eletrônica de transmissão (TEM) mostrou que, sob irradiação UV, a cápsula mucilaginosa começa a ser destruída devido ao ataque de espécies reativas formadas na superfície do TiO</w:t>
      </w:r>
      <w:r w:rsidRPr="00DA6FEE">
        <w:rPr>
          <w:rFonts w:ascii="Times New Roman" w:hAnsi="Times New Roman" w:cs="Times New Roman"/>
          <w:color w:val="000000"/>
          <w:vertAlign w:val="subscript"/>
          <w:lang w:val="pt-BR"/>
        </w:rPr>
        <w:t>2</w:t>
      </w:r>
      <w:r w:rsidRPr="00DA6FEE">
        <w:rPr>
          <w:rFonts w:ascii="Times New Roman" w:hAnsi="Times New Roman" w:cs="Times New Roman"/>
          <w:color w:val="000000"/>
          <w:lang w:val="pt-BR"/>
        </w:rPr>
        <w:t>. Isto permite a penetração de TiO</w:t>
      </w:r>
      <w:r w:rsidRPr="00DA6FEE">
        <w:rPr>
          <w:rFonts w:ascii="Times New Roman" w:hAnsi="Times New Roman" w:cs="Times New Roman"/>
          <w:color w:val="000000"/>
          <w:vertAlign w:val="subscript"/>
          <w:lang w:val="pt-BR"/>
        </w:rPr>
        <w:t xml:space="preserve">2 </w:t>
      </w:r>
      <w:r w:rsidRPr="00DA6FEE">
        <w:rPr>
          <w:rFonts w:ascii="Times New Roman" w:hAnsi="Times New Roman" w:cs="Times New Roman"/>
          <w:color w:val="000000"/>
          <w:lang w:val="pt-BR"/>
        </w:rPr>
        <w:t>nanopartículas para as camadas interiores, que conduz a células deformação e ruptura.</w:t>
      </w:r>
    </w:p>
    <w:p w14:paraId="066B9555" w14:textId="161B76E1" w:rsidR="00121A28" w:rsidRPr="00DA6FEE" w:rsidRDefault="00121A28" w:rsidP="00CC0E06">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Nanopartículas de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em combinação com luz UV (370 nm) mostrou inativar as cianobactérias </w:t>
      </w:r>
      <w:r w:rsidRPr="00BD184A">
        <w:rPr>
          <w:rFonts w:ascii="Times New Roman" w:eastAsia="Times New Roman" w:hAnsi="Times New Roman" w:cs="Times New Roman"/>
          <w:i/>
          <w:lang w:val="pt-BR" w:eastAsia="pt-BR"/>
        </w:rPr>
        <w:t>Anabaena, Microcystis</w:t>
      </w:r>
      <w:r w:rsidRPr="00DA6FEE">
        <w:rPr>
          <w:rFonts w:ascii="Times New Roman" w:eastAsia="Times New Roman" w:hAnsi="Times New Roman" w:cs="Times New Roman"/>
          <w:lang w:val="pt-BR" w:eastAsia="pt-BR"/>
        </w:rPr>
        <w:t xml:space="preserve"> e a diatomácea </w:t>
      </w:r>
      <w:proofErr w:type="spellStart"/>
      <w:r w:rsidRPr="00BD184A">
        <w:rPr>
          <w:rFonts w:ascii="Times New Roman" w:eastAsia="Times New Roman" w:hAnsi="Times New Roman" w:cs="Times New Roman"/>
          <w:i/>
          <w:lang w:val="pt-BR" w:eastAsia="pt-BR"/>
        </w:rPr>
        <w:t>Melosira</w:t>
      </w:r>
      <w:proofErr w:type="spellEnd"/>
      <w:r w:rsidRPr="00DA6FEE">
        <w:rPr>
          <w:rFonts w:ascii="Times New Roman" w:eastAsia="Times New Roman" w:hAnsi="Times New Roman" w:cs="Times New Roman"/>
          <w:lang w:val="pt-BR" w:eastAsia="pt-BR"/>
        </w:rPr>
        <w:t xml:space="preserve"> (Kim e Lee, 2005).</w:t>
      </w:r>
      <w:r w:rsidRPr="00DA6FEE">
        <w:rPr>
          <w:rFonts w:ascii="Times New Roman" w:hAnsi="Times New Roman" w:cs="Times New Roman"/>
          <w:lang w:val="pt-BR"/>
        </w:rPr>
        <w:t xml:space="preserve"> </w:t>
      </w:r>
      <w:r w:rsidRPr="00BD184A">
        <w:rPr>
          <w:rFonts w:ascii="Times New Roman" w:eastAsia="Times New Roman" w:hAnsi="Times New Roman" w:cs="Times New Roman"/>
          <w:i/>
          <w:lang w:val="pt-BR" w:eastAsia="pt-BR"/>
        </w:rPr>
        <w:t>Anabaena</w:t>
      </w:r>
      <w:r w:rsidRPr="00DA6FEE">
        <w:rPr>
          <w:rFonts w:ascii="Times New Roman" w:eastAsia="Times New Roman" w:hAnsi="Times New Roman" w:cs="Times New Roman"/>
          <w:lang w:val="pt-BR" w:eastAsia="pt-BR"/>
        </w:rPr>
        <w:t xml:space="preserve"> e </w:t>
      </w:r>
      <w:r w:rsidRPr="00BD184A">
        <w:rPr>
          <w:rFonts w:ascii="Times New Roman" w:eastAsia="Times New Roman" w:hAnsi="Times New Roman" w:cs="Times New Roman"/>
          <w:i/>
          <w:lang w:val="pt-BR" w:eastAsia="pt-BR"/>
        </w:rPr>
        <w:t>Microcystis</w:t>
      </w:r>
      <w:r w:rsidRPr="00DA6FEE">
        <w:rPr>
          <w:rFonts w:ascii="Times New Roman" w:eastAsia="Times New Roman" w:hAnsi="Times New Roman" w:cs="Times New Roman"/>
          <w:lang w:val="pt-BR" w:eastAsia="pt-BR"/>
        </w:rPr>
        <w:t xml:space="preserve"> perderam sua atividade fotossintética, e a cadeia de células de </w:t>
      </w:r>
      <w:r w:rsidRPr="00BD184A">
        <w:rPr>
          <w:rFonts w:ascii="Times New Roman" w:eastAsia="Times New Roman" w:hAnsi="Times New Roman" w:cs="Times New Roman"/>
          <w:i/>
          <w:lang w:val="pt-BR" w:eastAsia="pt-BR"/>
        </w:rPr>
        <w:t xml:space="preserve">Anabaena </w:t>
      </w:r>
      <w:r w:rsidRPr="00DA6FEE">
        <w:rPr>
          <w:rFonts w:ascii="Times New Roman" w:eastAsia="Times New Roman" w:hAnsi="Times New Roman" w:cs="Times New Roman"/>
          <w:lang w:val="pt-BR" w:eastAsia="pt-BR"/>
        </w:rPr>
        <w:t xml:space="preserve">e as colônias de células de </w:t>
      </w:r>
      <w:r w:rsidRPr="00BD184A">
        <w:rPr>
          <w:rFonts w:ascii="Times New Roman" w:eastAsia="Times New Roman" w:hAnsi="Times New Roman" w:cs="Times New Roman"/>
          <w:i/>
          <w:lang w:val="pt-BR" w:eastAsia="pt-BR"/>
        </w:rPr>
        <w:t>Microcystis</w:t>
      </w:r>
      <w:r w:rsidRPr="00DA6FEE">
        <w:rPr>
          <w:rFonts w:ascii="Times New Roman" w:eastAsia="Times New Roman" w:hAnsi="Times New Roman" w:cs="Times New Roman"/>
          <w:lang w:val="pt-BR" w:eastAsia="pt-BR"/>
        </w:rPr>
        <w:t xml:space="preserve"> foram completamente separadas em um esférico individual. No caso de </w:t>
      </w:r>
      <w:proofErr w:type="spellStart"/>
      <w:r w:rsidRPr="00BD184A">
        <w:rPr>
          <w:rFonts w:ascii="Times New Roman" w:eastAsia="Times New Roman" w:hAnsi="Times New Roman" w:cs="Times New Roman"/>
          <w:i/>
          <w:lang w:val="pt-BR" w:eastAsia="pt-BR"/>
        </w:rPr>
        <w:t>Melosira</w:t>
      </w:r>
      <w:proofErr w:type="spellEnd"/>
      <w:r w:rsidRPr="00DA6FEE">
        <w:rPr>
          <w:rFonts w:ascii="Times New Roman" w:eastAsia="Times New Roman" w:hAnsi="Times New Roman" w:cs="Times New Roman"/>
          <w:lang w:val="pt-BR" w:eastAsia="pt-BR"/>
        </w:rPr>
        <w:t xml:space="preserve">, foi obtida uma eficiência de inativação fotocatalítica um pouco menor, que se acreditava ser devida à presença da parede siliciosa inorgânica ao redor das células de </w:t>
      </w:r>
      <w:proofErr w:type="spellStart"/>
      <w:r w:rsidRPr="00DA6FEE">
        <w:rPr>
          <w:rFonts w:ascii="Times New Roman" w:eastAsia="Times New Roman" w:hAnsi="Times New Roman" w:cs="Times New Roman"/>
          <w:lang w:val="pt-BR" w:eastAsia="pt-BR"/>
        </w:rPr>
        <w:t>Melosira</w:t>
      </w:r>
      <w:proofErr w:type="spellEnd"/>
      <w:r w:rsidRPr="00DA6FEE">
        <w:rPr>
          <w:rFonts w:ascii="Times New Roman" w:eastAsia="Times New Roman" w:hAnsi="Times New Roman" w:cs="Times New Roman"/>
          <w:lang w:val="pt-BR" w:eastAsia="pt-BR"/>
        </w:rPr>
        <w:t xml:space="preserve">.   </w:t>
      </w:r>
    </w:p>
    <w:p w14:paraId="36AC57FA" w14:textId="3AC333A1" w:rsidR="00121A28" w:rsidRDefault="00121A28" w:rsidP="00CC0E06">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 xml:space="preserve">Em experimentos realizados por </w:t>
      </w:r>
      <w:r w:rsidRPr="00DA6FEE">
        <w:rPr>
          <w:rFonts w:ascii="Times New Roman" w:eastAsia="Times New Roman" w:hAnsi="Times New Roman" w:cs="Times New Roman"/>
          <w:lang w:val="pt-BR" w:eastAsia="pt-BR"/>
        </w:rPr>
        <w:fldChar w:fldCharType="begin" w:fldLock="1"/>
      </w:r>
      <w:r w:rsidRPr="00DA6FEE">
        <w:rPr>
          <w:rFonts w:ascii="Times New Roman" w:eastAsia="Times New Roman" w:hAnsi="Times New Roman" w:cs="Times New Roman"/>
          <w:lang w:val="pt-BR" w:eastAsia="pt-BR"/>
        </w:rPr>
        <w:instrText>ADDIN CSL_CITATION {"citationItems":[{"id":"ITEM-1","itemData":{"DOI":"https://doi.org/10.1016/j.cej.2017.03.062","author":[{"dropping-particle":"","family":"Wang, Xin, Wang Xuejiang, Zhao Jianfu, Song Jingke, Wang Jiayi, Ma Rongrong","given":"Ma Jinxing","non-dropping-particle":"","parse-names":false,"suffix":""}],"id":"ITEM-1","issued":{"date-parts":[["2017"]]},"page":"253-263","title":"Solar light-driven photocatalytic destruction of cyanobacteria by F-Ce-TiO2 expanded perlite floating composites.pdf","type":"article-journal"},"uris":["http://www.mendeley.com/documents/?uuid=fecafe10-4b9d-4e3a-b2d5-20f1cfc549d8"]}],"mendeley":{"formattedCitation":"(Wang, Xin, Wang Xuejiang, Zhao Jianfu, Song Jingke, Wang Jiayi, Ma Rongrong, 2017)","manualFormatting":"(Wang, Xin, et al., 2017)","plainTextFormattedCitation":"(Wang, Xin, Wang Xuejiang, Zhao Jianfu, Song Jingke, Wang Jiayi, Ma Rongrong, 2017)","previouslyFormattedCitation":"(Wang, Xin, Wang Xuejiang, Zhao Jianfu, Song Jingke, Wang Jiayi, Ma Rongrong, 2017)"},"properties":{"noteIndex":0},"schema":"https://github.com/citation-style-language/schema/raw/master/csl-citation.json"}</w:instrText>
      </w:r>
      <w:r w:rsidRPr="00DA6FEE">
        <w:rPr>
          <w:rFonts w:ascii="Times New Roman" w:eastAsia="Times New Roman" w:hAnsi="Times New Roman" w:cs="Times New Roman"/>
          <w:lang w:val="pt-BR" w:eastAsia="pt-BR"/>
        </w:rPr>
        <w:fldChar w:fldCharType="separate"/>
      </w:r>
      <w:r w:rsidRPr="00DA6FEE">
        <w:rPr>
          <w:rFonts w:ascii="Times New Roman" w:eastAsia="Times New Roman" w:hAnsi="Times New Roman" w:cs="Times New Roman"/>
          <w:noProof/>
          <w:lang w:val="pt-BR" w:eastAsia="pt-BR"/>
        </w:rPr>
        <w:t>(Wang, Xin, et al., 2017)</w:t>
      </w:r>
      <w:r w:rsidRPr="00DA6FEE">
        <w:rPr>
          <w:rFonts w:ascii="Times New Roman" w:eastAsia="Times New Roman" w:hAnsi="Times New Roman" w:cs="Times New Roman"/>
          <w:lang w:val="pt-BR" w:eastAsia="pt-BR"/>
        </w:rPr>
        <w:fldChar w:fldCharType="end"/>
      </w:r>
      <w:r w:rsidRPr="00DA6FEE">
        <w:rPr>
          <w:rFonts w:ascii="Times New Roman" w:eastAsia="Times New Roman" w:hAnsi="Times New Roman" w:cs="Times New Roman"/>
          <w:lang w:val="pt-BR" w:eastAsia="pt-BR"/>
        </w:rPr>
        <w:t xml:space="preserve"> foram utilizados os </w:t>
      </w:r>
      <w:proofErr w:type="spellStart"/>
      <w:r w:rsidRPr="00DA6FEE">
        <w:rPr>
          <w:rFonts w:ascii="Times New Roman" w:eastAsia="Times New Roman" w:hAnsi="Times New Roman" w:cs="Times New Roman"/>
          <w:lang w:val="pt-BR" w:eastAsia="pt-BR"/>
        </w:rPr>
        <w:t>fotocatalisadores</w:t>
      </w:r>
      <w:proofErr w:type="spellEnd"/>
      <w:r w:rsidRPr="00DA6FEE">
        <w:rPr>
          <w:rFonts w:ascii="Times New Roman" w:eastAsia="Times New Roman" w:hAnsi="Times New Roman" w:cs="Times New Roman"/>
          <w:lang w:val="pt-BR" w:eastAsia="pt-BR"/>
        </w:rPr>
        <w:t xml:space="preserve"> para avaliar o efeito em células de cultivo de </w:t>
      </w:r>
      <w:r w:rsidRPr="00BD184A">
        <w:rPr>
          <w:rFonts w:ascii="Times New Roman" w:eastAsia="Times New Roman" w:hAnsi="Times New Roman" w:cs="Times New Roman"/>
          <w:i/>
          <w:lang w:val="pt-BR" w:eastAsia="pt-BR"/>
        </w:rPr>
        <w:t>Microcystis aeruginosa</w:t>
      </w:r>
      <w:r w:rsidRPr="00DA6FEE">
        <w:rPr>
          <w:rFonts w:ascii="Times New Roman" w:eastAsia="Times New Roman" w:hAnsi="Times New Roman" w:cs="Times New Roman"/>
          <w:lang w:val="pt-BR" w:eastAsia="pt-BR"/>
        </w:rPr>
        <w:t xml:space="preserve">. Entre os </w:t>
      </w:r>
      <w:proofErr w:type="spellStart"/>
      <w:r w:rsidRPr="00DA6FEE">
        <w:rPr>
          <w:rFonts w:ascii="Times New Roman" w:eastAsia="Times New Roman" w:hAnsi="Times New Roman" w:cs="Times New Roman"/>
          <w:lang w:val="pt-BR" w:eastAsia="pt-BR"/>
        </w:rPr>
        <w:t>fotocatalisadores</w:t>
      </w:r>
      <w:proofErr w:type="spellEnd"/>
      <w:r w:rsidRPr="00DA6FEE">
        <w:rPr>
          <w:rFonts w:ascii="Times New Roman" w:eastAsia="Times New Roman" w:hAnsi="Times New Roman" w:cs="Times New Roman"/>
          <w:lang w:val="pt-BR" w:eastAsia="pt-BR"/>
        </w:rPr>
        <w:t xml:space="preserve"> F-</w:t>
      </w:r>
      <w:proofErr w:type="spellStart"/>
      <w:r w:rsidRPr="00DA6FEE">
        <w:rPr>
          <w:rFonts w:ascii="Times New Roman" w:eastAsia="Times New Roman" w:hAnsi="Times New Roman" w:cs="Times New Roman"/>
          <w:lang w:val="pt-BR" w:eastAsia="pt-BR"/>
        </w:rPr>
        <w:t>Ce</w:t>
      </w:r>
      <w:proofErr w:type="spellEnd"/>
      <w:r w:rsidRPr="00DA6FEE">
        <w:rPr>
          <w:rFonts w:ascii="Times New Roman" w:eastAsia="Times New Roman" w:hAnsi="Times New Roman" w:cs="Times New Roman"/>
          <w:lang w:val="pt-BR" w:eastAsia="pt-BR"/>
        </w:rPr>
        <w:t>-</w:t>
      </w:r>
      <w:proofErr w:type="spellStart"/>
      <w:r w:rsidRPr="00DA6FEE">
        <w:rPr>
          <w:rFonts w:ascii="Times New Roman" w:eastAsia="Times New Roman" w:hAnsi="Times New Roman" w:cs="Times New Roman"/>
          <w:lang w:val="pt-BR" w:eastAsia="pt-BR"/>
        </w:rPr>
        <w:t>TiO</w:t>
      </w:r>
      <w:proofErr w:type="spellEnd"/>
      <w:r w:rsidRPr="00DA6FEE">
        <w:rPr>
          <w:rFonts w:ascii="Times New Roman" w:eastAsia="Times New Roman" w:hAnsi="Times New Roman" w:cs="Times New Roman"/>
          <w:lang w:val="pt-BR" w:eastAsia="pt-BR"/>
        </w:rPr>
        <w:t xml:space="preserve"> 2 / EP</w:t>
      </w:r>
      <w:r w:rsidR="00AE5CAA">
        <w:rPr>
          <w:rFonts w:ascii="Times New Roman" w:eastAsia="Times New Roman" w:hAnsi="Times New Roman" w:cs="Times New Roman"/>
          <w:lang w:val="pt-BR" w:eastAsia="pt-BR"/>
        </w:rPr>
        <w:t xml:space="preserve"> e </w:t>
      </w:r>
      <w:r w:rsidR="00AE5CAA" w:rsidRPr="00DA6FEE">
        <w:rPr>
          <w:rFonts w:ascii="Times New Roman" w:eastAsia="Times New Roman" w:hAnsi="Times New Roman" w:cs="Times New Roman"/>
          <w:lang w:val="pt-BR" w:eastAsia="pt-BR"/>
        </w:rPr>
        <w:t>o F-</w:t>
      </w:r>
      <w:proofErr w:type="spellStart"/>
      <w:r w:rsidR="00AE5CAA" w:rsidRPr="00DA6FEE">
        <w:rPr>
          <w:rFonts w:ascii="Times New Roman" w:eastAsia="Times New Roman" w:hAnsi="Times New Roman" w:cs="Times New Roman"/>
          <w:lang w:val="pt-BR" w:eastAsia="pt-BR"/>
        </w:rPr>
        <w:t>Ce</w:t>
      </w:r>
      <w:proofErr w:type="spellEnd"/>
      <w:r w:rsidR="00AE5CAA" w:rsidRPr="00DA6FEE">
        <w:rPr>
          <w:rFonts w:ascii="Times New Roman" w:eastAsia="Times New Roman" w:hAnsi="Times New Roman" w:cs="Times New Roman"/>
          <w:lang w:val="pt-BR" w:eastAsia="pt-BR"/>
        </w:rPr>
        <w:t>-</w:t>
      </w:r>
      <w:proofErr w:type="spellStart"/>
      <w:r w:rsidR="00AE5CAA" w:rsidRPr="00DA6FEE">
        <w:rPr>
          <w:rFonts w:ascii="Times New Roman" w:eastAsia="Times New Roman" w:hAnsi="Times New Roman" w:cs="Times New Roman"/>
          <w:lang w:val="pt-BR" w:eastAsia="pt-BR"/>
        </w:rPr>
        <w:t>TiO</w:t>
      </w:r>
      <w:proofErr w:type="spellEnd"/>
      <w:r w:rsidR="00AE5CAA" w:rsidRPr="00DA6FEE">
        <w:rPr>
          <w:rFonts w:ascii="Times New Roman" w:eastAsia="Times New Roman" w:hAnsi="Times New Roman" w:cs="Times New Roman"/>
          <w:vertAlign w:val="subscript"/>
          <w:lang w:val="pt-BR" w:eastAsia="pt-BR"/>
        </w:rPr>
        <w:t xml:space="preserve"> </w:t>
      </w:r>
      <w:r w:rsidR="00AE5CAA" w:rsidRPr="00DA6FEE">
        <w:rPr>
          <w:rFonts w:ascii="Times New Roman" w:eastAsia="Times New Roman" w:hAnsi="Times New Roman" w:cs="Times New Roman"/>
          <w:lang w:val="pt-BR" w:eastAsia="pt-BR"/>
        </w:rPr>
        <w:t>/ EP450</w:t>
      </w:r>
      <w:r w:rsidRPr="00DA6FEE">
        <w:rPr>
          <w:rFonts w:ascii="Times New Roman" w:eastAsia="Times New Roman" w:hAnsi="Times New Roman" w:cs="Times New Roman"/>
          <w:lang w:val="pt-BR" w:eastAsia="pt-BR"/>
        </w:rPr>
        <w:t>, o F-</w:t>
      </w:r>
      <w:proofErr w:type="spellStart"/>
      <w:r w:rsidRPr="00DA6FEE">
        <w:rPr>
          <w:rFonts w:ascii="Times New Roman" w:eastAsia="Times New Roman" w:hAnsi="Times New Roman" w:cs="Times New Roman"/>
          <w:lang w:val="pt-BR" w:eastAsia="pt-BR"/>
        </w:rPr>
        <w:t>Ce</w:t>
      </w:r>
      <w:proofErr w:type="spellEnd"/>
      <w:r w:rsidRPr="00DA6FEE">
        <w:rPr>
          <w:rFonts w:ascii="Times New Roman" w:eastAsia="Times New Roman" w:hAnsi="Times New Roman" w:cs="Times New Roman"/>
          <w:lang w:val="pt-BR" w:eastAsia="pt-BR"/>
        </w:rPr>
        <w:t>-</w:t>
      </w:r>
      <w:proofErr w:type="spellStart"/>
      <w:r w:rsidRPr="00DA6FEE">
        <w:rPr>
          <w:rFonts w:ascii="Times New Roman" w:eastAsia="Times New Roman" w:hAnsi="Times New Roman" w:cs="Times New Roman"/>
          <w:lang w:val="pt-BR" w:eastAsia="pt-BR"/>
        </w:rPr>
        <w:t>TiO</w:t>
      </w:r>
      <w:proofErr w:type="spellEnd"/>
      <w:r w:rsidRPr="00DA6FEE">
        <w:rPr>
          <w:rFonts w:ascii="Times New Roman" w:eastAsia="Times New Roman" w:hAnsi="Times New Roman" w:cs="Times New Roman"/>
          <w:vertAlign w:val="subscript"/>
          <w:lang w:val="pt-BR" w:eastAsia="pt-BR"/>
        </w:rPr>
        <w:t xml:space="preserve"> </w:t>
      </w:r>
      <w:r w:rsidRPr="00DA6FEE">
        <w:rPr>
          <w:rFonts w:ascii="Times New Roman" w:eastAsia="Times New Roman" w:hAnsi="Times New Roman" w:cs="Times New Roman"/>
          <w:lang w:val="pt-BR" w:eastAsia="pt-BR"/>
        </w:rPr>
        <w:t xml:space="preserve">/ EP450 possui a maior atividade fotocatalítica e atingiu a taxa de remoção de células </w:t>
      </w:r>
      <w:proofErr w:type="spellStart"/>
      <w:r w:rsidRPr="00DA6FEE">
        <w:rPr>
          <w:rFonts w:ascii="Times New Roman" w:eastAsia="Times New Roman" w:hAnsi="Times New Roman" w:cs="Times New Roman"/>
          <w:lang w:val="pt-BR" w:eastAsia="pt-BR"/>
        </w:rPr>
        <w:t>algais</w:t>
      </w:r>
      <w:proofErr w:type="spellEnd"/>
      <w:r w:rsidRPr="00DA6FEE">
        <w:rPr>
          <w:rFonts w:ascii="Times New Roman" w:eastAsia="Times New Roman" w:hAnsi="Times New Roman" w:cs="Times New Roman"/>
          <w:lang w:val="pt-BR" w:eastAsia="pt-BR"/>
        </w:rPr>
        <w:t xml:space="preserve"> de 98,1% após 9 horas de reação. Durante o processo fotocatalítico, as células das algas foram encontradas danificadas como resultado da oxidação fotocatalítica, seja na solução </w:t>
      </w:r>
      <w:r w:rsidRPr="00DA6FEE">
        <w:rPr>
          <w:rFonts w:ascii="Times New Roman" w:eastAsia="Times New Roman" w:hAnsi="Times New Roman" w:cs="Times New Roman"/>
          <w:lang w:val="pt-BR" w:eastAsia="pt-BR"/>
        </w:rPr>
        <w:lastRenderedPageBreak/>
        <w:t xml:space="preserve">ou na superfície do </w:t>
      </w:r>
      <w:proofErr w:type="spellStart"/>
      <w:r w:rsidRPr="00DA6FEE">
        <w:rPr>
          <w:rFonts w:ascii="Times New Roman" w:eastAsia="Times New Roman" w:hAnsi="Times New Roman" w:cs="Times New Roman"/>
          <w:lang w:val="pt-BR" w:eastAsia="pt-BR"/>
        </w:rPr>
        <w:t>fotocatalisador</w:t>
      </w:r>
      <w:proofErr w:type="spellEnd"/>
      <w:r w:rsidRPr="00DA6FEE">
        <w:rPr>
          <w:rFonts w:ascii="Times New Roman" w:eastAsia="Times New Roman" w:hAnsi="Times New Roman" w:cs="Times New Roman"/>
          <w:lang w:val="pt-BR" w:eastAsia="pt-BR"/>
        </w:rPr>
        <w:t xml:space="preserve">. Notou-se também que devido à adsorção de células pelos </w:t>
      </w:r>
      <w:proofErr w:type="spellStart"/>
      <w:r w:rsidRPr="00DA6FEE">
        <w:rPr>
          <w:rFonts w:ascii="Times New Roman" w:eastAsia="Times New Roman" w:hAnsi="Times New Roman" w:cs="Times New Roman"/>
          <w:lang w:val="pt-BR" w:eastAsia="pt-BR"/>
        </w:rPr>
        <w:t>fotocatalisadores</w:t>
      </w:r>
      <w:proofErr w:type="spellEnd"/>
      <w:r w:rsidRPr="00DA6FEE">
        <w:rPr>
          <w:rFonts w:ascii="Times New Roman" w:eastAsia="Times New Roman" w:hAnsi="Times New Roman" w:cs="Times New Roman"/>
          <w:lang w:val="pt-BR" w:eastAsia="pt-BR"/>
        </w:rPr>
        <w:t>, a densidade celular diminuiu rapidamente no início. Quando a densidade celular foi reduzida para um nível baixo, as curvas se estabilizaram gradualmente e apresentaram uma cauda no final.</w:t>
      </w:r>
    </w:p>
    <w:p w14:paraId="074D760B" w14:textId="74A0CC97" w:rsidR="00CE775E" w:rsidRDefault="00CE775E" w:rsidP="00CC0E06">
      <w:pPr>
        <w:rPr>
          <w:ins w:id="2587" w:author="Samylla Oliveira" w:date="2020-06-01T20:17:00Z"/>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 xml:space="preserve">Anabaena (assim como Microcystis) foram destruídas com sucesso usando contas de vidro </w:t>
      </w:r>
      <w:proofErr w:type="spellStart"/>
      <w:r w:rsidRPr="00DA6FEE">
        <w:rPr>
          <w:rFonts w:ascii="Times New Roman" w:eastAsia="Times New Roman" w:hAnsi="Times New Roman" w:cs="Times New Roman"/>
          <w:lang w:val="pt-BR" w:eastAsia="pt-BR"/>
        </w:rPr>
        <w:t>Pyrex</w:t>
      </w:r>
      <w:proofErr w:type="spellEnd"/>
      <w:r w:rsidRPr="00DA6FEE">
        <w:rPr>
          <w:rFonts w:ascii="Times New Roman" w:eastAsia="Times New Roman" w:hAnsi="Times New Roman" w:cs="Times New Roman"/>
          <w:lang w:val="pt-BR" w:eastAsia="pt-BR"/>
        </w:rPr>
        <w:t xml:space="preserve"> revestidas com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na presença de luz UV (Kim </w:t>
      </w:r>
      <w:proofErr w:type="spellStart"/>
      <w:r w:rsidRPr="00DA6FEE">
        <w:rPr>
          <w:rFonts w:ascii="Times New Roman" w:eastAsia="Times New Roman" w:hAnsi="Times New Roman" w:cs="Times New Roman"/>
          <w:lang w:val="pt-BR" w:eastAsia="pt-BR"/>
        </w:rPr>
        <w:t>and</w:t>
      </w:r>
      <w:proofErr w:type="spellEnd"/>
      <w:r w:rsidRPr="00DA6FEE">
        <w:rPr>
          <w:rFonts w:ascii="Times New Roman" w:eastAsia="Times New Roman" w:hAnsi="Times New Roman" w:cs="Times New Roman"/>
          <w:lang w:val="pt-BR" w:eastAsia="pt-BR"/>
        </w:rPr>
        <w:t xml:space="preserve"> Lee, 2005). Os autores afirmaram que esse método poderia ser empregado com sucesso para a aplicação prática em um rio eutrofizado usando luz solar natural.</w:t>
      </w:r>
    </w:p>
    <w:p w14:paraId="57D5C3CD" w14:textId="09536A71" w:rsidR="00A91757" w:rsidRDefault="00A91757" w:rsidP="00CC0E06">
      <w:pPr>
        <w:rPr>
          <w:rFonts w:ascii="Times New Roman" w:eastAsia="Times New Roman" w:hAnsi="Times New Roman" w:cs="Times New Roman"/>
          <w:lang w:val="pt-BR" w:eastAsia="pt-BR"/>
        </w:rPr>
      </w:pPr>
      <w:ins w:id="2588" w:author="Samylla Oliveira" w:date="2020-06-01T20:17:00Z">
        <w:r w:rsidRPr="00A91757">
          <w:rPr>
            <w:rFonts w:ascii="Times New Roman" w:eastAsia="Times New Roman" w:hAnsi="Times New Roman" w:cs="Times New Roman"/>
            <w:lang w:val="pt-BR" w:eastAsia="pt-BR"/>
          </w:rPr>
          <w:t xml:space="preserve">Após expostas a ensaios fotocatalíticos com </w:t>
        </w:r>
        <w:proofErr w:type="spellStart"/>
        <w:r w:rsidRPr="00A91757">
          <w:rPr>
            <w:rFonts w:ascii="Times New Roman" w:eastAsia="Times New Roman" w:hAnsi="Times New Roman" w:cs="Times New Roman"/>
            <w:lang w:val="pt-BR" w:eastAsia="pt-BR"/>
          </w:rPr>
          <w:t>ZnO</w:t>
        </w:r>
        <w:proofErr w:type="spellEnd"/>
        <w:r w:rsidRPr="00A91757">
          <w:rPr>
            <w:rFonts w:ascii="Times New Roman" w:eastAsia="Times New Roman" w:hAnsi="Times New Roman" w:cs="Times New Roman"/>
            <w:lang w:val="pt-BR" w:eastAsia="pt-BR"/>
          </w:rPr>
          <w:t xml:space="preserve"> a </w:t>
        </w:r>
        <w:proofErr w:type="spellStart"/>
        <w:r w:rsidRPr="00A91757">
          <w:rPr>
            <w:rFonts w:ascii="Times New Roman" w:eastAsia="Times New Roman" w:hAnsi="Times New Roman" w:cs="Times New Roman"/>
            <w:lang w:val="pt-BR" w:eastAsia="pt-BR"/>
          </w:rPr>
          <w:t>estrututa</w:t>
        </w:r>
        <w:proofErr w:type="spellEnd"/>
        <w:r w:rsidRPr="00A91757">
          <w:rPr>
            <w:rFonts w:ascii="Times New Roman" w:eastAsia="Times New Roman" w:hAnsi="Times New Roman" w:cs="Times New Roman"/>
            <w:lang w:val="pt-BR" w:eastAsia="pt-BR"/>
          </w:rPr>
          <w:t xml:space="preserve"> celular cilíndrica de </w:t>
        </w:r>
        <w:proofErr w:type="spellStart"/>
        <w:r w:rsidRPr="00A91757">
          <w:rPr>
            <w:rFonts w:ascii="Times New Roman" w:eastAsia="Times New Roman" w:hAnsi="Times New Roman" w:cs="Times New Roman"/>
            <w:lang w:val="pt-BR" w:eastAsia="pt-BR"/>
          </w:rPr>
          <w:t>Oscillatoria</w:t>
        </w:r>
        <w:proofErr w:type="spellEnd"/>
        <w:r w:rsidRPr="00A91757">
          <w:rPr>
            <w:rFonts w:ascii="Times New Roman" w:eastAsia="Times New Roman" w:hAnsi="Times New Roman" w:cs="Times New Roman"/>
            <w:lang w:val="pt-BR" w:eastAsia="pt-BR"/>
          </w:rPr>
          <w:t xml:space="preserve"> </w:t>
        </w:r>
        <w:proofErr w:type="spellStart"/>
        <w:r w:rsidRPr="00A91757">
          <w:rPr>
            <w:rFonts w:ascii="Times New Roman" w:eastAsia="Times New Roman" w:hAnsi="Times New Roman" w:cs="Times New Roman"/>
            <w:lang w:val="pt-BR" w:eastAsia="pt-BR"/>
          </w:rPr>
          <w:t>tenuisa</w:t>
        </w:r>
        <w:proofErr w:type="spellEnd"/>
        <w:r w:rsidRPr="00A91757">
          <w:rPr>
            <w:rFonts w:ascii="Times New Roman" w:eastAsia="Times New Roman" w:hAnsi="Times New Roman" w:cs="Times New Roman"/>
            <w:lang w:val="pt-BR" w:eastAsia="pt-BR"/>
          </w:rPr>
          <w:t xml:space="preserve"> quebrou e a maioria das células isoladas perdeu sua atividade fotossintética. Neste experimento as colônias de células de Microcystis aeruginosa foram completamente separadas em uma esférica individual, a eficiência de inativação para Microcystis aeruginosa foi um pouco menor que a </w:t>
        </w:r>
        <w:proofErr w:type="spellStart"/>
        <w:r w:rsidRPr="00A91757">
          <w:rPr>
            <w:rFonts w:ascii="Times New Roman" w:eastAsia="Times New Roman" w:hAnsi="Times New Roman" w:cs="Times New Roman"/>
            <w:lang w:val="pt-BR" w:eastAsia="pt-BR"/>
          </w:rPr>
          <w:t>Oscillatoria</w:t>
        </w:r>
        <w:proofErr w:type="spellEnd"/>
        <w:r w:rsidRPr="00A91757">
          <w:rPr>
            <w:rFonts w:ascii="Times New Roman" w:eastAsia="Times New Roman" w:hAnsi="Times New Roman" w:cs="Times New Roman"/>
            <w:lang w:val="pt-BR" w:eastAsia="pt-BR"/>
          </w:rPr>
          <w:t xml:space="preserve"> </w:t>
        </w:r>
        <w:proofErr w:type="spellStart"/>
        <w:r w:rsidRPr="00A91757">
          <w:rPr>
            <w:rFonts w:ascii="Times New Roman" w:eastAsia="Times New Roman" w:hAnsi="Times New Roman" w:cs="Times New Roman"/>
            <w:lang w:val="pt-BR" w:eastAsia="pt-BR"/>
          </w:rPr>
          <w:t>tenuisa</w:t>
        </w:r>
        <w:proofErr w:type="spellEnd"/>
        <w:r w:rsidRPr="00A91757">
          <w:rPr>
            <w:rFonts w:ascii="Times New Roman" w:eastAsia="Times New Roman" w:hAnsi="Times New Roman" w:cs="Times New Roman"/>
            <w:lang w:val="pt-BR" w:eastAsia="pt-BR"/>
          </w:rPr>
          <w:t xml:space="preserve"> provavelmente devida aos </w:t>
        </w:r>
        <w:proofErr w:type="spellStart"/>
        <w:r w:rsidRPr="00A91757">
          <w:rPr>
            <w:rFonts w:ascii="Times New Roman" w:eastAsia="Times New Roman" w:hAnsi="Times New Roman" w:cs="Times New Roman"/>
            <w:lang w:val="pt-BR" w:eastAsia="pt-BR"/>
          </w:rPr>
          <w:t>EPSs</w:t>
        </w:r>
        <w:proofErr w:type="spellEnd"/>
        <w:r w:rsidRPr="00A91757">
          <w:rPr>
            <w:rFonts w:ascii="Times New Roman" w:eastAsia="Times New Roman" w:hAnsi="Times New Roman" w:cs="Times New Roman"/>
            <w:lang w:val="pt-BR" w:eastAsia="pt-BR"/>
          </w:rPr>
          <w:t xml:space="preserve"> ao redor das células de Microcystis aeruginosa ( Huang et al., 2011)  .</w:t>
        </w:r>
      </w:ins>
    </w:p>
    <w:p w14:paraId="688AACFF" w14:textId="08CAD786" w:rsidR="00012726" w:rsidRDefault="00012726" w:rsidP="00012726">
      <w:pPr>
        <w:rPr>
          <w:rFonts w:ascii="Times New Roman" w:eastAsia="Times New Roman" w:hAnsi="Times New Roman" w:cs="Times New Roman"/>
          <w:lang w:val="pt-BR" w:eastAsia="pt-BR"/>
        </w:rPr>
      </w:pPr>
      <w:r>
        <w:rPr>
          <w:rFonts w:ascii="Times New Roman" w:eastAsia="Times New Roman" w:hAnsi="Times New Roman" w:cs="Times New Roman"/>
          <w:lang w:val="pt-BR" w:eastAsia="pt-BR"/>
        </w:rPr>
        <w:t>As observações relatadas nos estudos</w:t>
      </w:r>
      <w:r w:rsidR="00CE775E">
        <w:rPr>
          <w:rFonts w:ascii="Times New Roman" w:eastAsia="Times New Roman" w:hAnsi="Times New Roman" w:cs="Times New Roman"/>
          <w:lang w:val="pt-BR" w:eastAsia="pt-BR"/>
        </w:rPr>
        <w:t xml:space="preserve"> </w:t>
      </w:r>
      <w:r w:rsidR="00CE775E" w:rsidRPr="00DA6FEE">
        <w:rPr>
          <w:rFonts w:ascii="Times New Roman" w:eastAsia="Times New Roman" w:hAnsi="Times New Roman" w:cs="Times New Roman"/>
          <w:lang w:val="pt-BR" w:eastAsia="pt-BR"/>
        </w:rPr>
        <w:t xml:space="preserve">(Kim </w:t>
      </w:r>
      <w:proofErr w:type="spellStart"/>
      <w:r w:rsidR="00CE775E" w:rsidRPr="00DA6FEE">
        <w:rPr>
          <w:rFonts w:ascii="Times New Roman" w:eastAsia="Times New Roman" w:hAnsi="Times New Roman" w:cs="Times New Roman"/>
          <w:lang w:val="pt-BR" w:eastAsia="pt-BR"/>
        </w:rPr>
        <w:t>and</w:t>
      </w:r>
      <w:proofErr w:type="spellEnd"/>
      <w:r w:rsidR="00CE775E" w:rsidRPr="00DA6FEE">
        <w:rPr>
          <w:rFonts w:ascii="Times New Roman" w:eastAsia="Times New Roman" w:hAnsi="Times New Roman" w:cs="Times New Roman"/>
          <w:lang w:val="pt-BR" w:eastAsia="pt-BR"/>
        </w:rPr>
        <w:t xml:space="preserve"> Lee, 2005</w:t>
      </w:r>
      <w:r w:rsidR="00CE775E">
        <w:rPr>
          <w:rFonts w:ascii="Times New Roman" w:eastAsia="Times New Roman" w:hAnsi="Times New Roman" w:cs="Times New Roman"/>
          <w:lang w:val="pt-BR" w:eastAsia="pt-BR"/>
        </w:rPr>
        <w:t>,</w:t>
      </w:r>
      <w:r w:rsidR="00CE775E" w:rsidRPr="00CE775E">
        <w:rPr>
          <w:rFonts w:ascii="Times New Roman" w:hAnsi="Times New Roman" w:cs="Times New Roman"/>
          <w:noProof/>
          <w:color w:val="000000"/>
          <w:lang w:val="pt-BR"/>
        </w:rPr>
        <w:t xml:space="preserve"> </w:t>
      </w:r>
      <w:r w:rsidR="00CE775E" w:rsidRPr="00DA6FEE">
        <w:rPr>
          <w:rFonts w:ascii="Times New Roman" w:hAnsi="Times New Roman" w:cs="Times New Roman"/>
          <w:noProof/>
          <w:color w:val="000000"/>
          <w:lang w:val="pt-BR"/>
        </w:rPr>
        <w:t>Pinho et al., 2015</w:t>
      </w:r>
      <w:r w:rsidR="00CE775E">
        <w:rPr>
          <w:rFonts w:ascii="Times New Roman" w:hAnsi="Times New Roman" w:cs="Times New Roman"/>
          <w:noProof/>
          <w:color w:val="000000"/>
          <w:lang w:val="pt-BR"/>
        </w:rPr>
        <w:t>,</w:t>
      </w:r>
      <w:r w:rsidR="00CE775E" w:rsidRPr="00CE775E">
        <w:rPr>
          <w:rFonts w:ascii="Times New Roman" w:eastAsia="Times New Roman" w:hAnsi="Times New Roman" w:cs="Times New Roman"/>
          <w:noProof/>
          <w:lang w:val="pt-BR" w:eastAsia="pt-BR"/>
        </w:rPr>
        <w:t xml:space="preserve"> </w:t>
      </w:r>
      <w:r w:rsidR="00CE775E" w:rsidRPr="00DA6FEE">
        <w:rPr>
          <w:rFonts w:ascii="Times New Roman" w:eastAsia="Times New Roman" w:hAnsi="Times New Roman" w:cs="Times New Roman"/>
          <w:noProof/>
          <w:lang w:val="pt-BR" w:eastAsia="pt-BR"/>
        </w:rPr>
        <w:t>Wang, Xin, et al., 2017</w:t>
      </w:r>
      <w:r w:rsidR="00CE775E">
        <w:rPr>
          <w:rFonts w:ascii="Times New Roman" w:eastAsia="Times New Roman" w:hAnsi="Times New Roman" w:cs="Times New Roman"/>
          <w:lang w:val="pt-BR" w:eastAsia="pt-BR"/>
        </w:rPr>
        <w:t>)</w:t>
      </w:r>
      <w:r w:rsidR="009672A8">
        <w:rPr>
          <w:rFonts w:ascii="Times New Roman" w:eastAsia="Times New Roman" w:hAnsi="Times New Roman" w:cs="Times New Roman"/>
          <w:lang w:val="pt-BR" w:eastAsia="pt-BR"/>
        </w:rPr>
        <w:t xml:space="preserve"> quanto a redução ou perda total </w:t>
      </w:r>
      <w:r w:rsidR="009672A8">
        <w:rPr>
          <w:rFonts w:ascii="Times New Roman" w:hAnsi="Times New Roman" w:cs="Times New Roman"/>
          <w:color w:val="000000"/>
          <w:lang w:val="pt-BR"/>
        </w:rPr>
        <w:t>da bainha</w:t>
      </w:r>
      <w:r w:rsidR="009672A8" w:rsidRPr="00DA6FEE">
        <w:rPr>
          <w:rFonts w:ascii="Times New Roman" w:hAnsi="Times New Roman" w:cs="Times New Roman"/>
          <w:color w:val="000000"/>
          <w:lang w:val="pt-BR"/>
        </w:rPr>
        <w:t xml:space="preserve"> mucilaginosa</w:t>
      </w:r>
      <w:r w:rsidR="009672A8">
        <w:rPr>
          <w:rFonts w:ascii="Times New Roman" w:hAnsi="Times New Roman" w:cs="Times New Roman"/>
          <w:color w:val="000000"/>
          <w:lang w:val="pt-BR"/>
        </w:rPr>
        <w:t xml:space="preserve"> promovendo uma</w:t>
      </w:r>
      <w:r w:rsidR="009672A8">
        <w:rPr>
          <w:rFonts w:ascii="Times New Roman" w:eastAsia="Times New Roman" w:hAnsi="Times New Roman" w:cs="Times New Roman"/>
          <w:lang w:val="pt-BR" w:eastAsia="pt-BR"/>
        </w:rPr>
        <w:t xml:space="preserve"> </w:t>
      </w:r>
      <w:r w:rsidR="009672A8" w:rsidRPr="00DA6FEE">
        <w:rPr>
          <w:rFonts w:ascii="Times New Roman" w:eastAsia="Times New Roman" w:hAnsi="Times New Roman" w:cs="Times New Roman"/>
          <w:lang w:val="pt-BR" w:eastAsia="pt-BR"/>
        </w:rPr>
        <w:t>completa separa</w:t>
      </w:r>
      <w:r w:rsidR="009672A8">
        <w:rPr>
          <w:rFonts w:ascii="Times New Roman" w:eastAsia="Times New Roman" w:hAnsi="Times New Roman" w:cs="Times New Roman"/>
          <w:lang w:val="pt-BR" w:eastAsia="pt-BR"/>
        </w:rPr>
        <w:t>ção das células, possibilitando</w:t>
      </w:r>
      <w:r w:rsidR="005D2C1D">
        <w:rPr>
          <w:rFonts w:ascii="Times New Roman" w:eastAsia="Times New Roman" w:hAnsi="Times New Roman" w:cs="Times New Roman"/>
          <w:lang w:val="pt-BR" w:eastAsia="pt-BR"/>
        </w:rPr>
        <w:t xml:space="preserve"> em um esférico individual, também</w:t>
      </w:r>
      <w:r>
        <w:rPr>
          <w:rFonts w:ascii="Times New Roman" w:eastAsia="Times New Roman" w:hAnsi="Times New Roman" w:cs="Times New Roman"/>
          <w:lang w:val="pt-BR" w:eastAsia="pt-BR"/>
        </w:rPr>
        <w:t xml:space="preserve"> foram observadas qualitativamente na presente pesquisa principalmente com as espécies </w:t>
      </w:r>
      <w:r w:rsidRPr="002C2401">
        <w:rPr>
          <w:rFonts w:ascii="Times New Roman" w:hAnsi="Times New Roman" w:cs="Times New Roman"/>
          <w:i/>
          <w:color w:val="000000"/>
          <w:lang w:val="pt-BR"/>
        </w:rPr>
        <w:t xml:space="preserve">M. aeruginosa </w:t>
      </w:r>
      <w:r>
        <w:rPr>
          <w:rFonts w:ascii="Times New Roman" w:hAnsi="Times New Roman" w:cs="Times New Roman"/>
          <w:color w:val="000000"/>
          <w:lang w:val="pt-BR"/>
        </w:rPr>
        <w:t xml:space="preserve">e </w:t>
      </w:r>
      <w:r w:rsidRPr="002C2401">
        <w:rPr>
          <w:rFonts w:ascii="Times New Roman" w:hAnsi="Times New Roman" w:cs="Times New Roman"/>
          <w:i/>
          <w:color w:val="000000"/>
          <w:lang w:val="pt-BR"/>
        </w:rPr>
        <w:t>Dolichospermum sp</w:t>
      </w:r>
      <w:r w:rsidR="00CE775E">
        <w:rPr>
          <w:rFonts w:ascii="Times New Roman" w:hAnsi="Times New Roman" w:cs="Times New Roman"/>
          <w:color w:val="000000"/>
          <w:lang w:val="pt-BR"/>
        </w:rPr>
        <w:t xml:space="preserve"> (anteriormente denominada </w:t>
      </w:r>
      <w:r w:rsidR="00CE775E" w:rsidRPr="002C2401">
        <w:rPr>
          <w:rFonts w:ascii="Times New Roman" w:eastAsia="Times New Roman" w:hAnsi="Times New Roman" w:cs="Times New Roman"/>
          <w:i/>
          <w:lang w:val="pt-BR" w:eastAsia="pt-BR"/>
        </w:rPr>
        <w:t>Anabaena</w:t>
      </w:r>
      <w:r w:rsidR="009672A8">
        <w:rPr>
          <w:rFonts w:ascii="Times New Roman" w:eastAsia="Times New Roman" w:hAnsi="Times New Roman" w:cs="Times New Roman"/>
          <w:lang w:val="pt-BR" w:eastAsia="pt-BR"/>
        </w:rPr>
        <w:t>).</w:t>
      </w:r>
      <w:r w:rsidR="005D2C1D">
        <w:rPr>
          <w:rFonts w:ascii="Times New Roman" w:eastAsia="Times New Roman" w:hAnsi="Times New Roman" w:cs="Times New Roman"/>
          <w:lang w:val="pt-BR" w:eastAsia="pt-BR"/>
        </w:rPr>
        <w:t xml:space="preserve"> Além disso, notou-se maiores danos nas estruturas celulares de algas e cianobactérias e percentuais de lise nos tempos amostrais 72 e 168 horas, onde havia uma densidade celular mais elevada, fato também relatado pelos estudos que apresentam danos nas estruturas celulares em curtos períodos reacionais.</w:t>
      </w:r>
    </w:p>
    <w:p w14:paraId="704EB8B8" w14:textId="37569B8B" w:rsidR="009672A8" w:rsidRDefault="00681023" w:rsidP="00012726">
      <w:pPr>
        <w:rPr>
          <w:rFonts w:ascii="Times New Roman" w:hAnsi="Times New Roman" w:cs="Times New Roman"/>
          <w:color w:val="000000"/>
          <w:lang w:val="pt-BR"/>
        </w:rPr>
      </w:pPr>
      <w:r>
        <w:rPr>
          <w:rFonts w:ascii="Times New Roman" w:hAnsi="Times New Roman" w:cs="Times New Roman"/>
          <w:color w:val="000000"/>
          <w:lang w:val="pt-BR"/>
        </w:rPr>
        <w:t>O intenso impacto na integridade das espécies de cianobactérias avaliadas quando expostas ao tratamento utilizando fotocatálise (TiO</w:t>
      </w:r>
      <w:r w:rsidRPr="00681023">
        <w:rPr>
          <w:rFonts w:ascii="Times New Roman" w:hAnsi="Times New Roman" w:cs="Times New Roman"/>
          <w:color w:val="000000"/>
          <w:vertAlign w:val="subscript"/>
          <w:lang w:val="pt-BR"/>
        </w:rPr>
        <w:t>2</w:t>
      </w:r>
      <w:r>
        <w:rPr>
          <w:rFonts w:ascii="Times New Roman" w:hAnsi="Times New Roman" w:cs="Times New Roman"/>
          <w:color w:val="000000"/>
          <w:lang w:val="pt-BR"/>
        </w:rPr>
        <w:t xml:space="preserve"> +UV)</w:t>
      </w:r>
      <w:r w:rsidR="00C54C30">
        <w:rPr>
          <w:rFonts w:ascii="Times New Roman" w:hAnsi="Times New Roman" w:cs="Times New Roman"/>
          <w:color w:val="000000"/>
          <w:lang w:val="pt-BR"/>
        </w:rPr>
        <w:t xml:space="preserve"> nos tempos analisados</w:t>
      </w:r>
      <w:r w:rsidRPr="00681023">
        <w:rPr>
          <w:rFonts w:ascii="Times New Roman" w:hAnsi="Times New Roman" w:cs="Times New Roman"/>
          <w:color w:val="000000"/>
          <w:lang w:val="pt-BR"/>
        </w:rPr>
        <w:t xml:space="preserve"> é uma grande preocupação para as empresas de</w:t>
      </w:r>
      <w:r>
        <w:rPr>
          <w:rFonts w:ascii="Times New Roman" w:hAnsi="Times New Roman" w:cs="Times New Roman"/>
          <w:color w:val="000000"/>
          <w:lang w:val="pt-BR"/>
        </w:rPr>
        <w:t xml:space="preserve"> gerenciamento de recursos hídricos</w:t>
      </w:r>
      <w:r w:rsidRPr="00681023">
        <w:rPr>
          <w:rFonts w:ascii="Times New Roman" w:hAnsi="Times New Roman" w:cs="Times New Roman"/>
          <w:color w:val="000000"/>
          <w:lang w:val="pt-BR"/>
        </w:rPr>
        <w:t>, pois muitos autores relataram que esse</w:t>
      </w:r>
      <w:r>
        <w:rPr>
          <w:rFonts w:ascii="Times New Roman" w:hAnsi="Times New Roman" w:cs="Times New Roman"/>
          <w:color w:val="000000"/>
          <w:lang w:val="pt-BR"/>
        </w:rPr>
        <w:t>s</w:t>
      </w:r>
      <w:r w:rsidRPr="00681023">
        <w:rPr>
          <w:rFonts w:ascii="Times New Roman" w:hAnsi="Times New Roman" w:cs="Times New Roman"/>
          <w:color w:val="000000"/>
          <w:lang w:val="pt-BR"/>
        </w:rPr>
        <w:t xml:space="preserve"> gênero</w:t>
      </w:r>
      <w:r>
        <w:rPr>
          <w:rFonts w:ascii="Times New Roman" w:hAnsi="Times New Roman" w:cs="Times New Roman"/>
          <w:color w:val="000000"/>
          <w:lang w:val="pt-BR"/>
        </w:rPr>
        <w:t>s são</w:t>
      </w:r>
      <w:r w:rsidRPr="00681023">
        <w:rPr>
          <w:rFonts w:ascii="Times New Roman" w:hAnsi="Times New Roman" w:cs="Times New Roman"/>
          <w:color w:val="000000"/>
          <w:lang w:val="pt-BR"/>
        </w:rPr>
        <w:t xml:space="preserve"> potencialmente produtor</w:t>
      </w:r>
      <w:r>
        <w:rPr>
          <w:rFonts w:ascii="Times New Roman" w:hAnsi="Times New Roman" w:cs="Times New Roman"/>
          <w:color w:val="000000"/>
          <w:lang w:val="pt-BR"/>
        </w:rPr>
        <w:t>es</w:t>
      </w:r>
      <w:r w:rsidRPr="00681023">
        <w:rPr>
          <w:rFonts w:ascii="Times New Roman" w:hAnsi="Times New Roman" w:cs="Times New Roman"/>
          <w:color w:val="000000"/>
          <w:lang w:val="pt-BR"/>
        </w:rPr>
        <w:t xml:space="preserve"> de geosmina, MIB e cianotoxinas, como saxitoxina, microcistina, cilindrospermopsina, anatoxina-a e anatoxina-a (S) (</w:t>
      </w:r>
      <w:proofErr w:type="spellStart"/>
      <w:r w:rsidRPr="00681023">
        <w:rPr>
          <w:rFonts w:ascii="Times New Roman" w:hAnsi="Times New Roman" w:cs="Times New Roman"/>
          <w:color w:val="000000"/>
          <w:lang w:val="pt-BR"/>
        </w:rPr>
        <w:t>Carmichael</w:t>
      </w:r>
      <w:proofErr w:type="spellEnd"/>
      <w:r w:rsidRPr="00681023">
        <w:rPr>
          <w:rFonts w:ascii="Times New Roman" w:hAnsi="Times New Roman" w:cs="Times New Roman"/>
          <w:color w:val="000000"/>
          <w:lang w:val="pt-BR"/>
        </w:rPr>
        <w:t xml:space="preserve"> e Boyer, 2016; </w:t>
      </w:r>
      <w:proofErr w:type="spellStart"/>
      <w:r w:rsidRPr="00681023">
        <w:rPr>
          <w:rFonts w:ascii="Times New Roman" w:hAnsi="Times New Roman" w:cs="Times New Roman"/>
          <w:color w:val="000000"/>
          <w:lang w:val="pt-BR"/>
        </w:rPr>
        <w:t>Chernova</w:t>
      </w:r>
      <w:proofErr w:type="spellEnd"/>
      <w:r w:rsidRPr="00681023">
        <w:rPr>
          <w:rFonts w:ascii="Times New Roman" w:hAnsi="Times New Roman" w:cs="Times New Roman"/>
          <w:color w:val="000000"/>
          <w:lang w:val="pt-BR"/>
        </w:rPr>
        <w:t xml:space="preserve"> et al., 2019; </w:t>
      </w:r>
      <w:proofErr w:type="spellStart"/>
      <w:r w:rsidRPr="00681023">
        <w:rPr>
          <w:rFonts w:ascii="Times New Roman" w:hAnsi="Times New Roman" w:cs="Times New Roman"/>
          <w:color w:val="000000"/>
          <w:lang w:val="pt-BR"/>
        </w:rPr>
        <w:t>Pereyra</w:t>
      </w:r>
      <w:proofErr w:type="spellEnd"/>
      <w:r w:rsidRPr="00681023">
        <w:rPr>
          <w:rFonts w:ascii="Times New Roman" w:hAnsi="Times New Roman" w:cs="Times New Roman"/>
          <w:color w:val="000000"/>
          <w:lang w:val="pt-BR"/>
        </w:rPr>
        <w:t xml:space="preserve"> et al., 2017</w:t>
      </w:r>
      <w:r w:rsidR="00A25F30">
        <w:rPr>
          <w:rFonts w:ascii="Times New Roman" w:hAnsi="Times New Roman" w:cs="Times New Roman"/>
          <w:color w:val="000000"/>
          <w:lang w:val="pt-BR"/>
        </w:rPr>
        <w:t xml:space="preserve">; </w:t>
      </w:r>
      <w:r w:rsidR="00A25F30" w:rsidRPr="00681023">
        <w:rPr>
          <w:rFonts w:ascii="Times New Roman" w:hAnsi="Times New Roman" w:cs="Times New Roman"/>
          <w:color w:val="000000"/>
          <w:lang w:val="pt-BR"/>
        </w:rPr>
        <w:t>Li e</w:t>
      </w:r>
      <w:r w:rsidR="00A25F30">
        <w:rPr>
          <w:rFonts w:ascii="Times New Roman" w:hAnsi="Times New Roman" w:cs="Times New Roman"/>
          <w:color w:val="000000"/>
          <w:lang w:val="pt-BR"/>
        </w:rPr>
        <w:t xml:space="preserve">t al., 2016; </w:t>
      </w:r>
      <w:proofErr w:type="spellStart"/>
      <w:r w:rsidR="00A25F30">
        <w:rPr>
          <w:rFonts w:ascii="Times New Roman" w:hAnsi="Times New Roman" w:cs="Times New Roman"/>
          <w:color w:val="000000"/>
          <w:lang w:val="pt-BR"/>
        </w:rPr>
        <w:t>Paerl</w:t>
      </w:r>
      <w:proofErr w:type="spellEnd"/>
      <w:r w:rsidR="00A25F30">
        <w:rPr>
          <w:rFonts w:ascii="Times New Roman" w:hAnsi="Times New Roman" w:cs="Times New Roman"/>
          <w:color w:val="000000"/>
          <w:lang w:val="pt-BR"/>
        </w:rPr>
        <w:t xml:space="preserve"> et al., 2016</w:t>
      </w:r>
      <w:r w:rsidRPr="00681023">
        <w:rPr>
          <w:rFonts w:ascii="Times New Roman" w:hAnsi="Times New Roman" w:cs="Times New Roman"/>
          <w:color w:val="000000"/>
          <w:lang w:val="pt-BR"/>
        </w:rPr>
        <w:t>)</w:t>
      </w:r>
      <w:r>
        <w:rPr>
          <w:rFonts w:ascii="Times New Roman" w:hAnsi="Times New Roman" w:cs="Times New Roman"/>
          <w:color w:val="000000"/>
          <w:lang w:val="pt-BR"/>
        </w:rPr>
        <w:t xml:space="preserve">. </w:t>
      </w:r>
    </w:p>
    <w:p w14:paraId="7FF70ADC" w14:textId="431A5292" w:rsidR="00681023" w:rsidRDefault="00681023" w:rsidP="00012726">
      <w:pPr>
        <w:rPr>
          <w:rFonts w:ascii="Times New Roman" w:hAnsi="Times New Roman" w:cs="Times New Roman"/>
          <w:color w:val="000000"/>
          <w:lang w:val="pt-BR"/>
        </w:rPr>
      </w:pPr>
      <w:r>
        <w:rPr>
          <w:rFonts w:ascii="Times New Roman" w:hAnsi="Times New Roman" w:cs="Times New Roman"/>
          <w:color w:val="000000"/>
          <w:lang w:val="pt-BR"/>
        </w:rPr>
        <w:lastRenderedPageBreak/>
        <w:t>Dessa forma, faz-se necessário a ampliação de estudos par</w:t>
      </w:r>
      <w:r w:rsidR="00A25F30">
        <w:rPr>
          <w:rFonts w:ascii="Times New Roman" w:hAnsi="Times New Roman" w:cs="Times New Roman"/>
          <w:color w:val="000000"/>
          <w:lang w:val="pt-BR"/>
        </w:rPr>
        <w:t xml:space="preserve">a a modelagem adequada para </w:t>
      </w:r>
      <w:r w:rsidR="009672A8">
        <w:rPr>
          <w:rFonts w:ascii="Times New Roman" w:hAnsi="Times New Roman" w:cs="Times New Roman"/>
          <w:color w:val="000000"/>
          <w:lang w:val="pt-BR"/>
        </w:rPr>
        <w:t>d</w:t>
      </w:r>
      <w:r w:rsidR="00A25F30">
        <w:rPr>
          <w:rFonts w:ascii="Times New Roman" w:hAnsi="Times New Roman" w:cs="Times New Roman"/>
          <w:color w:val="000000"/>
          <w:lang w:val="pt-BR"/>
        </w:rPr>
        <w:t>a a</w:t>
      </w:r>
      <w:r>
        <w:rPr>
          <w:rFonts w:ascii="Times New Roman" w:hAnsi="Times New Roman" w:cs="Times New Roman"/>
          <w:color w:val="000000"/>
          <w:lang w:val="pt-BR"/>
        </w:rPr>
        <w:t>plicação deste pré-tratamento</w:t>
      </w:r>
      <w:r w:rsidR="00A25F30">
        <w:rPr>
          <w:rFonts w:ascii="Times New Roman" w:hAnsi="Times New Roman" w:cs="Times New Roman"/>
          <w:color w:val="000000"/>
          <w:lang w:val="pt-BR"/>
        </w:rPr>
        <w:t xml:space="preserve"> </w:t>
      </w:r>
      <w:r w:rsidR="00A25F30" w:rsidRPr="00A25F30">
        <w:rPr>
          <w:rFonts w:ascii="Times New Roman" w:hAnsi="Times New Roman" w:cs="Times New Roman"/>
          <w:i/>
          <w:color w:val="000000"/>
          <w:lang w:val="pt-BR"/>
        </w:rPr>
        <w:t>in situ</w:t>
      </w:r>
      <w:r w:rsidR="00A25F30">
        <w:rPr>
          <w:rFonts w:ascii="Times New Roman" w:hAnsi="Times New Roman" w:cs="Times New Roman"/>
          <w:color w:val="000000"/>
          <w:lang w:val="pt-BR"/>
        </w:rPr>
        <w:t xml:space="preserve"> tendo em vista</w:t>
      </w:r>
      <w:r>
        <w:rPr>
          <w:rFonts w:ascii="Times New Roman" w:hAnsi="Times New Roman" w:cs="Times New Roman"/>
          <w:color w:val="000000"/>
          <w:lang w:val="pt-BR"/>
        </w:rPr>
        <w:t xml:space="preserve"> </w:t>
      </w:r>
      <w:r w:rsidR="00A25F30">
        <w:rPr>
          <w:rFonts w:ascii="Times New Roman" w:hAnsi="Times New Roman" w:cs="Times New Roman"/>
          <w:color w:val="000000"/>
          <w:lang w:val="pt-BR"/>
        </w:rPr>
        <w:t>a dinâmica de usos, as características hidráulicas e hidrológicas do reservatório</w:t>
      </w:r>
      <w:r w:rsidR="009672A8">
        <w:rPr>
          <w:rFonts w:ascii="Times New Roman" w:hAnsi="Times New Roman" w:cs="Times New Roman"/>
          <w:color w:val="000000"/>
          <w:lang w:val="pt-BR"/>
        </w:rPr>
        <w:t xml:space="preserve"> para a possibilidade de uma aplicação segura, de forma a viabilizar um tempo de contato que possibilite a destruição celular e a oxidação completa das possíveis cianotoxinas e metabólitos secundários liberados após os danos na integrid</w:t>
      </w:r>
      <w:r w:rsidR="00BD184A">
        <w:rPr>
          <w:rFonts w:ascii="Times New Roman" w:hAnsi="Times New Roman" w:cs="Times New Roman"/>
          <w:color w:val="000000"/>
          <w:lang w:val="pt-BR"/>
        </w:rPr>
        <w:t>ade celular destes organismos</w:t>
      </w:r>
      <w:r w:rsidR="00A25F30">
        <w:rPr>
          <w:rFonts w:ascii="Times New Roman" w:hAnsi="Times New Roman" w:cs="Times New Roman"/>
          <w:color w:val="000000"/>
          <w:lang w:val="pt-BR"/>
        </w:rPr>
        <w:t xml:space="preserve">. </w:t>
      </w:r>
    </w:p>
    <w:p w14:paraId="63DE7345" w14:textId="2ED7AEE0" w:rsidR="003164D3" w:rsidRDefault="003164D3" w:rsidP="00497005">
      <w:pPr>
        <w:rPr>
          <w:rFonts w:ascii="Times New Roman" w:hAnsi="Times New Roman" w:cs="Times New Roman"/>
          <w:color w:val="000000"/>
          <w:lang w:val="pt-BR"/>
        </w:rPr>
      </w:pPr>
      <w:r>
        <w:rPr>
          <w:rFonts w:ascii="Times New Roman" w:hAnsi="Times New Roman" w:cs="Times New Roman"/>
          <w:color w:val="000000"/>
          <w:lang w:val="pt-BR"/>
        </w:rPr>
        <w:t>Outro aspecto que deve ser ponderado quanto a aplicação da fotocatálise heterogênea (TiO</w:t>
      </w:r>
      <w:del w:id="2589" w:author="Allan Clemente de Souza" w:date="2020-10-05T00:36:00Z">
        <w:r w:rsidRPr="003164D3" w:rsidDel="003C48A3">
          <w:rPr>
            <w:rFonts w:ascii="Times New Roman" w:hAnsi="Times New Roman" w:cs="Times New Roman"/>
            <w:color w:val="000000"/>
            <w:vertAlign w:val="subscript"/>
            <w:lang w:val="pt-BR"/>
          </w:rPr>
          <w:delText>2</w:delText>
        </w:r>
        <w:r w:rsidDel="003C48A3">
          <w:rPr>
            <w:rFonts w:ascii="Times New Roman" w:hAnsi="Times New Roman" w:cs="Times New Roman"/>
            <w:color w:val="000000"/>
            <w:lang w:val="pt-BR"/>
          </w:rPr>
          <w:delText xml:space="preserve"> )</w:delText>
        </w:r>
      </w:del>
      <w:ins w:id="2590" w:author="Allan Clemente de Souza" w:date="2020-10-05T00:36:00Z">
        <w:r w:rsidR="003C48A3" w:rsidRPr="003164D3">
          <w:rPr>
            <w:rFonts w:ascii="Times New Roman" w:hAnsi="Times New Roman" w:cs="Times New Roman"/>
            <w:color w:val="000000"/>
            <w:vertAlign w:val="subscript"/>
            <w:lang w:val="pt-BR"/>
          </w:rPr>
          <w:t>2</w:t>
        </w:r>
        <w:r w:rsidR="003C48A3">
          <w:rPr>
            <w:rFonts w:ascii="Times New Roman" w:hAnsi="Times New Roman" w:cs="Times New Roman"/>
            <w:color w:val="000000"/>
            <w:lang w:val="pt-BR"/>
          </w:rPr>
          <w:t>)</w:t>
        </w:r>
      </w:ins>
      <w:r>
        <w:rPr>
          <w:rFonts w:ascii="Times New Roman" w:hAnsi="Times New Roman" w:cs="Times New Roman"/>
          <w:color w:val="000000"/>
          <w:lang w:val="pt-BR"/>
        </w:rPr>
        <w:t xml:space="preserve"> em tratamento </w:t>
      </w:r>
      <w:r w:rsidRPr="00A25F30">
        <w:rPr>
          <w:rFonts w:ascii="Times New Roman" w:hAnsi="Times New Roman" w:cs="Times New Roman"/>
          <w:i/>
          <w:color w:val="000000"/>
          <w:lang w:val="pt-BR"/>
        </w:rPr>
        <w:t xml:space="preserve">in </w:t>
      </w:r>
      <w:del w:id="2591" w:author="Allan Clemente de Souza" w:date="2020-10-05T00:36:00Z">
        <w:r w:rsidRPr="00A25F30" w:rsidDel="003C48A3">
          <w:rPr>
            <w:rFonts w:ascii="Times New Roman" w:hAnsi="Times New Roman" w:cs="Times New Roman"/>
            <w:i/>
            <w:color w:val="000000"/>
            <w:lang w:val="pt-BR"/>
          </w:rPr>
          <w:delText>situ</w:delText>
        </w:r>
        <w:r w:rsidDel="003C48A3">
          <w:rPr>
            <w:rFonts w:ascii="Times New Roman" w:hAnsi="Times New Roman" w:cs="Times New Roman"/>
            <w:color w:val="000000"/>
            <w:lang w:val="pt-BR"/>
          </w:rPr>
          <w:delText xml:space="preserve">  são</w:delText>
        </w:r>
      </w:del>
      <w:ins w:id="2592" w:author="Allan Clemente de Souza" w:date="2020-10-05T00:36:00Z">
        <w:r w:rsidR="003C48A3" w:rsidRPr="00A25F30">
          <w:rPr>
            <w:rFonts w:ascii="Times New Roman" w:hAnsi="Times New Roman" w:cs="Times New Roman"/>
            <w:i/>
            <w:color w:val="000000"/>
            <w:lang w:val="pt-BR"/>
          </w:rPr>
          <w:t>situ</w:t>
        </w:r>
        <w:r w:rsidR="003C48A3">
          <w:rPr>
            <w:rFonts w:ascii="Times New Roman" w:hAnsi="Times New Roman" w:cs="Times New Roman"/>
            <w:color w:val="000000"/>
            <w:lang w:val="pt-BR"/>
          </w:rPr>
          <w:t xml:space="preserve"> são</w:t>
        </w:r>
      </w:ins>
      <w:r>
        <w:rPr>
          <w:rFonts w:ascii="Times New Roman" w:hAnsi="Times New Roman" w:cs="Times New Roman"/>
          <w:color w:val="000000"/>
          <w:lang w:val="pt-BR"/>
        </w:rPr>
        <w:t xml:space="preserve"> os danos provocados em espécies de algas, conforme observado neste estudo. </w:t>
      </w:r>
      <w:r w:rsidRPr="003164D3">
        <w:rPr>
          <w:rFonts w:ascii="Times New Roman" w:hAnsi="Times New Roman" w:cs="Times New Roman"/>
          <w:color w:val="000000"/>
          <w:lang w:val="pt-BR"/>
        </w:rPr>
        <w:t>Tendo em vista</w:t>
      </w:r>
      <w:r w:rsidR="00BB0A67">
        <w:rPr>
          <w:rFonts w:ascii="Times New Roman" w:hAnsi="Times New Roman" w:cs="Times New Roman"/>
          <w:color w:val="000000"/>
          <w:lang w:val="pt-BR"/>
        </w:rPr>
        <w:t xml:space="preserve"> que as algas,</w:t>
      </w:r>
      <w:r w:rsidRPr="003164D3">
        <w:rPr>
          <w:rFonts w:ascii="Times New Roman" w:hAnsi="Times New Roman" w:cs="Times New Roman"/>
          <w:color w:val="000000"/>
          <w:lang w:val="pt-BR"/>
        </w:rPr>
        <w:t xml:space="preserve"> componentes do fitoplâncton (forças motrizes internas)</w:t>
      </w:r>
      <w:r w:rsidR="00BB0A67">
        <w:rPr>
          <w:rFonts w:ascii="Times New Roman" w:hAnsi="Times New Roman" w:cs="Times New Roman"/>
          <w:color w:val="000000"/>
          <w:lang w:val="pt-BR"/>
        </w:rPr>
        <w:t>,</w:t>
      </w:r>
      <w:r w:rsidRPr="003164D3">
        <w:rPr>
          <w:rFonts w:ascii="Times New Roman" w:hAnsi="Times New Roman" w:cs="Times New Roman"/>
          <w:color w:val="000000"/>
          <w:lang w:val="pt-BR"/>
        </w:rPr>
        <w:t xml:space="preserve"> desempenham um papel importante na regulação da fixação fotossintétic</w:t>
      </w:r>
      <w:r w:rsidR="00BB0A67">
        <w:rPr>
          <w:rFonts w:ascii="Times New Roman" w:hAnsi="Times New Roman" w:cs="Times New Roman"/>
          <w:color w:val="000000"/>
          <w:lang w:val="pt-BR"/>
        </w:rPr>
        <w:t>a de carbono (Yang et al, 2020)</w:t>
      </w:r>
      <w:r w:rsidRPr="003164D3">
        <w:rPr>
          <w:rFonts w:ascii="Times New Roman" w:hAnsi="Times New Roman" w:cs="Times New Roman"/>
          <w:color w:val="000000"/>
          <w:lang w:val="pt-BR"/>
        </w:rPr>
        <w:t xml:space="preserve"> den</w:t>
      </w:r>
      <w:r w:rsidR="00497005">
        <w:rPr>
          <w:rFonts w:ascii="Times New Roman" w:hAnsi="Times New Roman" w:cs="Times New Roman"/>
          <w:color w:val="000000"/>
          <w:lang w:val="pt-BR"/>
        </w:rPr>
        <w:t xml:space="preserve">tre outros processos ambientais, dessa forma, impactando as </w:t>
      </w:r>
      <w:r w:rsidR="00497005">
        <w:rPr>
          <w:rFonts w:ascii="Times New Roman" w:eastAsia="Times New Roman" w:hAnsi="Times New Roman" w:cs="Times New Roman"/>
          <w:lang w:val="pt-BR" w:eastAsia="pt-BR"/>
        </w:rPr>
        <w:t>redes alimentares aquáticas.</w:t>
      </w:r>
    </w:p>
    <w:p w14:paraId="2BAD79D5" w14:textId="00190601" w:rsidR="00DE2C3F" w:rsidRPr="00DA6FEE" w:rsidRDefault="00DE2C3F" w:rsidP="00DE2C3F">
      <w:pPr>
        <w:rPr>
          <w:ins w:id="2593" w:author="Allan Clemente de Souza" w:date="2020-10-05T00:12:00Z"/>
          <w:rFonts w:ascii="Times New Roman" w:hAnsi="Times New Roman" w:cs="Times New Roman"/>
          <w:noProof/>
          <w:lang w:val="pt-BR" w:eastAsia="pt-BR"/>
        </w:rPr>
      </w:pPr>
      <w:ins w:id="2594" w:author="Allan Clemente de Souza" w:date="2020-10-05T00:08:00Z">
        <w:r>
          <w:rPr>
            <w:rFonts w:ascii="Times New Roman" w:hAnsi="Times New Roman" w:cs="Times New Roman"/>
            <w:lang w:val="pt-BR"/>
          </w:rPr>
          <w:t xml:space="preserve">Como </w:t>
        </w:r>
        <w:r w:rsidRPr="00DA6FEE">
          <w:rPr>
            <w:rFonts w:ascii="Times New Roman" w:hAnsi="Times New Roman" w:cs="Times New Roman"/>
            <w:noProof/>
            <w:lang w:val="pt-BR" w:eastAsia="pt-BR"/>
          </w:rPr>
          <w:t xml:space="preserve">a </w:t>
        </w:r>
        <w:r w:rsidRPr="00847BD8">
          <w:rPr>
            <w:rFonts w:ascii="Times New Roman" w:hAnsi="Times New Roman" w:cs="Times New Roman"/>
            <w:i/>
            <w:noProof/>
            <w:lang w:val="pt-BR" w:eastAsia="pt-BR"/>
          </w:rPr>
          <w:t>água in natura</w:t>
        </w:r>
        <w:r w:rsidRPr="00DA6FEE">
          <w:rPr>
            <w:rFonts w:ascii="Times New Roman" w:hAnsi="Times New Roman" w:cs="Times New Roman"/>
            <w:noProof/>
            <w:lang w:val="pt-BR" w:eastAsia="pt-BR"/>
          </w:rPr>
          <w:t xml:space="preserve"> avaliada</w:t>
        </w:r>
        <w:r>
          <w:rPr>
            <w:rFonts w:ascii="Times New Roman" w:hAnsi="Times New Roman" w:cs="Times New Roman"/>
            <w:lang w:val="pt-BR"/>
          </w:rPr>
          <w:t xml:space="preserve"> </w:t>
        </w:r>
        <w:r>
          <w:rPr>
            <w:rFonts w:ascii="Times New Roman" w:hAnsi="Times New Roman" w:cs="Times New Roman"/>
            <w:lang w:val="pt-BR"/>
          </w:rPr>
          <w:t xml:space="preserve">é </w:t>
        </w:r>
        <w:r w:rsidRPr="00DA6FEE">
          <w:rPr>
            <w:rFonts w:ascii="Times New Roman" w:hAnsi="Times New Roman" w:cs="Times New Roman"/>
            <w:noProof/>
            <w:lang w:val="pt-BR" w:eastAsia="pt-BR"/>
          </w:rPr>
          <w:t>comp</w:t>
        </w:r>
        <w:r>
          <w:rPr>
            <w:rFonts w:ascii="Times New Roman" w:hAnsi="Times New Roman" w:cs="Times New Roman"/>
            <w:noProof/>
            <w:lang w:val="pt-BR" w:eastAsia="pt-BR"/>
          </w:rPr>
          <w:t>osta de</w:t>
        </w:r>
      </w:ins>
      <w:ins w:id="2595" w:author="Allan Clemente de Souza" w:date="2020-10-05T00:09:00Z">
        <w:r>
          <w:rPr>
            <w:rFonts w:ascii="Times New Roman" w:hAnsi="Times New Roman" w:cs="Times New Roman"/>
            <w:noProof/>
            <w:lang w:val="pt-BR" w:eastAsia="pt-BR"/>
          </w:rPr>
          <w:t xml:space="preserve"> aproximadamente </w:t>
        </w:r>
      </w:ins>
      <w:ins w:id="2596" w:author="Allan Clemente de Souza" w:date="2020-10-05T00:08:00Z">
        <w:r w:rsidRPr="00DA6FEE">
          <w:rPr>
            <w:rFonts w:ascii="Times New Roman" w:hAnsi="Times New Roman" w:cs="Times New Roman"/>
            <w:noProof/>
            <w:lang w:val="pt-BR" w:eastAsia="pt-BR"/>
          </w:rPr>
          <w:t xml:space="preserve">90% de espécies </w:t>
        </w:r>
      </w:ins>
      <w:ins w:id="2597" w:author="Allan Clemente de Souza" w:date="2020-10-05T00:09:00Z">
        <w:r>
          <w:rPr>
            <w:rFonts w:ascii="Times New Roman" w:hAnsi="Times New Roman" w:cs="Times New Roman"/>
            <w:noProof/>
            <w:lang w:val="pt-BR" w:eastAsia="pt-BR"/>
          </w:rPr>
          <w:t xml:space="preserve">filamentosas, verificou-se </w:t>
        </w:r>
      </w:ins>
      <w:ins w:id="2598" w:author="Allan Clemente de Souza" w:date="2020-10-05T00:10:00Z">
        <w:r>
          <w:rPr>
            <w:rFonts w:ascii="Times New Roman" w:hAnsi="Times New Roman" w:cs="Times New Roman"/>
            <w:noProof/>
            <w:lang w:val="pt-BR" w:eastAsia="pt-BR"/>
          </w:rPr>
          <w:t>como ess</w:t>
        </w:r>
      </w:ins>
      <w:ins w:id="2599" w:author="Allan Clemente de Souza" w:date="2020-10-05T00:12:00Z">
        <w:r>
          <w:rPr>
            <w:rFonts w:ascii="Times New Roman" w:hAnsi="Times New Roman" w:cs="Times New Roman"/>
            <w:noProof/>
            <w:lang w:val="pt-BR" w:eastAsia="pt-BR"/>
          </w:rPr>
          <w:t>as</w:t>
        </w:r>
      </w:ins>
      <w:ins w:id="2600" w:author="Allan Clemente de Souza" w:date="2020-10-05T00:10:00Z">
        <w:r>
          <w:rPr>
            <w:rFonts w:ascii="Times New Roman" w:hAnsi="Times New Roman" w:cs="Times New Roman"/>
            <w:noProof/>
            <w:lang w:val="pt-BR" w:eastAsia="pt-BR"/>
          </w:rPr>
          <w:t xml:space="preserve"> cianobactérias se comportam em ralação às algas.</w:t>
        </w:r>
      </w:ins>
      <w:ins w:id="2601" w:author="Allan Clemente de Souza" w:date="2020-10-05T00:12:00Z">
        <w:r>
          <w:rPr>
            <w:rFonts w:ascii="Times New Roman" w:hAnsi="Times New Roman" w:cs="Times New Roman"/>
            <w:noProof/>
            <w:lang w:val="pt-BR" w:eastAsia="pt-BR"/>
          </w:rPr>
          <w:t xml:space="preserve"> </w:t>
        </w:r>
      </w:ins>
      <w:ins w:id="2602" w:author="Allan Clemente de Souza" w:date="2020-10-05T00:13:00Z">
        <w:r>
          <w:rPr>
            <w:rFonts w:ascii="Times New Roman" w:hAnsi="Times New Roman" w:cs="Times New Roman"/>
            <w:noProof/>
            <w:lang w:val="pt-BR" w:eastAsia="pt-BR"/>
          </w:rPr>
          <w:t>De acordo com a Figura 6</w:t>
        </w:r>
      </w:ins>
      <w:ins w:id="2603" w:author="Allan Clemente de Souza" w:date="2020-10-05T00:29:00Z">
        <w:r w:rsidR="00384954">
          <w:rPr>
            <w:rFonts w:ascii="Times New Roman" w:hAnsi="Times New Roman" w:cs="Times New Roman"/>
            <w:noProof/>
            <w:lang w:val="pt-BR" w:eastAsia="pt-BR"/>
          </w:rPr>
          <w:t>A</w:t>
        </w:r>
      </w:ins>
      <w:ins w:id="2604" w:author="Allan Clemente de Souza" w:date="2020-10-05T00:13:00Z">
        <w:r>
          <w:rPr>
            <w:rFonts w:ascii="Times New Roman" w:hAnsi="Times New Roman" w:cs="Times New Roman"/>
            <w:noProof/>
            <w:lang w:val="pt-BR" w:eastAsia="pt-BR"/>
          </w:rPr>
          <w:t xml:space="preserve">, </w:t>
        </w:r>
      </w:ins>
      <w:ins w:id="2605" w:author="Allan Clemente de Souza" w:date="2020-10-05T00:12:00Z">
        <w:r w:rsidRPr="00DA6FEE">
          <w:rPr>
            <w:rFonts w:ascii="Times New Roman" w:hAnsi="Times New Roman" w:cs="Times New Roman"/>
            <w:noProof/>
            <w:lang w:val="pt-BR" w:eastAsia="pt-BR"/>
          </w:rPr>
          <w:t xml:space="preserve">percebe-se </w:t>
        </w:r>
      </w:ins>
      <w:ins w:id="2606" w:author="Allan Clemente de Souza" w:date="2020-10-05T00:23:00Z">
        <w:r w:rsidR="000C7904">
          <w:rPr>
            <w:rFonts w:ascii="Times New Roman" w:hAnsi="Times New Roman" w:cs="Times New Roman"/>
            <w:noProof/>
            <w:lang w:val="pt-BR" w:eastAsia="pt-BR"/>
          </w:rPr>
          <w:t xml:space="preserve">uma </w:t>
        </w:r>
      </w:ins>
      <w:ins w:id="2607" w:author="Allan Clemente de Souza" w:date="2020-10-05T00:12:00Z">
        <w:r w:rsidRPr="00DA6FEE">
          <w:rPr>
            <w:rFonts w:ascii="Times New Roman" w:hAnsi="Times New Roman" w:cs="Times New Roman"/>
            <w:noProof/>
            <w:lang w:val="pt-BR" w:eastAsia="pt-BR"/>
          </w:rPr>
          <w:t>tendência</w:t>
        </w:r>
      </w:ins>
      <w:ins w:id="2608" w:author="Allan Clemente de Souza" w:date="2020-10-05T00:23:00Z">
        <w:r w:rsidR="000C7904">
          <w:rPr>
            <w:rFonts w:ascii="Times New Roman" w:hAnsi="Times New Roman" w:cs="Times New Roman"/>
            <w:noProof/>
            <w:lang w:val="pt-BR" w:eastAsia="pt-BR"/>
          </w:rPr>
          <w:t xml:space="preserve"> similar </w:t>
        </w:r>
      </w:ins>
      <w:ins w:id="2609" w:author="Allan Clemente de Souza" w:date="2020-10-05T00:12:00Z">
        <w:r w:rsidRPr="00DA6FEE">
          <w:rPr>
            <w:rFonts w:ascii="Times New Roman" w:hAnsi="Times New Roman" w:cs="Times New Roman"/>
            <w:noProof/>
            <w:lang w:val="pt-BR" w:eastAsia="pt-BR"/>
          </w:rPr>
          <w:t>das análises que compararam os impactos nos grupos cianobactérias e algas (5A)</w:t>
        </w:r>
      </w:ins>
      <w:ins w:id="2610" w:author="Allan Clemente de Souza" w:date="2020-10-05T00:28:00Z">
        <w:r w:rsidR="00384954">
          <w:rPr>
            <w:rFonts w:ascii="Times New Roman" w:hAnsi="Times New Roman" w:cs="Times New Roman"/>
            <w:noProof/>
            <w:lang w:val="pt-BR" w:eastAsia="pt-BR"/>
          </w:rPr>
          <w:t xml:space="preserve"> para os tempos de </w:t>
        </w:r>
      </w:ins>
      <w:ins w:id="2611" w:author="Allan Clemente de Souza" w:date="2020-10-05T00:29:00Z">
        <w:r w:rsidR="00384954">
          <w:rPr>
            <w:rFonts w:ascii="Times New Roman" w:hAnsi="Times New Roman" w:cs="Times New Roman"/>
            <w:noProof/>
            <w:lang w:val="pt-BR" w:eastAsia="pt-BR"/>
          </w:rPr>
          <w:t>504 h e 720 h</w:t>
        </w:r>
      </w:ins>
      <w:ins w:id="2612" w:author="Allan Clemente de Souza" w:date="2020-10-05T00:28:00Z">
        <w:r w:rsidR="00384954">
          <w:rPr>
            <w:rFonts w:ascii="Times New Roman" w:hAnsi="Times New Roman" w:cs="Times New Roman"/>
            <w:noProof/>
            <w:lang w:val="pt-BR" w:eastAsia="pt-BR"/>
          </w:rPr>
          <w:t>.</w:t>
        </w:r>
      </w:ins>
      <w:ins w:id="2613" w:author="Allan Clemente de Souza" w:date="2020-10-05T00:29:00Z">
        <w:r w:rsidR="00384954">
          <w:rPr>
            <w:rFonts w:ascii="Times New Roman" w:hAnsi="Times New Roman" w:cs="Times New Roman"/>
            <w:noProof/>
            <w:lang w:val="pt-BR" w:eastAsia="pt-BR"/>
          </w:rPr>
          <w:t xml:space="preserve"> Para tempos menore</w:t>
        </w:r>
      </w:ins>
      <w:ins w:id="2614" w:author="Allan Clemente de Souza" w:date="2020-10-05T00:32:00Z">
        <w:r w:rsidR="00384954">
          <w:rPr>
            <w:rFonts w:ascii="Times New Roman" w:hAnsi="Times New Roman" w:cs="Times New Roman"/>
            <w:noProof/>
            <w:lang w:val="pt-BR" w:eastAsia="pt-BR"/>
          </w:rPr>
          <w:t>s</w:t>
        </w:r>
      </w:ins>
      <w:ins w:id="2615" w:author="Allan Clemente de Souza" w:date="2020-10-05T00:30:00Z">
        <w:r w:rsidR="00384954">
          <w:rPr>
            <w:rFonts w:ascii="Times New Roman" w:hAnsi="Times New Roman" w:cs="Times New Roman"/>
            <w:noProof/>
            <w:lang w:val="pt-BR" w:eastAsia="pt-BR"/>
          </w:rPr>
          <w:t xml:space="preserve"> do que 338 h</w:t>
        </w:r>
      </w:ins>
      <w:ins w:id="2616" w:author="Allan Clemente de Souza" w:date="2020-10-05T00:33:00Z">
        <w:r w:rsidR="00384954">
          <w:rPr>
            <w:rFonts w:ascii="Times New Roman" w:hAnsi="Times New Roman" w:cs="Times New Roman"/>
            <w:noProof/>
            <w:lang w:val="pt-BR" w:eastAsia="pt-BR"/>
          </w:rPr>
          <w:t>, o isolamento exerceu n</w:t>
        </w:r>
      </w:ins>
      <w:ins w:id="2617" w:author="Allan Clemente de Souza" w:date="2020-10-05T00:29:00Z">
        <w:r w:rsidR="00384954">
          <w:rPr>
            <w:rFonts w:ascii="Times New Roman" w:hAnsi="Times New Roman" w:cs="Times New Roman"/>
            <w:noProof/>
            <w:lang w:val="pt-BR" w:eastAsia="pt-BR"/>
          </w:rPr>
          <w:t>ess</w:t>
        </w:r>
      </w:ins>
      <w:ins w:id="2618" w:author="Allan Clemente de Souza" w:date="2020-10-05T00:30:00Z">
        <w:r w:rsidR="00384954">
          <w:rPr>
            <w:rFonts w:ascii="Times New Roman" w:hAnsi="Times New Roman" w:cs="Times New Roman"/>
            <w:noProof/>
            <w:lang w:val="pt-BR" w:eastAsia="pt-BR"/>
          </w:rPr>
          <w:t>a</w:t>
        </w:r>
      </w:ins>
      <w:ins w:id="2619" w:author="Allan Clemente de Souza" w:date="2020-10-05T00:29:00Z">
        <w:r w:rsidR="00384954">
          <w:rPr>
            <w:rFonts w:ascii="Times New Roman" w:hAnsi="Times New Roman" w:cs="Times New Roman"/>
            <w:noProof/>
            <w:lang w:val="pt-BR" w:eastAsia="pt-BR"/>
          </w:rPr>
          <w:t>s cianobactér</w:t>
        </w:r>
      </w:ins>
      <w:ins w:id="2620" w:author="Allan Clemente de Souza" w:date="2020-10-05T00:33:00Z">
        <w:r w:rsidR="00384954">
          <w:rPr>
            <w:rFonts w:ascii="Times New Roman" w:hAnsi="Times New Roman" w:cs="Times New Roman"/>
            <w:noProof/>
            <w:lang w:val="pt-BR" w:eastAsia="pt-BR"/>
          </w:rPr>
          <w:t>i</w:t>
        </w:r>
      </w:ins>
      <w:ins w:id="2621" w:author="Allan Clemente de Souza" w:date="2020-10-05T00:29:00Z">
        <w:r w:rsidR="00384954">
          <w:rPr>
            <w:rFonts w:ascii="Times New Roman" w:hAnsi="Times New Roman" w:cs="Times New Roman"/>
            <w:noProof/>
            <w:lang w:val="pt-BR" w:eastAsia="pt-BR"/>
          </w:rPr>
          <w:t>as</w:t>
        </w:r>
      </w:ins>
      <w:ins w:id="2622" w:author="Allan Clemente de Souza" w:date="2020-10-05T00:30:00Z">
        <w:r w:rsidR="00384954">
          <w:rPr>
            <w:rFonts w:ascii="Times New Roman" w:hAnsi="Times New Roman" w:cs="Times New Roman"/>
            <w:noProof/>
            <w:lang w:val="pt-BR" w:eastAsia="pt-BR"/>
          </w:rPr>
          <w:t xml:space="preserve"> um tendencia de aumento</w:t>
        </w:r>
      </w:ins>
      <w:ins w:id="2623" w:author="Allan Clemente de Souza" w:date="2020-10-05T00:31:00Z">
        <w:r w:rsidR="00384954">
          <w:rPr>
            <w:rFonts w:ascii="Times New Roman" w:hAnsi="Times New Roman" w:cs="Times New Roman"/>
            <w:noProof/>
            <w:lang w:val="pt-BR" w:eastAsia="pt-BR"/>
          </w:rPr>
          <w:t xml:space="preserve"> de chance de células integras, partido d</w:t>
        </w:r>
      </w:ins>
      <w:ins w:id="2624" w:author="Allan Clemente de Souza" w:date="2020-10-05T00:33:00Z">
        <w:r w:rsidR="00384954">
          <w:rPr>
            <w:rFonts w:ascii="Times New Roman" w:hAnsi="Times New Roman" w:cs="Times New Roman"/>
            <w:noProof/>
            <w:lang w:val="pt-BR" w:eastAsia="pt-BR"/>
          </w:rPr>
          <w:t xml:space="preserve">e uma </w:t>
        </w:r>
      </w:ins>
      <w:ins w:id="2625" w:author="Allan Clemente de Souza" w:date="2020-10-05T00:31:00Z">
        <w:r w:rsidR="00384954">
          <w:rPr>
            <w:rFonts w:ascii="Times New Roman" w:hAnsi="Times New Roman" w:cs="Times New Roman"/>
            <w:noProof/>
            <w:lang w:val="pt-BR" w:eastAsia="pt-BR"/>
          </w:rPr>
          <w:t>redução em 72 h, estababi</w:t>
        </w:r>
      </w:ins>
      <w:ins w:id="2626" w:author="Allan Clemente de Souza" w:date="2020-10-05T00:33:00Z">
        <w:r w:rsidR="00384954">
          <w:rPr>
            <w:rFonts w:ascii="Times New Roman" w:hAnsi="Times New Roman" w:cs="Times New Roman"/>
            <w:noProof/>
            <w:lang w:val="pt-BR" w:eastAsia="pt-BR"/>
          </w:rPr>
          <w:t xml:space="preserve">dade </w:t>
        </w:r>
      </w:ins>
      <w:ins w:id="2627" w:author="Allan Clemente de Souza" w:date="2020-10-05T00:32:00Z">
        <w:r w:rsidR="00384954">
          <w:rPr>
            <w:rFonts w:ascii="Times New Roman" w:hAnsi="Times New Roman" w:cs="Times New Roman"/>
            <w:noProof/>
            <w:lang w:val="pt-BR" w:eastAsia="pt-BR"/>
          </w:rPr>
          <w:t xml:space="preserve">em 168 e </w:t>
        </w:r>
      </w:ins>
      <w:ins w:id="2628" w:author="Allan Clemente de Souza" w:date="2020-10-05T00:34:00Z">
        <w:r w:rsidR="00384954">
          <w:rPr>
            <w:rFonts w:ascii="Times New Roman" w:hAnsi="Times New Roman" w:cs="Times New Roman"/>
            <w:noProof/>
            <w:lang w:val="pt-BR" w:eastAsia="pt-BR"/>
          </w:rPr>
          <w:t xml:space="preserve">finalmene </w:t>
        </w:r>
      </w:ins>
      <w:ins w:id="2629" w:author="Allan Clemente de Souza" w:date="2020-10-05T00:32:00Z">
        <w:r w:rsidR="00384954">
          <w:rPr>
            <w:rFonts w:ascii="Times New Roman" w:hAnsi="Times New Roman" w:cs="Times New Roman"/>
            <w:noProof/>
            <w:lang w:val="pt-BR" w:eastAsia="pt-BR"/>
          </w:rPr>
          <w:t xml:space="preserve">aumento em 336 h, </w:t>
        </w:r>
      </w:ins>
      <w:ins w:id="2630" w:author="Allan Clemente de Souza" w:date="2020-10-05T00:12:00Z">
        <w:r w:rsidRPr="00DA6FEE">
          <w:rPr>
            <w:rFonts w:ascii="Times New Roman" w:hAnsi="Times New Roman" w:cs="Times New Roman"/>
            <w:noProof/>
            <w:lang w:val="pt-BR" w:eastAsia="pt-BR"/>
          </w:rPr>
          <w:t xml:space="preserve">fato que possibilita sugerir que </w:t>
        </w:r>
      </w:ins>
      <w:ins w:id="2631" w:author="Allan Clemente de Souza" w:date="2020-10-05T00:35:00Z">
        <w:r w:rsidR="00384954">
          <w:rPr>
            <w:rFonts w:ascii="Times New Roman" w:hAnsi="Times New Roman" w:cs="Times New Roman"/>
            <w:noProof/>
            <w:lang w:val="pt-BR" w:eastAsia="pt-BR"/>
          </w:rPr>
          <w:t xml:space="preserve">esse </w:t>
        </w:r>
      </w:ins>
      <w:ins w:id="2632" w:author="Allan Clemente de Souza" w:date="2020-10-05T00:12:00Z">
        <w:r w:rsidRPr="00DA6FEE">
          <w:rPr>
            <w:rFonts w:ascii="Times New Roman" w:hAnsi="Times New Roman" w:cs="Times New Roman"/>
            <w:noProof/>
            <w:lang w:val="pt-BR" w:eastAsia="pt-BR"/>
          </w:rPr>
          <w:t>grupo de cianobactérias dita o comportamento geral dos compone</w:t>
        </w:r>
        <w:r>
          <w:rPr>
            <w:rFonts w:ascii="Times New Roman" w:hAnsi="Times New Roman" w:cs="Times New Roman"/>
            <w:noProof/>
            <w:lang w:val="pt-BR" w:eastAsia="pt-BR"/>
          </w:rPr>
          <w:t>n</w:t>
        </w:r>
        <w:r w:rsidRPr="00DA6FEE">
          <w:rPr>
            <w:rFonts w:ascii="Times New Roman" w:hAnsi="Times New Roman" w:cs="Times New Roman"/>
            <w:noProof/>
            <w:lang w:val="pt-BR" w:eastAsia="pt-BR"/>
          </w:rPr>
          <w:t>tes do fitoplâncton.</w:t>
        </w:r>
      </w:ins>
    </w:p>
    <w:p w14:paraId="30928C8F" w14:textId="6FC92519" w:rsidR="000C7904" w:rsidRDefault="000C7904" w:rsidP="000C7904">
      <w:pPr>
        <w:pStyle w:val="Legenda"/>
        <w:keepNext/>
        <w:jc w:val="center"/>
        <w:rPr>
          <w:ins w:id="2633" w:author="Allan Clemente de Souza" w:date="2020-10-05T00:19:00Z"/>
        </w:rPr>
        <w:pPrChange w:id="2634" w:author="Allan Clemente de Souza" w:date="2020-10-05T00:19:00Z">
          <w:pPr>
            <w:pStyle w:val="Legenda"/>
          </w:pPr>
        </w:pPrChange>
      </w:pPr>
      <w:ins w:id="2635" w:author="Allan Clemente de Souza" w:date="2020-10-05T00:19:00Z">
        <w:r>
          <w:t xml:space="preserve">Figura </w:t>
        </w:r>
        <w:r>
          <w:fldChar w:fldCharType="begin"/>
        </w:r>
        <w:r>
          <w:instrText xml:space="preserve"> SEQ Figura \* ARABIC </w:instrText>
        </w:r>
      </w:ins>
      <w:r>
        <w:fldChar w:fldCharType="separate"/>
      </w:r>
      <w:ins w:id="2636" w:author="Allan Clemente de Souza" w:date="2020-10-05T00:19:00Z">
        <w:r>
          <w:rPr>
            <w:noProof/>
          </w:rPr>
          <w:t>2</w:t>
        </w:r>
        <w:r>
          <w:fldChar w:fldCharType="end"/>
        </w:r>
        <w:r>
          <w:t xml:space="preserve"> -Fila x Algas</w:t>
        </w:r>
      </w:ins>
    </w:p>
    <w:p w14:paraId="5C09D6EE" w14:textId="3C8564A3" w:rsidR="000C7904" w:rsidRDefault="00DE2C3F" w:rsidP="000C7904">
      <w:pPr>
        <w:jc w:val="center"/>
        <w:rPr>
          <w:ins w:id="2637" w:author="Allan Clemente de Souza" w:date="2020-10-05T00:55:00Z"/>
          <w:rFonts w:ascii="Times New Roman" w:hAnsi="Times New Roman" w:cs="Times New Roman"/>
          <w:noProof/>
          <w:lang w:val="pt-BR" w:eastAsia="pt-BR"/>
        </w:rPr>
      </w:pPr>
      <w:ins w:id="2638" w:author="Allan Clemente de Souza" w:date="2020-10-05T00:08:00Z">
        <w:r>
          <w:rPr>
            <w:rFonts w:ascii="Times New Roman" w:hAnsi="Times New Roman" w:cs="Times New Roman"/>
            <w:noProof/>
            <w:lang w:val="pt-BR"/>
          </w:rPr>
          <w:drawing>
            <wp:inline distT="0" distB="0" distL="0" distR="0" wp14:anchorId="7D8F075E" wp14:editId="516F7918">
              <wp:extent cx="5357813" cy="21431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415248" cy="2166099"/>
                      </a:xfrm>
                      <a:prstGeom prst="rect">
                        <a:avLst/>
                      </a:prstGeom>
                      <a:noFill/>
                      <a:ln>
                        <a:noFill/>
                      </a:ln>
                    </pic:spPr>
                  </pic:pic>
                </a:graphicData>
              </a:graphic>
            </wp:inline>
          </w:drawing>
        </w:r>
      </w:ins>
      <w:del w:id="2639" w:author="Allan Clemente de Souza" w:date="2020-10-05T00:19:00Z">
        <w:r w:rsidR="00121A28" w:rsidRPr="00DA6FEE" w:rsidDel="000C7904">
          <w:rPr>
            <w:rFonts w:ascii="Times New Roman" w:hAnsi="Times New Roman" w:cs="Times New Roman"/>
            <w:noProof/>
            <w:lang w:val="pt-BR" w:eastAsia="pt-BR"/>
          </w:rPr>
          <w:delText>Quando realizadas avaliações comparando as cianobactérias</w:delText>
        </w:r>
        <w:r w:rsidR="00283432" w:rsidRPr="00DA6FEE" w:rsidDel="000C7904">
          <w:rPr>
            <w:rFonts w:ascii="Times New Roman" w:hAnsi="Times New Roman" w:cs="Times New Roman"/>
            <w:noProof/>
            <w:lang w:val="pt-BR" w:eastAsia="pt-BR"/>
          </w:rPr>
          <w:delText xml:space="preserve"> filamentosas</w:delText>
        </w:r>
        <w:r w:rsidR="00C221CC" w:rsidDel="000C7904">
          <w:rPr>
            <w:rFonts w:ascii="Times New Roman" w:hAnsi="Times New Roman" w:cs="Times New Roman"/>
            <w:noProof/>
            <w:lang w:val="pt-BR" w:eastAsia="pt-BR"/>
          </w:rPr>
          <w:delText xml:space="preserve"> </w:delText>
        </w:r>
        <w:r w:rsidR="00C221CC" w:rsidRPr="00DA6FEE" w:rsidDel="000C7904">
          <w:rPr>
            <w:rFonts w:ascii="Times New Roman" w:hAnsi="Times New Roman" w:cs="Times New Roman"/>
            <w:noProof/>
            <w:lang w:val="pt-BR" w:eastAsia="pt-BR"/>
          </w:rPr>
          <w:delText xml:space="preserve">(Figura 6) </w:delText>
        </w:r>
        <w:r w:rsidR="00262B43" w:rsidDel="000C7904">
          <w:rPr>
            <w:rFonts w:ascii="Times New Roman" w:hAnsi="Times New Roman" w:cs="Times New Roman"/>
            <w:noProof/>
            <w:lang w:val="pt-BR" w:eastAsia="pt-BR"/>
          </w:rPr>
          <w:delText>,</w:delText>
        </w:r>
        <w:r w:rsidR="00121A28" w:rsidRPr="00DA6FEE" w:rsidDel="000C7904">
          <w:rPr>
            <w:rFonts w:ascii="Times New Roman" w:hAnsi="Times New Roman" w:cs="Times New Roman"/>
            <w:noProof/>
            <w:lang w:val="pt-BR" w:eastAsia="pt-BR"/>
          </w:rPr>
          <w:delText xml:space="preserve"> que compõem </w:delText>
        </w:r>
        <w:r w:rsidR="00283432" w:rsidRPr="00DA6FEE" w:rsidDel="000C7904">
          <w:rPr>
            <w:rFonts w:ascii="Times New Roman" w:hAnsi="Times New Roman" w:cs="Times New Roman"/>
            <w:noProof/>
            <w:lang w:val="pt-BR" w:eastAsia="pt-BR"/>
          </w:rPr>
          <w:delText>em torno</w:delText>
        </w:r>
        <w:r w:rsidR="00121A28" w:rsidRPr="00DA6FEE" w:rsidDel="000C7904">
          <w:rPr>
            <w:rFonts w:ascii="Times New Roman" w:hAnsi="Times New Roman" w:cs="Times New Roman"/>
            <w:noProof/>
            <w:lang w:val="pt-BR" w:eastAsia="pt-BR"/>
          </w:rPr>
          <w:delText xml:space="preserve"> de 90% do total de espécies do fitoplâncton da </w:delText>
        </w:r>
        <w:r w:rsidR="00121A28" w:rsidRPr="00847BD8" w:rsidDel="000C7904">
          <w:rPr>
            <w:rFonts w:ascii="Times New Roman" w:hAnsi="Times New Roman" w:cs="Times New Roman"/>
            <w:i/>
            <w:noProof/>
            <w:lang w:val="pt-BR" w:eastAsia="pt-BR"/>
          </w:rPr>
          <w:delText>água in natura</w:delText>
        </w:r>
        <w:r w:rsidR="00121A28" w:rsidRPr="00DA6FEE" w:rsidDel="000C7904">
          <w:rPr>
            <w:rFonts w:ascii="Times New Roman" w:hAnsi="Times New Roman" w:cs="Times New Roman"/>
            <w:noProof/>
            <w:lang w:val="pt-BR" w:eastAsia="pt-BR"/>
          </w:rPr>
          <w:delText xml:space="preserve"> avaliada</w:delText>
        </w:r>
        <w:r w:rsidR="00262B43" w:rsidDel="000C7904">
          <w:rPr>
            <w:rFonts w:ascii="Times New Roman" w:hAnsi="Times New Roman" w:cs="Times New Roman"/>
            <w:noProof/>
            <w:lang w:val="pt-BR" w:eastAsia="pt-BR"/>
          </w:rPr>
          <w:delText>,</w:delText>
        </w:r>
        <w:r w:rsidR="00283432" w:rsidRPr="00DA6FEE" w:rsidDel="000C7904">
          <w:rPr>
            <w:rFonts w:ascii="Times New Roman" w:hAnsi="Times New Roman" w:cs="Times New Roman"/>
            <w:noProof/>
            <w:lang w:val="pt-BR" w:eastAsia="pt-BR"/>
          </w:rPr>
          <w:delText xml:space="preserve"> </w:delText>
        </w:r>
        <w:r w:rsidR="00121A28" w:rsidRPr="00DA6FEE" w:rsidDel="000C7904">
          <w:rPr>
            <w:rFonts w:ascii="Times New Roman" w:hAnsi="Times New Roman" w:cs="Times New Roman"/>
            <w:noProof/>
            <w:lang w:val="pt-BR" w:eastAsia="pt-BR"/>
          </w:rPr>
          <w:delText>percebe-se a mesma tendência das análises que compararam os impactos  nos grupos cianobactérias e algas (5A), fato que possibilita sugerir que este grupo de cianobactérias dita o comportamento geral dos compone</w:delText>
        </w:r>
      </w:del>
      <w:ins w:id="2640" w:author="Samylla Oliveira" w:date="2020-08-25T15:09:00Z">
        <w:del w:id="2641" w:author="Allan Clemente de Souza" w:date="2020-10-05T00:19:00Z">
          <w:r w:rsidR="00AA3752" w:rsidDel="000C7904">
            <w:rPr>
              <w:rFonts w:ascii="Times New Roman" w:hAnsi="Times New Roman" w:cs="Times New Roman"/>
              <w:noProof/>
              <w:lang w:val="pt-BR" w:eastAsia="pt-BR"/>
            </w:rPr>
            <w:delText>n</w:delText>
          </w:r>
        </w:del>
      </w:ins>
      <w:del w:id="2642" w:author="Allan Clemente de Souza" w:date="2020-10-05T00:19:00Z">
        <w:r w:rsidR="00121A28" w:rsidRPr="00DA6FEE" w:rsidDel="000C7904">
          <w:rPr>
            <w:rFonts w:ascii="Times New Roman" w:hAnsi="Times New Roman" w:cs="Times New Roman"/>
            <w:noProof/>
            <w:lang w:val="pt-BR" w:eastAsia="pt-BR"/>
          </w:rPr>
          <w:delText>tes do fitoplâncton.</w:delText>
        </w:r>
      </w:del>
    </w:p>
    <w:p w14:paraId="64728FAA" w14:textId="77777777" w:rsidR="007B1BBC" w:rsidRPr="00DA6FEE" w:rsidRDefault="007B1BBC" w:rsidP="000C7904">
      <w:pPr>
        <w:jc w:val="center"/>
        <w:rPr>
          <w:rFonts w:ascii="Times New Roman" w:hAnsi="Times New Roman" w:cs="Times New Roman"/>
          <w:noProof/>
          <w:lang w:val="pt-BR" w:eastAsia="pt-BR"/>
        </w:rPr>
        <w:pPrChange w:id="2643" w:author="Allan Clemente de Souza" w:date="2020-10-05T00:22:00Z">
          <w:pPr/>
        </w:pPrChange>
      </w:pPr>
    </w:p>
    <w:tbl>
      <w:tblPr>
        <w:tblStyle w:val="Tabelacomgrade"/>
        <w:tblW w:w="0" w:type="auto"/>
        <w:tblLook w:val="04A0" w:firstRow="1" w:lastRow="0" w:firstColumn="1" w:lastColumn="0" w:noHBand="0" w:noVBand="1"/>
        <w:tblPrChange w:id="2644" w:author="Samylla Oliveira" w:date="2020-08-25T15:12:00Z">
          <w:tblPr>
            <w:tblStyle w:val="Tabelacomgrade"/>
            <w:tblW w:w="0" w:type="auto"/>
            <w:tblLook w:val="04A0" w:firstRow="1" w:lastRow="0" w:firstColumn="1" w:lastColumn="0" w:noHBand="0" w:noVBand="1"/>
          </w:tblPr>
        </w:tblPrChange>
      </w:tblPr>
      <w:tblGrid>
        <w:gridCol w:w="2123"/>
        <w:gridCol w:w="2123"/>
        <w:gridCol w:w="2124"/>
        <w:gridCol w:w="2124"/>
        <w:tblGridChange w:id="2645">
          <w:tblGrid>
            <w:gridCol w:w="2123"/>
            <w:gridCol w:w="2123"/>
            <w:gridCol w:w="2124"/>
            <w:gridCol w:w="2124"/>
          </w:tblGrid>
        </w:tblGridChange>
      </w:tblGrid>
      <w:tr w:rsidR="000A6CEF" w14:paraId="492125B5" w14:textId="77777777" w:rsidTr="000A6CEF">
        <w:trPr>
          <w:trHeight w:val="454"/>
          <w:ins w:id="2646" w:author="Samylla Oliveira" w:date="2020-08-25T15:02:00Z"/>
          <w:trPrChange w:id="2647" w:author="Samylla Oliveira" w:date="2020-08-25T15:12:00Z">
            <w:trPr>
              <w:trHeight w:val="907"/>
            </w:trPr>
          </w:trPrChange>
        </w:trPr>
        <w:tc>
          <w:tcPr>
            <w:tcW w:w="2123" w:type="dxa"/>
            <w:vAlign w:val="center"/>
            <w:tcPrChange w:id="2648" w:author="Samylla Oliveira" w:date="2020-08-25T15:12:00Z">
              <w:tcPr>
                <w:tcW w:w="2123" w:type="dxa"/>
                <w:vAlign w:val="center"/>
              </w:tcPr>
            </w:tcPrChange>
          </w:tcPr>
          <w:p w14:paraId="52B0250B" w14:textId="6B778A89" w:rsidR="00C30283" w:rsidRDefault="00C30283">
            <w:pPr>
              <w:spacing w:after="0"/>
              <w:jc w:val="center"/>
              <w:rPr>
                <w:ins w:id="2649" w:author="Samylla Oliveira" w:date="2020-08-25T15:02:00Z"/>
                <w:rFonts w:ascii="Times New Roman" w:hAnsi="Times New Roman" w:cs="Times New Roman"/>
                <w:noProof/>
                <w:lang w:eastAsia="pt-BR"/>
              </w:rPr>
              <w:pPrChange w:id="2650" w:author="Samylla Oliveira" w:date="2020-08-25T15:12:00Z">
                <w:pPr/>
              </w:pPrChange>
            </w:pPr>
            <w:ins w:id="2651" w:author="Samylla Oliveira" w:date="2020-08-25T15:02:00Z">
              <w:r>
                <w:rPr>
                  <w:rFonts w:ascii="Times New Roman" w:hAnsi="Times New Roman" w:cs="Times New Roman"/>
                  <w:noProof/>
                  <w:lang w:eastAsia="pt-BR"/>
                </w:rPr>
                <w:lastRenderedPageBreak/>
                <w:t>Tempo</w:t>
              </w:r>
            </w:ins>
          </w:p>
        </w:tc>
        <w:tc>
          <w:tcPr>
            <w:tcW w:w="2123" w:type="dxa"/>
            <w:vAlign w:val="center"/>
            <w:tcPrChange w:id="2652" w:author="Samylla Oliveira" w:date="2020-08-25T15:12:00Z">
              <w:tcPr>
                <w:tcW w:w="2123" w:type="dxa"/>
                <w:vAlign w:val="center"/>
              </w:tcPr>
            </w:tcPrChange>
          </w:tcPr>
          <w:p w14:paraId="4A89F7F4" w14:textId="640A8841" w:rsidR="00C30283" w:rsidRDefault="00C30283">
            <w:pPr>
              <w:spacing w:after="0"/>
              <w:jc w:val="center"/>
              <w:rPr>
                <w:ins w:id="2653" w:author="Samylla Oliveira" w:date="2020-08-25T15:02:00Z"/>
                <w:rFonts w:ascii="Times New Roman" w:hAnsi="Times New Roman" w:cs="Times New Roman"/>
                <w:noProof/>
                <w:lang w:eastAsia="pt-BR"/>
              </w:rPr>
              <w:pPrChange w:id="2654" w:author="Samylla Oliveira" w:date="2020-08-25T15:12:00Z">
                <w:pPr/>
              </w:pPrChange>
            </w:pPr>
            <w:ins w:id="2655" w:author="Samylla Oliveira" w:date="2020-08-25T15:02:00Z">
              <w:r>
                <w:rPr>
                  <w:rFonts w:ascii="Times New Roman" w:hAnsi="Times New Roman" w:cs="Times New Roman"/>
                  <w:noProof/>
                  <w:lang w:eastAsia="pt-BR"/>
                </w:rPr>
                <w:t>OR1</w:t>
              </w:r>
            </w:ins>
          </w:p>
          <w:p w14:paraId="29FA2721" w14:textId="77777777" w:rsidR="00C30283" w:rsidRDefault="00C30283">
            <w:pPr>
              <w:spacing w:after="0"/>
              <w:jc w:val="center"/>
              <w:rPr>
                <w:ins w:id="2656" w:author="Samylla Oliveira" w:date="2020-08-25T15:02:00Z"/>
                <w:rFonts w:ascii="Times New Roman" w:hAnsi="Times New Roman" w:cs="Times New Roman"/>
                <w:noProof/>
                <w:lang w:eastAsia="pt-BR"/>
              </w:rPr>
              <w:pPrChange w:id="2657" w:author="Samylla Oliveira" w:date="2020-08-25T15:12:00Z">
                <w:pPr/>
              </w:pPrChange>
            </w:pPr>
            <w:ins w:id="2658" w:author="Samylla Oliveira" w:date="2020-08-25T15:02:00Z">
              <w:r>
                <w:rPr>
                  <w:rFonts w:ascii="Times New Roman" w:hAnsi="Times New Roman" w:cs="Times New Roman"/>
                  <w:noProof/>
                  <w:lang w:eastAsia="pt-BR"/>
                </w:rPr>
                <w:t>IC (95%)</w:t>
              </w:r>
            </w:ins>
          </w:p>
        </w:tc>
        <w:tc>
          <w:tcPr>
            <w:tcW w:w="2124" w:type="dxa"/>
            <w:vAlign w:val="center"/>
            <w:tcPrChange w:id="2659" w:author="Samylla Oliveira" w:date="2020-08-25T15:12:00Z">
              <w:tcPr>
                <w:tcW w:w="2124" w:type="dxa"/>
                <w:vAlign w:val="center"/>
              </w:tcPr>
            </w:tcPrChange>
          </w:tcPr>
          <w:p w14:paraId="7CBBEE82" w14:textId="031A0168" w:rsidR="00C30283" w:rsidRDefault="00C30283">
            <w:pPr>
              <w:spacing w:after="0"/>
              <w:jc w:val="center"/>
              <w:rPr>
                <w:ins w:id="2660" w:author="Samylla Oliveira" w:date="2020-08-25T15:02:00Z"/>
                <w:rFonts w:ascii="Times New Roman" w:hAnsi="Times New Roman" w:cs="Times New Roman"/>
                <w:noProof/>
                <w:lang w:eastAsia="pt-BR"/>
              </w:rPr>
              <w:pPrChange w:id="2661" w:author="Samylla Oliveira" w:date="2020-08-25T15:12:00Z">
                <w:pPr/>
              </w:pPrChange>
            </w:pPr>
            <w:ins w:id="2662" w:author="Samylla Oliveira" w:date="2020-08-25T15:02:00Z">
              <w:r>
                <w:rPr>
                  <w:rFonts w:ascii="Times New Roman" w:hAnsi="Times New Roman" w:cs="Times New Roman"/>
                  <w:noProof/>
                  <w:lang w:eastAsia="pt-BR"/>
                </w:rPr>
                <w:t>OR2</w:t>
              </w:r>
            </w:ins>
          </w:p>
          <w:p w14:paraId="50B9E30B" w14:textId="77777777" w:rsidR="00C30283" w:rsidRDefault="00C30283">
            <w:pPr>
              <w:spacing w:after="0"/>
              <w:jc w:val="center"/>
              <w:rPr>
                <w:ins w:id="2663" w:author="Samylla Oliveira" w:date="2020-08-25T15:02:00Z"/>
                <w:rFonts w:ascii="Times New Roman" w:hAnsi="Times New Roman" w:cs="Times New Roman"/>
                <w:noProof/>
                <w:lang w:eastAsia="pt-BR"/>
              </w:rPr>
              <w:pPrChange w:id="2664" w:author="Samylla Oliveira" w:date="2020-08-25T15:12:00Z">
                <w:pPr/>
              </w:pPrChange>
            </w:pPr>
            <w:ins w:id="2665" w:author="Samylla Oliveira" w:date="2020-08-25T15:02:00Z">
              <w:r>
                <w:rPr>
                  <w:rFonts w:ascii="Times New Roman" w:hAnsi="Times New Roman" w:cs="Times New Roman"/>
                  <w:noProof/>
                  <w:lang w:eastAsia="pt-BR"/>
                </w:rPr>
                <w:t>IC (95%)</w:t>
              </w:r>
            </w:ins>
          </w:p>
        </w:tc>
        <w:tc>
          <w:tcPr>
            <w:tcW w:w="2124" w:type="dxa"/>
            <w:vAlign w:val="center"/>
            <w:tcPrChange w:id="2666" w:author="Samylla Oliveira" w:date="2020-08-25T15:12:00Z">
              <w:tcPr>
                <w:tcW w:w="2124" w:type="dxa"/>
                <w:vAlign w:val="center"/>
              </w:tcPr>
            </w:tcPrChange>
          </w:tcPr>
          <w:p w14:paraId="0647F38B" w14:textId="17B49374" w:rsidR="00C30283" w:rsidRDefault="00C30283">
            <w:pPr>
              <w:spacing w:after="0"/>
              <w:jc w:val="center"/>
              <w:rPr>
                <w:ins w:id="2667" w:author="Samylla Oliveira" w:date="2020-08-25T15:02:00Z"/>
                <w:rFonts w:ascii="Times New Roman" w:hAnsi="Times New Roman" w:cs="Times New Roman"/>
                <w:noProof/>
                <w:lang w:eastAsia="pt-BR"/>
              </w:rPr>
              <w:pPrChange w:id="2668" w:author="Samylla Oliveira" w:date="2020-08-25T15:12:00Z">
                <w:pPr/>
              </w:pPrChange>
            </w:pPr>
            <w:ins w:id="2669" w:author="Samylla Oliveira" w:date="2020-08-25T15:02:00Z">
              <w:r>
                <w:rPr>
                  <w:rFonts w:ascii="Times New Roman" w:hAnsi="Times New Roman" w:cs="Times New Roman"/>
                  <w:noProof/>
                  <w:lang w:eastAsia="pt-BR"/>
                </w:rPr>
                <w:t>OR3</w:t>
              </w:r>
            </w:ins>
          </w:p>
          <w:p w14:paraId="1156C71C" w14:textId="77777777" w:rsidR="00C30283" w:rsidRDefault="00C30283">
            <w:pPr>
              <w:spacing w:after="0"/>
              <w:jc w:val="center"/>
              <w:rPr>
                <w:ins w:id="2670" w:author="Samylla Oliveira" w:date="2020-08-25T15:02:00Z"/>
                <w:rFonts w:ascii="Times New Roman" w:hAnsi="Times New Roman" w:cs="Times New Roman"/>
                <w:noProof/>
                <w:lang w:eastAsia="pt-BR"/>
              </w:rPr>
              <w:pPrChange w:id="2671" w:author="Samylla Oliveira" w:date="2020-08-25T15:12:00Z">
                <w:pPr/>
              </w:pPrChange>
            </w:pPr>
            <w:ins w:id="2672" w:author="Samylla Oliveira" w:date="2020-08-25T15:02:00Z">
              <w:r>
                <w:rPr>
                  <w:rFonts w:ascii="Times New Roman" w:hAnsi="Times New Roman" w:cs="Times New Roman"/>
                  <w:noProof/>
                  <w:lang w:eastAsia="pt-BR"/>
                </w:rPr>
                <w:t>IC (95%)</w:t>
              </w:r>
            </w:ins>
          </w:p>
        </w:tc>
      </w:tr>
      <w:tr w:rsidR="007B1BBC" w14:paraId="5D51BE58" w14:textId="77777777" w:rsidTr="000A6CEF">
        <w:trPr>
          <w:trHeight w:val="454"/>
          <w:ins w:id="2673" w:author="Samylla Oliveira" w:date="2020-08-25T15:02:00Z"/>
          <w:trPrChange w:id="2674" w:author="Samylla Oliveira" w:date="2020-08-25T15:12:00Z">
            <w:trPr>
              <w:trHeight w:val="907"/>
            </w:trPr>
          </w:trPrChange>
        </w:trPr>
        <w:tc>
          <w:tcPr>
            <w:tcW w:w="2123" w:type="dxa"/>
            <w:vAlign w:val="center"/>
            <w:tcPrChange w:id="2675" w:author="Samylla Oliveira" w:date="2020-08-25T15:12:00Z">
              <w:tcPr>
                <w:tcW w:w="2123" w:type="dxa"/>
                <w:vAlign w:val="center"/>
              </w:tcPr>
            </w:tcPrChange>
          </w:tcPr>
          <w:p w14:paraId="17B074DC" w14:textId="77777777" w:rsidR="007B1BBC" w:rsidRDefault="007B1BBC" w:rsidP="007B1BBC">
            <w:pPr>
              <w:spacing w:after="0"/>
              <w:jc w:val="center"/>
              <w:rPr>
                <w:ins w:id="2676" w:author="Samylla Oliveira" w:date="2020-08-25T15:02:00Z"/>
                <w:rFonts w:ascii="Times New Roman" w:hAnsi="Times New Roman" w:cs="Times New Roman"/>
                <w:noProof/>
                <w:lang w:eastAsia="pt-BR"/>
              </w:rPr>
              <w:pPrChange w:id="2677" w:author="Samylla Oliveira" w:date="2020-08-25T15:12:00Z">
                <w:pPr/>
              </w:pPrChange>
            </w:pPr>
            <w:ins w:id="2678" w:author="Samylla Oliveira" w:date="2020-08-25T15:02:00Z">
              <w:r>
                <w:rPr>
                  <w:rFonts w:ascii="Times New Roman" w:hAnsi="Times New Roman" w:cs="Times New Roman"/>
                  <w:noProof/>
                  <w:lang w:eastAsia="pt-BR"/>
                </w:rPr>
                <w:t>72 h</w:t>
              </w:r>
            </w:ins>
          </w:p>
        </w:tc>
        <w:tc>
          <w:tcPr>
            <w:tcW w:w="2123" w:type="dxa"/>
            <w:vAlign w:val="center"/>
            <w:tcPrChange w:id="2679" w:author="Samylla Oliveira" w:date="2020-08-25T15:12:00Z">
              <w:tcPr>
                <w:tcW w:w="2123" w:type="dxa"/>
                <w:vAlign w:val="center"/>
              </w:tcPr>
            </w:tcPrChange>
          </w:tcPr>
          <w:p w14:paraId="677FE92C" w14:textId="6A27D962" w:rsidR="007B1BBC" w:rsidRDefault="007B1BBC" w:rsidP="007B1BBC">
            <w:pPr>
              <w:spacing w:after="0"/>
              <w:jc w:val="center"/>
              <w:rPr>
                <w:ins w:id="2680" w:author="Samylla Oliveira" w:date="2020-08-25T15:02:00Z"/>
                <w:rFonts w:ascii="Times New Roman" w:hAnsi="Times New Roman" w:cs="Times New Roman"/>
                <w:noProof/>
                <w:lang w:eastAsia="pt-BR"/>
              </w:rPr>
              <w:pPrChange w:id="2681" w:author="Samylla Oliveira" w:date="2020-08-25T15:12:00Z">
                <w:pPr/>
              </w:pPrChange>
            </w:pPr>
            <w:ins w:id="2682" w:author="Allan Clemente de Souza" w:date="2020-10-05T00:55:00Z">
              <w:r>
                <w:rPr>
                  <w:rFonts w:ascii="Times New Roman" w:hAnsi="Times New Roman" w:cs="Times New Roman"/>
                  <w:noProof/>
                  <w:lang w:eastAsia="pt-BR"/>
                </w:rPr>
                <w:t>0,46 (0,25 – 0,85)</w:t>
              </w:r>
            </w:ins>
          </w:p>
        </w:tc>
        <w:tc>
          <w:tcPr>
            <w:tcW w:w="2124" w:type="dxa"/>
            <w:vAlign w:val="center"/>
            <w:tcPrChange w:id="2683" w:author="Samylla Oliveira" w:date="2020-08-25T15:12:00Z">
              <w:tcPr>
                <w:tcW w:w="2124" w:type="dxa"/>
                <w:vAlign w:val="center"/>
              </w:tcPr>
            </w:tcPrChange>
          </w:tcPr>
          <w:p w14:paraId="3121213D" w14:textId="7C035C23" w:rsidR="007B1BBC" w:rsidRDefault="007B1BBC" w:rsidP="007B1BBC">
            <w:pPr>
              <w:spacing w:after="0"/>
              <w:jc w:val="center"/>
              <w:rPr>
                <w:ins w:id="2684" w:author="Samylla Oliveira" w:date="2020-08-25T15:02:00Z"/>
                <w:rFonts w:ascii="Times New Roman" w:hAnsi="Times New Roman" w:cs="Times New Roman"/>
                <w:noProof/>
                <w:lang w:eastAsia="pt-BR"/>
              </w:rPr>
              <w:pPrChange w:id="2685" w:author="Samylla Oliveira" w:date="2020-08-25T15:12:00Z">
                <w:pPr/>
              </w:pPrChange>
            </w:pPr>
            <w:ins w:id="2686" w:author="Samylla Oliveira" w:date="2020-08-25T15:10:00Z">
              <w:r>
                <w:rPr>
                  <w:rFonts w:ascii="Times New Roman" w:hAnsi="Times New Roman" w:cs="Times New Roman"/>
                  <w:noProof/>
                  <w:lang w:eastAsia="pt-BR"/>
                </w:rPr>
                <w:t>1,</w:t>
              </w:r>
            </w:ins>
            <w:ins w:id="2687" w:author="Allan Clemente de Souza" w:date="2020-10-05T00:56:00Z">
              <w:r>
                <w:rPr>
                  <w:rFonts w:ascii="Times New Roman" w:hAnsi="Times New Roman" w:cs="Times New Roman"/>
                  <w:noProof/>
                  <w:lang w:eastAsia="pt-BR"/>
                </w:rPr>
                <w:t>7</w:t>
              </w:r>
            </w:ins>
            <w:ins w:id="2688" w:author="Samylla Oliveira" w:date="2020-08-25T15:10:00Z">
              <w:del w:id="2689" w:author="Allan Clemente de Souza" w:date="2020-10-05T00:56:00Z">
                <w:r w:rsidDel="007B1BBC">
                  <w:rPr>
                    <w:rFonts w:ascii="Times New Roman" w:hAnsi="Times New Roman" w:cs="Times New Roman"/>
                    <w:noProof/>
                    <w:lang w:eastAsia="pt-BR"/>
                  </w:rPr>
                  <w:delText>6</w:delText>
                </w:r>
              </w:del>
              <w:r>
                <w:rPr>
                  <w:rFonts w:ascii="Times New Roman" w:hAnsi="Times New Roman" w:cs="Times New Roman"/>
                  <w:noProof/>
                  <w:lang w:eastAsia="pt-BR"/>
                </w:rPr>
                <w:t>0 (1,60 – 1,80)</w:t>
              </w:r>
            </w:ins>
          </w:p>
        </w:tc>
        <w:tc>
          <w:tcPr>
            <w:tcW w:w="2124" w:type="dxa"/>
            <w:vAlign w:val="center"/>
            <w:tcPrChange w:id="2690" w:author="Samylla Oliveira" w:date="2020-08-25T15:12:00Z">
              <w:tcPr>
                <w:tcW w:w="2124" w:type="dxa"/>
                <w:vAlign w:val="center"/>
              </w:tcPr>
            </w:tcPrChange>
          </w:tcPr>
          <w:p w14:paraId="5F04FC59" w14:textId="71017769" w:rsidR="007B1BBC" w:rsidRDefault="007B1BBC" w:rsidP="007B1BBC">
            <w:pPr>
              <w:spacing w:after="0"/>
              <w:jc w:val="center"/>
              <w:rPr>
                <w:ins w:id="2691" w:author="Samylla Oliveira" w:date="2020-08-25T15:02:00Z"/>
                <w:rFonts w:ascii="Times New Roman" w:hAnsi="Times New Roman" w:cs="Times New Roman"/>
                <w:noProof/>
                <w:lang w:eastAsia="pt-BR"/>
              </w:rPr>
              <w:pPrChange w:id="2692" w:author="Samylla Oliveira" w:date="2020-08-25T15:12:00Z">
                <w:pPr/>
              </w:pPrChange>
            </w:pPr>
            <w:ins w:id="2693" w:author="Samylla Oliveira" w:date="2020-08-25T15:07:00Z">
              <w:r>
                <w:rPr>
                  <w:rFonts w:ascii="Times New Roman" w:hAnsi="Times New Roman" w:cs="Times New Roman"/>
                  <w:noProof/>
                  <w:lang w:eastAsia="pt-BR"/>
                </w:rPr>
                <w:t>1,82 (0,82 – 4,9</w:t>
              </w:r>
            </w:ins>
            <w:ins w:id="2694" w:author="Allan Clemente de Souza" w:date="2020-10-05T00:58:00Z">
              <w:r w:rsidR="00D53037">
                <w:rPr>
                  <w:rFonts w:ascii="Times New Roman" w:hAnsi="Times New Roman" w:cs="Times New Roman"/>
                  <w:noProof/>
                  <w:lang w:eastAsia="pt-BR"/>
                </w:rPr>
                <w:t>1</w:t>
              </w:r>
            </w:ins>
            <w:ins w:id="2695" w:author="Samylla Oliveira" w:date="2020-08-25T15:07:00Z">
              <w:del w:id="2696" w:author="Allan Clemente de Souza" w:date="2020-10-05T00:58:00Z">
                <w:r w:rsidDel="00D53037">
                  <w:rPr>
                    <w:rFonts w:ascii="Times New Roman" w:hAnsi="Times New Roman" w:cs="Times New Roman"/>
                    <w:noProof/>
                    <w:lang w:eastAsia="pt-BR"/>
                  </w:rPr>
                  <w:delText>5</w:delText>
                </w:r>
              </w:del>
              <w:r>
                <w:rPr>
                  <w:rFonts w:ascii="Times New Roman" w:hAnsi="Times New Roman" w:cs="Times New Roman"/>
                  <w:noProof/>
                  <w:lang w:eastAsia="pt-BR"/>
                </w:rPr>
                <w:t>)</w:t>
              </w:r>
            </w:ins>
          </w:p>
        </w:tc>
      </w:tr>
      <w:tr w:rsidR="007B1BBC" w14:paraId="0DB50E07" w14:textId="77777777" w:rsidTr="000A6CEF">
        <w:trPr>
          <w:trHeight w:val="454"/>
          <w:ins w:id="2697" w:author="Samylla Oliveira" w:date="2020-08-25T15:02:00Z"/>
          <w:trPrChange w:id="2698" w:author="Samylla Oliveira" w:date="2020-08-25T15:12:00Z">
            <w:trPr>
              <w:trHeight w:val="907"/>
            </w:trPr>
          </w:trPrChange>
        </w:trPr>
        <w:tc>
          <w:tcPr>
            <w:tcW w:w="2123" w:type="dxa"/>
            <w:vAlign w:val="center"/>
            <w:tcPrChange w:id="2699" w:author="Samylla Oliveira" w:date="2020-08-25T15:12:00Z">
              <w:tcPr>
                <w:tcW w:w="2123" w:type="dxa"/>
                <w:vAlign w:val="center"/>
              </w:tcPr>
            </w:tcPrChange>
          </w:tcPr>
          <w:p w14:paraId="240011E8" w14:textId="77777777" w:rsidR="007B1BBC" w:rsidRDefault="007B1BBC" w:rsidP="007B1BBC">
            <w:pPr>
              <w:spacing w:after="0"/>
              <w:jc w:val="center"/>
              <w:rPr>
                <w:ins w:id="2700" w:author="Samylla Oliveira" w:date="2020-08-25T15:02:00Z"/>
                <w:rFonts w:ascii="Times New Roman" w:hAnsi="Times New Roman" w:cs="Times New Roman"/>
                <w:noProof/>
                <w:lang w:eastAsia="pt-BR"/>
              </w:rPr>
              <w:pPrChange w:id="2701" w:author="Samylla Oliveira" w:date="2020-08-25T15:12:00Z">
                <w:pPr/>
              </w:pPrChange>
            </w:pPr>
            <w:ins w:id="2702" w:author="Samylla Oliveira" w:date="2020-08-25T15:02:00Z">
              <w:r w:rsidRPr="001A7881">
                <w:rPr>
                  <w:rFonts w:ascii="Times New Roman" w:hAnsi="Times New Roman" w:cs="Times New Roman"/>
                  <w:noProof/>
                  <w:lang w:val="pt-BR" w:eastAsia="pt-BR"/>
                </w:rPr>
                <w:t>168 h</w:t>
              </w:r>
            </w:ins>
          </w:p>
        </w:tc>
        <w:tc>
          <w:tcPr>
            <w:tcW w:w="2123" w:type="dxa"/>
            <w:vAlign w:val="center"/>
            <w:tcPrChange w:id="2703" w:author="Samylla Oliveira" w:date="2020-08-25T15:12:00Z">
              <w:tcPr>
                <w:tcW w:w="2123" w:type="dxa"/>
                <w:vAlign w:val="center"/>
              </w:tcPr>
            </w:tcPrChange>
          </w:tcPr>
          <w:p w14:paraId="31BBC640" w14:textId="15CB6E54" w:rsidR="007B1BBC" w:rsidRDefault="007B1BBC" w:rsidP="007B1BBC">
            <w:pPr>
              <w:spacing w:after="0"/>
              <w:jc w:val="center"/>
              <w:rPr>
                <w:ins w:id="2704" w:author="Samylla Oliveira" w:date="2020-08-25T15:02:00Z"/>
                <w:rFonts w:ascii="Times New Roman" w:hAnsi="Times New Roman" w:cs="Times New Roman"/>
                <w:noProof/>
                <w:lang w:eastAsia="pt-BR"/>
              </w:rPr>
              <w:pPrChange w:id="2705" w:author="Samylla Oliveira" w:date="2020-08-25T15:12:00Z">
                <w:pPr/>
              </w:pPrChange>
            </w:pPr>
            <w:ins w:id="2706" w:author="Allan Clemente de Souza" w:date="2020-10-05T00:55:00Z">
              <w:r>
                <w:rPr>
                  <w:rFonts w:ascii="Times New Roman" w:hAnsi="Times New Roman" w:cs="Times New Roman"/>
                  <w:noProof/>
                  <w:lang w:eastAsia="pt-BR"/>
                </w:rPr>
                <w:t>0,84 (0,46 – 1,53)</w:t>
              </w:r>
            </w:ins>
          </w:p>
        </w:tc>
        <w:tc>
          <w:tcPr>
            <w:tcW w:w="2124" w:type="dxa"/>
            <w:vAlign w:val="center"/>
            <w:tcPrChange w:id="2707" w:author="Samylla Oliveira" w:date="2020-08-25T15:12:00Z">
              <w:tcPr>
                <w:tcW w:w="2124" w:type="dxa"/>
                <w:vAlign w:val="center"/>
              </w:tcPr>
            </w:tcPrChange>
          </w:tcPr>
          <w:p w14:paraId="0BB15E58" w14:textId="0F708897" w:rsidR="007B1BBC" w:rsidRDefault="007B1BBC" w:rsidP="007B1BBC">
            <w:pPr>
              <w:spacing w:after="0"/>
              <w:jc w:val="center"/>
              <w:rPr>
                <w:ins w:id="2708" w:author="Samylla Oliveira" w:date="2020-08-25T15:02:00Z"/>
                <w:rFonts w:ascii="Times New Roman" w:hAnsi="Times New Roman" w:cs="Times New Roman"/>
                <w:noProof/>
                <w:lang w:eastAsia="pt-BR"/>
              </w:rPr>
              <w:pPrChange w:id="2709" w:author="Samylla Oliveira" w:date="2020-08-25T15:12:00Z">
                <w:pPr/>
              </w:pPrChange>
            </w:pPr>
            <w:ins w:id="2710" w:author="Samylla Oliveira" w:date="2020-08-25T15:10:00Z">
              <w:r>
                <w:rPr>
                  <w:rFonts w:ascii="Times New Roman" w:hAnsi="Times New Roman" w:cs="Times New Roman"/>
                  <w:noProof/>
                  <w:lang w:eastAsia="pt-BR"/>
                </w:rPr>
                <w:t xml:space="preserve">0,40 (0,40 - </w:t>
              </w:r>
            </w:ins>
            <w:ins w:id="2711" w:author="Samylla Oliveira" w:date="2020-08-25T15:11:00Z">
              <w:r>
                <w:rPr>
                  <w:rFonts w:ascii="Times New Roman" w:hAnsi="Times New Roman" w:cs="Times New Roman"/>
                  <w:noProof/>
                  <w:lang w:eastAsia="pt-BR"/>
                </w:rPr>
                <w:t>0,40</w:t>
              </w:r>
            </w:ins>
            <w:ins w:id="2712" w:author="Samylla Oliveira" w:date="2020-08-25T15:10:00Z">
              <w:r>
                <w:rPr>
                  <w:rFonts w:ascii="Times New Roman" w:hAnsi="Times New Roman" w:cs="Times New Roman"/>
                  <w:noProof/>
                  <w:lang w:eastAsia="pt-BR"/>
                </w:rPr>
                <w:t>)</w:t>
              </w:r>
            </w:ins>
          </w:p>
        </w:tc>
        <w:tc>
          <w:tcPr>
            <w:tcW w:w="2124" w:type="dxa"/>
            <w:vAlign w:val="center"/>
            <w:tcPrChange w:id="2713" w:author="Samylla Oliveira" w:date="2020-08-25T15:12:00Z">
              <w:tcPr>
                <w:tcW w:w="2124" w:type="dxa"/>
                <w:vAlign w:val="center"/>
              </w:tcPr>
            </w:tcPrChange>
          </w:tcPr>
          <w:p w14:paraId="2E7D0852" w14:textId="4E34FCF2" w:rsidR="007B1BBC" w:rsidRDefault="007B1BBC" w:rsidP="007B1BBC">
            <w:pPr>
              <w:spacing w:after="0"/>
              <w:jc w:val="center"/>
              <w:rPr>
                <w:ins w:id="2714" w:author="Samylla Oliveira" w:date="2020-08-25T15:02:00Z"/>
                <w:rFonts w:ascii="Times New Roman" w:hAnsi="Times New Roman" w:cs="Times New Roman"/>
                <w:noProof/>
                <w:lang w:eastAsia="pt-BR"/>
              </w:rPr>
              <w:pPrChange w:id="2715" w:author="Samylla Oliveira" w:date="2020-08-25T15:12:00Z">
                <w:pPr/>
              </w:pPrChange>
            </w:pPr>
            <w:ins w:id="2716" w:author="Samylla Oliveira" w:date="2020-08-25T15:07:00Z">
              <w:r>
                <w:rPr>
                  <w:rFonts w:ascii="Times New Roman" w:hAnsi="Times New Roman" w:cs="Times New Roman"/>
                  <w:noProof/>
                  <w:lang w:eastAsia="pt-BR"/>
                </w:rPr>
                <w:t>2,46 (1,3</w:t>
              </w:r>
            </w:ins>
            <w:ins w:id="2717" w:author="Allan Clemente de Souza" w:date="2020-10-05T00:58:00Z">
              <w:r w:rsidR="00D53037">
                <w:rPr>
                  <w:rFonts w:ascii="Times New Roman" w:hAnsi="Times New Roman" w:cs="Times New Roman"/>
                  <w:noProof/>
                  <w:lang w:eastAsia="pt-BR"/>
                </w:rPr>
                <w:t>4</w:t>
              </w:r>
            </w:ins>
            <w:ins w:id="2718" w:author="Samylla Oliveira" w:date="2020-08-25T15:07:00Z">
              <w:del w:id="2719" w:author="Allan Clemente de Souza" w:date="2020-10-05T00:58:00Z">
                <w:r w:rsidDel="00D53037">
                  <w:rPr>
                    <w:rFonts w:ascii="Times New Roman" w:hAnsi="Times New Roman" w:cs="Times New Roman"/>
                    <w:noProof/>
                    <w:lang w:eastAsia="pt-BR"/>
                  </w:rPr>
                  <w:delText>5</w:delText>
                </w:r>
              </w:del>
              <w:r>
                <w:rPr>
                  <w:rFonts w:ascii="Times New Roman" w:hAnsi="Times New Roman" w:cs="Times New Roman"/>
                  <w:noProof/>
                  <w:lang w:eastAsia="pt-BR"/>
                </w:rPr>
                <w:t xml:space="preserve"> </w:t>
              </w:r>
            </w:ins>
            <w:ins w:id="2720" w:author="Samylla Oliveira" w:date="2020-08-25T15:08:00Z">
              <w:r>
                <w:rPr>
                  <w:rFonts w:ascii="Times New Roman" w:hAnsi="Times New Roman" w:cs="Times New Roman"/>
                  <w:noProof/>
                  <w:lang w:eastAsia="pt-BR"/>
                </w:rPr>
                <w:t>–</w:t>
              </w:r>
            </w:ins>
            <w:ins w:id="2721" w:author="Samylla Oliveira" w:date="2020-08-25T15:07:00Z">
              <w:r>
                <w:rPr>
                  <w:rFonts w:ascii="Times New Roman" w:hAnsi="Times New Roman" w:cs="Times New Roman"/>
                  <w:noProof/>
                  <w:lang w:eastAsia="pt-BR"/>
                </w:rPr>
                <w:t xml:space="preserve"> 4,</w:t>
              </w:r>
            </w:ins>
            <w:ins w:id="2722" w:author="Samylla Oliveira" w:date="2020-08-25T15:08:00Z">
              <w:r>
                <w:rPr>
                  <w:rFonts w:ascii="Times New Roman" w:hAnsi="Times New Roman" w:cs="Times New Roman"/>
                  <w:noProof/>
                  <w:lang w:eastAsia="pt-BR"/>
                </w:rPr>
                <w:t>4</w:t>
              </w:r>
            </w:ins>
            <w:ins w:id="2723" w:author="Allan Clemente de Souza" w:date="2020-10-05T00:58:00Z">
              <w:r w:rsidR="00D53037">
                <w:rPr>
                  <w:rFonts w:ascii="Times New Roman" w:hAnsi="Times New Roman" w:cs="Times New Roman"/>
                  <w:noProof/>
                  <w:lang w:eastAsia="pt-BR"/>
                </w:rPr>
                <w:t>7</w:t>
              </w:r>
            </w:ins>
            <w:ins w:id="2724" w:author="Samylla Oliveira" w:date="2020-08-25T15:08:00Z">
              <w:del w:id="2725" w:author="Allan Clemente de Souza" w:date="2020-10-05T00:58:00Z">
                <w:r w:rsidDel="00D53037">
                  <w:rPr>
                    <w:rFonts w:ascii="Times New Roman" w:hAnsi="Times New Roman" w:cs="Times New Roman"/>
                    <w:noProof/>
                    <w:lang w:eastAsia="pt-BR"/>
                  </w:rPr>
                  <w:delText>8</w:delText>
                </w:r>
              </w:del>
              <w:r>
                <w:rPr>
                  <w:rFonts w:ascii="Times New Roman" w:hAnsi="Times New Roman" w:cs="Times New Roman"/>
                  <w:noProof/>
                  <w:lang w:eastAsia="pt-BR"/>
                </w:rPr>
                <w:t>)</w:t>
              </w:r>
            </w:ins>
          </w:p>
        </w:tc>
      </w:tr>
      <w:tr w:rsidR="007B1BBC" w14:paraId="45FEBBF4" w14:textId="77777777" w:rsidTr="000A6CEF">
        <w:trPr>
          <w:trHeight w:val="454"/>
          <w:ins w:id="2726" w:author="Samylla Oliveira" w:date="2020-08-25T15:02:00Z"/>
          <w:trPrChange w:id="2727" w:author="Samylla Oliveira" w:date="2020-08-25T15:12:00Z">
            <w:trPr>
              <w:trHeight w:val="907"/>
            </w:trPr>
          </w:trPrChange>
        </w:trPr>
        <w:tc>
          <w:tcPr>
            <w:tcW w:w="2123" w:type="dxa"/>
            <w:vAlign w:val="center"/>
            <w:tcPrChange w:id="2728" w:author="Samylla Oliveira" w:date="2020-08-25T15:12:00Z">
              <w:tcPr>
                <w:tcW w:w="2123" w:type="dxa"/>
                <w:vAlign w:val="center"/>
              </w:tcPr>
            </w:tcPrChange>
          </w:tcPr>
          <w:p w14:paraId="75E7ED05" w14:textId="77777777" w:rsidR="007B1BBC" w:rsidRDefault="007B1BBC" w:rsidP="007B1BBC">
            <w:pPr>
              <w:spacing w:after="0"/>
              <w:jc w:val="center"/>
              <w:rPr>
                <w:ins w:id="2729" w:author="Samylla Oliveira" w:date="2020-08-25T15:02:00Z"/>
                <w:rFonts w:ascii="Times New Roman" w:hAnsi="Times New Roman" w:cs="Times New Roman"/>
                <w:noProof/>
                <w:lang w:eastAsia="pt-BR"/>
              </w:rPr>
              <w:pPrChange w:id="2730" w:author="Samylla Oliveira" w:date="2020-08-25T15:12:00Z">
                <w:pPr/>
              </w:pPrChange>
            </w:pPr>
            <w:ins w:id="2731" w:author="Samylla Oliveira" w:date="2020-08-25T15:02:00Z">
              <w:r w:rsidRPr="001A7881">
                <w:rPr>
                  <w:rFonts w:ascii="Times New Roman" w:hAnsi="Times New Roman" w:cs="Times New Roman"/>
                  <w:noProof/>
                  <w:lang w:val="pt-BR" w:eastAsia="pt-BR"/>
                </w:rPr>
                <w:t>336 h</w:t>
              </w:r>
            </w:ins>
          </w:p>
        </w:tc>
        <w:tc>
          <w:tcPr>
            <w:tcW w:w="2123" w:type="dxa"/>
            <w:vAlign w:val="center"/>
            <w:tcPrChange w:id="2732" w:author="Samylla Oliveira" w:date="2020-08-25T15:12:00Z">
              <w:tcPr>
                <w:tcW w:w="2123" w:type="dxa"/>
                <w:vAlign w:val="center"/>
              </w:tcPr>
            </w:tcPrChange>
          </w:tcPr>
          <w:p w14:paraId="5D7CC7C9" w14:textId="38544B4E" w:rsidR="007B1BBC" w:rsidRDefault="007B1BBC" w:rsidP="007B1BBC">
            <w:pPr>
              <w:spacing w:after="0"/>
              <w:jc w:val="center"/>
              <w:rPr>
                <w:ins w:id="2733" w:author="Samylla Oliveira" w:date="2020-08-25T15:02:00Z"/>
                <w:rFonts w:ascii="Times New Roman" w:hAnsi="Times New Roman" w:cs="Times New Roman"/>
                <w:noProof/>
                <w:lang w:eastAsia="pt-BR"/>
              </w:rPr>
              <w:pPrChange w:id="2734" w:author="Samylla Oliveira" w:date="2020-08-25T15:12:00Z">
                <w:pPr/>
              </w:pPrChange>
            </w:pPr>
            <w:ins w:id="2735" w:author="Allan Clemente de Souza" w:date="2020-10-05T00:55:00Z">
              <w:r>
                <w:rPr>
                  <w:rFonts w:ascii="Times New Roman" w:hAnsi="Times New Roman" w:cs="Times New Roman"/>
                  <w:noProof/>
                  <w:lang w:eastAsia="pt-BR"/>
                </w:rPr>
                <w:t>2,11 (1,03 – 4,62)</w:t>
              </w:r>
            </w:ins>
          </w:p>
        </w:tc>
        <w:tc>
          <w:tcPr>
            <w:tcW w:w="2124" w:type="dxa"/>
            <w:vAlign w:val="center"/>
            <w:tcPrChange w:id="2736" w:author="Samylla Oliveira" w:date="2020-08-25T15:12:00Z">
              <w:tcPr>
                <w:tcW w:w="2124" w:type="dxa"/>
                <w:vAlign w:val="center"/>
              </w:tcPr>
            </w:tcPrChange>
          </w:tcPr>
          <w:p w14:paraId="17094450" w14:textId="14F2CB14" w:rsidR="007B1BBC" w:rsidRDefault="007B1BBC" w:rsidP="007B1BBC">
            <w:pPr>
              <w:spacing w:after="0"/>
              <w:jc w:val="center"/>
              <w:rPr>
                <w:ins w:id="2737" w:author="Samylla Oliveira" w:date="2020-08-25T15:02:00Z"/>
                <w:rFonts w:ascii="Times New Roman" w:hAnsi="Times New Roman" w:cs="Times New Roman"/>
                <w:noProof/>
                <w:lang w:eastAsia="pt-BR"/>
              </w:rPr>
              <w:pPrChange w:id="2738" w:author="Samylla Oliveira" w:date="2020-08-25T15:12:00Z">
                <w:pPr/>
              </w:pPrChange>
            </w:pPr>
            <w:ins w:id="2739" w:author="Samylla Oliveira" w:date="2020-08-25T15:10:00Z">
              <w:r>
                <w:rPr>
                  <w:rFonts w:ascii="Times New Roman" w:hAnsi="Times New Roman" w:cs="Times New Roman"/>
                  <w:noProof/>
                  <w:lang w:eastAsia="pt-BR"/>
                </w:rPr>
                <w:t xml:space="preserve">0,20 (0,10 </w:t>
              </w:r>
            </w:ins>
            <w:ins w:id="2740" w:author="Samylla Oliveira" w:date="2020-08-25T15:11:00Z">
              <w:r>
                <w:rPr>
                  <w:rFonts w:ascii="Times New Roman" w:hAnsi="Times New Roman" w:cs="Times New Roman"/>
                  <w:noProof/>
                  <w:lang w:eastAsia="pt-BR"/>
                </w:rPr>
                <w:t>–</w:t>
              </w:r>
            </w:ins>
            <w:ins w:id="2741" w:author="Samylla Oliveira" w:date="2020-08-25T15:10:00Z">
              <w:r>
                <w:rPr>
                  <w:rFonts w:ascii="Times New Roman" w:hAnsi="Times New Roman" w:cs="Times New Roman"/>
                  <w:noProof/>
                  <w:lang w:eastAsia="pt-BR"/>
                </w:rPr>
                <w:t xml:space="preserve"> </w:t>
              </w:r>
            </w:ins>
            <w:ins w:id="2742" w:author="Samylla Oliveira" w:date="2020-08-25T15:11:00Z">
              <w:r>
                <w:rPr>
                  <w:rFonts w:ascii="Times New Roman" w:hAnsi="Times New Roman" w:cs="Times New Roman"/>
                  <w:noProof/>
                  <w:lang w:eastAsia="pt-BR"/>
                </w:rPr>
                <w:t>0,20)</w:t>
              </w:r>
            </w:ins>
          </w:p>
        </w:tc>
        <w:tc>
          <w:tcPr>
            <w:tcW w:w="2124" w:type="dxa"/>
            <w:vAlign w:val="center"/>
            <w:tcPrChange w:id="2743" w:author="Samylla Oliveira" w:date="2020-08-25T15:12:00Z">
              <w:tcPr>
                <w:tcW w:w="2124" w:type="dxa"/>
                <w:vAlign w:val="center"/>
              </w:tcPr>
            </w:tcPrChange>
          </w:tcPr>
          <w:p w14:paraId="598E5FD1" w14:textId="63C66FC4" w:rsidR="007B1BBC" w:rsidRDefault="007B1BBC" w:rsidP="007B1BBC">
            <w:pPr>
              <w:spacing w:after="0"/>
              <w:jc w:val="center"/>
              <w:rPr>
                <w:ins w:id="2744" w:author="Samylla Oliveira" w:date="2020-08-25T15:02:00Z"/>
                <w:rFonts w:ascii="Times New Roman" w:hAnsi="Times New Roman" w:cs="Times New Roman"/>
                <w:noProof/>
                <w:lang w:eastAsia="pt-BR"/>
              </w:rPr>
              <w:pPrChange w:id="2745" w:author="Samylla Oliveira" w:date="2020-08-25T15:12:00Z">
                <w:pPr/>
              </w:pPrChange>
            </w:pPr>
            <w:ins w:id="2746" w:author="Samylla Oliveira" w:date="2020-08-25T15:08:00Z">
              <w:r>
                <w:rPr>
                  <w:rFonts w:ascii="Times New Roman" w:hAnsi="Times New Roman" w:cs="Times New Roman"/>
                  <w:noProof/>
                  <w:lang w:eastAsia="pt-BR"/>
                </w:rPr>
                <w:t>7,</w:t>
              </w:r>
              <w:del w:id="2747" w:author="Allan Clemente de Souza" w:date="2020-10-05T00:57:00Z">
                <w:r w:rsidDel="00D53037">
                  <w:rPr>
                    <w:rFonts w:ascii="Times New Roman" w:hAnsi="Times New Roman" w:cs="Times New Roman"/>
                    <w:noProof/>
                    <w:lang w:eastAsia="pt-BR"/>
                  </w:rPr>
                  <w:delText>39</w:delText>
                </w:r>
              </w:del>
            </w:ins>
            <w:ins w:id="2748" w:author="Allan Clemente de Souza" w:date="2020-10-05T00:57:00Z">
              <w:r w:rsidR="00D53037">
                <w:rPr>
                  <w:rFonts w:ascii="Times New Roman" w:hAnsi="Times New Roman" w:cs="Times New Roman"/>
                  <w:noProof/>
                  <w:lang w:eastAsia="pt-BR"/>
                </w:rPr>
                <w:t>05</w:t>
              </w:r>
            </w:ins>
            <w:ins w:id="2749" w:author="Samylla Oliveira" w:date="2020-08-25T15:08:00Z">
              <w:del w:id="2750" w:author="Allan Clemente de Souza" w:date="2020-10-05T00:58:00Z">
                <w:r w:rsidDel="00D53037">
                  <w:rPr>
                    <w:rFonts w:ascii="Times New Roman" w:hAnsi="Times New Roman" w:cs="Times New Roman"/>
                    <w:noProof/>
                    <w:lang w:eastAsia="pt-BR"/>
                  </w:rPr>
                  <w:delText xml:space="preserve"> </w:delText>
                </w:r>
              </w:del>
              <w:r>
                <w:rPr>
                  <w:rFonts w:ascii="Times New Roman" w:hAnsi="Times New Roman" w:cs="Times New Roman"/>
                  <w:noProof/>
                  <w:lang w:eastAsia="pt-BR"/>
                </w:rPr>
                <w:t>(3,6</w:t>
              </w:r>
              <w:del w:id="2751" w:author="Allan Clemente de Souza" w:date="2020-10-05T00:58:00Z">
                <w:r w:rsidDel="00D53037">
                  <w:rPr>
                    <w:rFonts w:ascii="Times New Roman" w:hAnsi="Times New Roman" w:cs="Times New Roman"/>
                    <w:noProof/>
                    <w:lang w:eastAsia="pt-BR"/>
                  </w:rPr>
                  <w:delText>7</w:delText>
                </w:r>
              </w:del>
            </w:ins>
            <w:ins w:id="2752" w:author="Allan Clemente de Souza" w:date="2020-10-05T00:58:00Z">
              <w:r w:rsidR="00D53037">
                <w:rPr>
                  <w:rFonts w:ascii="Times New Roman" w:hAnsi="Times New Roman" w:cs="Times New Roman"/>
                  <w:noProof/>
                  <w:lang w:eastAsia="pt-BR"/>
                </w:rPr>
                <w:t>0</w:t>
              </w:r>
            </w:ins>
            <w:ins w:id="2753" w:author="Samylla Oliveira" w:date="2020-08-25T15:08:00Z">
              <w:r>
                <w:rPr>
                  <w:rFonts w:ascii="Times New Roman" w:hAnsi="Times New Roman" w:cs="Times New Roman"/>
                  <w:noProof/>
                  <w:lang w:eastAsia="pt-BR"/>
                </w:rPr>
                <w:t xml:space="preserve"> – </w:t>
              </w:r>
            </w:ins>
            <w:ins w:id="2754" w:author="Allan Clemente de Souza" w:date="2020-10-05T00:58:00Z">
              <w:r w:rsidR="00D53037">
                <w:rPr>
                  <w:rFonts w:ascii="Times New Roman" w:hAnsi="Times New Roman" w:cs="Times New Roman"/>
                  <w:noProof/>
                  <w:lang w:eastAsia="pt-BR"/>
                </w:rPr>
                <w:t>15,23</w:t>
              </w:r>
            </w:ins>
            <w:ins w:id="2755" w:author="Samylla Oliveira" w:date="2020-08-25T15:08:00Z">
              <w:del w:id="2756" w:author="Allan Clemente de Souza" w:date="2020-10-05T00:58:00Z">
                <w:r w:rsidDel="00D53037">
                  <w:rPr>
                    <w:rFonts w:ascii="Times New Roman" w:hAnsi="Times New Roman" w:cs="Times New Roman"/>
                    <w:noProof/>
                    <w:lang w:eastAsia="pt-BR"/>
                  </w:rPr>
                  <w:delText>14,88</w:delText>
                </w:r>
              </w:del>
              <w:r>
                <w:rPr>
                  <w:rFonts w:ascii="Times New Roman" w:hAnsi="Times New Roman" w:cs="Times New Roman"/>
                  <w:noProof/>
                  <w:lang w:eastAsia="pt-BR"/>
                </w:rPr>
                <w:t>)</w:t>
              </w:r>
            </w:ins>
          </w:p>
        </w:tc>
      </w:tr>
      <w:tr w:rsidR="007B1BBC" w14:paraId="0601AFFF" w14:textId="77777777" w:rsidTr="000A6CEF">
        <w:trPr>
          <w:trHeight w:val="454"/>
          <w:ins w:id="2757" w:author="Samylla Oliveira" w:date="2020-08-25T15:02:00Z"/>
          <w:trPrChange w:id="2758" w:author="Samylla Oliveira" w:date="2020-08-25T15:12:00Z">
            <w:trPr>
              <w:trHeight w:val="907"/>
            </w:trPr>
          </w:trPrChange>
        </w:trPr>
        <w:tc>
          <w:tcPr>
            <w:tcW w:w="2123" w:type="dxa"/>
            <w:vAlign w:val="center"/>
            <w:tcPrChange w:id="2759" w:author="Samylla Oliveira" w:date="2020-08-25T15:12:00Z">
              <w:tcPr>
                <w:tcW w:w="2123" w:type="dxa"/>
                <w:vAlign w:val="center"/>
              </w:tcPr>
            </w:tcPrChange>
          </w:tcPr>
          <w:p w14:paraId="587D501D" w14:textId="77777777" w:rsidR="007B1BBC" w:rsidRDefault="007B1BBC" w:rsidP="007B1BBC">
            <w:pPr>
              <w:spacing w:after="0"/>
              <w:jc w:val="center"/>
              <w:rPr>
                <w:ins w:id="2760" w:author="Samylla Oliveira" w:date="2020-08-25T15:02:00Z"/>
                <w:rFonts w:ascii="Times New Roman" w:hAnsi="Times New Roman" w:cs="Times New Roman"/>
                <w:noProof/>
                <w:lang w:eastAsia="pt-BR"/>
              </w:rPr>
              <w:pPrChange w:id="2761" w:author="Samylla Oliveira" w:date="2020-08-25T15:12:00Z">
                <w:pPr/>
              </w:pPrChange>
            </w:pPr>
            <w:ins w:id="2762" w:author="Samylla Oliveira" w:date="2020-08-25T15:02:00Z">
              <w:r w:rsidRPr="00F040CF">
                <w:rPr>
                  <w:rFonts w:ascii="Times New Roman" w:hAnsi="Times New Roman" w:cs="Times New Roman"/>
                  <w:noProof/>
                  <w:lang w:eastAsia="pt-BR"/>
                </w:rPr>
                <w:t>504 h</w:t>
              </w:r>
            </w:ins>
          </w:p>
        </w:tc>
        <w:tc>
          <w:tcPr>
            <w:tcW w:w="2123" w:type="dxa"/>
            <w:vAlign w:val="center"/>
            <w:tcPrChange w:id="2763" w:author="Samylla Oliveira" w:date="2020-08-25T15:12:00Z">
              <w:tcPr>
                <w:tcW w:w="2123" w:type="dxa"/>
                <w:vAlign w:val="center"/>
              </w:tcPr>
            </w:tcPrChange>
          </w:tcPr>
          <w:p w14:paraId="5A774585" w14:textId="14D9D16C" w:rsidR="007B1BBC" w:rsidRDefault="007B1BBC" w:rsidP="007B1BBC">
            <w:pPr>
              <w:spacing w:after="0"/>
              <w:jc w:val="center"/>
              <w:rPr>
                <w:ins w:id="2764" w:author="Samylla Oliveira" w:date="2020-08-25T15:02:00Z"/>
                <w:rFonts w:ascii="Times New Roman" w:hAnsi="Times New Roman" w:cs="Times New Roman"/>
                <w:noProof/>
                <w:lang w:eastAsia="pt-BR"/>
              </w:rPr>
              <w:pPrChange w:id="2765" w:author="Samylla Oliveira" w:date="2020-08-25T15:12:00Z">
                <w:pPr/>
              </w:pPrChange>
            </w:pPr>
            <w:ins w:id="2766" w:author="Allan Clemente de Souza" w:date="2020-10-05T00:55:00Z">
              <w:r>
                <w:rPr>
                  <w:rFonts w:ascii="Times New Roman" w:hAnsi="Times New Roman" w:cs="Times New Roman"/>
                  <w:noProof/>
                  <w:lang w:eastAsia="pt-BR"/>
                </w:rPr>
                <w:t>0,77 (0,44 – 1,36)</w:t>
              </w:r>
            </w:ins>
          </w:p>
        </w:tc>
        <w:tc>
          <w:tcPr>
            <w:tcW w:w="2124" w:type="dxa"/>
            <w:vAlign w:val="center"/>
            <w:tcPrChange w:id="2767" w:author="Samylla Oliveira" w:date="2020-08-25T15:12:00Z">
              <w:tcPr>
                <w:tcW w:w="2124" w:type="dxa"/>
                <w:vAlign w:val="center"/>
              </w:tcPr>
            </w:tcPrChange>
          </w:tcPr>
          <w:p w14:paraId="2CB2E91E" w14:textId="37660246" w:rsidR="007B1BBC" w:rsidRDefault="007B1BBC" w:rsidP="007B1BBC">
            <w:pPr>
              <w:spacing w:after="0"/>
              <w:jc w:val="center"/>
              <w:rPr>
                <w:ins w:id="2768" w:author="Samylla Oliveira" w:date="2020-08-25T15:02:00Z"/>
                <w:rFonts w:ascii="Times New Roman" w:hAnsi="Times New Roman" w:cs="Times New Roman"/>
                <w:noProof/>
                <w:lang w:eastAsia="pt-BR"/>
              </w:rPr>
              <w:pPrChange w:id="2769" w:author="Samylla Oliveira" w:date="2020-08-25T15:12:00Z">
                <w:pPr/>
              </w:pPrChange>
            </w:pPr>
            <w:ins w:id="2770" w:author="Samylla Oliveira" w:date="2020-08-25T15:11:00Z">
              <w:r>
                <w:rPr>
                  <w:rFonts w:ascii="Times New Roman" w:hAnsi="Times New Roman" w:cs="Times New Roman"/>
                  <w:noProof/>
                  <w:lang w:eastAsia="pt-BR"/>
                </w:rPr>
                <w:t>1,0 (0,90 – 1,0)</w:t>
              </w:r>
            </w:ins>
          </w:p>
        </w:tc>
        <w:tc>
          <w:tcPr>
            <w:tcW w:w="2124" w:type="dxa"/>
            <w:vAlign w:val="center"/>
            <w:tcPrChange w:id="2771" w:author="Samylla Oliveira" w:date="2020-08-25T15:12:00Z">
              <w:tcPr>
                <w:tcW w:w="2124" w:type="dxa"/>
                <w:vAlign w:val="center"/>
              </w:tcPr>
            </w:tcPrChange>
          </w:tcPr>
          <w:p w14:paraId="66A5E9A8" w14:textId="4DC70F08" w:rsidR="007B1BBC" w:rsidRDefault="007B1BBC" w:rsidP="007B1BBC">
            <w:pPr>
              <w:spacing w:after="0"/>
              <w:jc w:val="center"/>
              <w:rPr>
                <w:ins w:id="2772" w:author="Samylla Oliveira" w:date="2020-08-25T15:02:00Z"/>
                <w:rFonts w:ascii="Times New Roman" w:hAnsi="Times New Roman" w:cs="Times New Roman"/>
                <w:noProof/>
                <w:lang w:eastAsia="pt-BR"/>
              </w:rPr>
              <w:pPrChange w:id="2773" w:author="Samylla Oliveira" w:date="2020-08-25T15:12:00Z">
                <w:pPr/>
              </w:pPrChange>
            </w:pPr>
            <w:ins w:id="2774" w:author="Samylla Oliveira" w:date="2020-08-25T15:08:00Z">
              <w:r>
                <w:rPr>
                  <w:rFonts w:ascii="Times New Roman" w:hAnsi="Times New Roman" w:cs="Times New Roman"/>
                  <w:noProof/>
                  <w:lang w:eastAsia="pt-BR"/>
                </w:rPr>
                <w:t>7,</w:t>
              </w:r>
              <w:del w:id="2775" w:author="Allan Clemente de Souza" w:date="2020-10-05T00:57:00Z">
                <w:r w:rsidDel="00D53037">
                  <w:rPr>
                    <w:rFonts w:ascii="Times New Roman" w:hAnsi="Times New Roman" w:cs="Times New Roman"/>
                    <w:noProof/>
                    <w:lang w:eastAsia="pt-BR"/>
                  </w:rPr>
                  <w:delText>39</w:delText>
                </w:r>
              </w:del>
            </w:ins>
            <w:ins w:id="2776" w:author="Allan Clemente de Souza" w:date="2020-10-05T00:57:00Z">
              <w:r w:rsidR="00D53037">
                <w:rPr>
                  <w:rFonts w:ascii="Times New Roman" w:hAnsi="Times New Roman" w:cs="Times New Roman"/>
                  <w:noProof/>
                  <w:lang w:eastAsia="pt-BR"/>
                </w:rPr>
                <w:t>06</w:t>
              </w:r>
            </w:ins>
            <w:ins w:id="2777" w:author="Samylla Oliveira" w:date="2020-08-25T15:08:00Z">
              <w:r>
                <w:rPr>
                  <w:rFonts w:ascii="Times New Roman" w:hAnsi="Times New Roman" w:cs="Times New Roman"/>
                  <w:noProof/>
                  <w:lang w:eastAsia="pt-BR"/>
                </w:rPr>
                <w:t xml:space="preserve"> (3,</w:t>
              </w:r>
            </w:ins>
            <w:ins w:id="2778" w:author="Allan Clemente de Souza" w:date="2020-10-05T00:58:00Z">
              <w:r w:rsidR="00D53037">
                <w:rPr>
                  <w:rFonts w:ascii="Times New Roman" w:hAnsi="Times New Roman" w:cs="Times New Roman"/>
                  <w:noProof/>
                  <w:lang w:eastAsia="pt-BR"/>
                </w:rPr>
                <w:t>47</w:t>
              </w:r>
            </w:ins>
            <w:ins w:id="2779" w:author="Samylla Oliveira" w:date="2020-08-25T15:08:00Z">
              <w:del w:id="2780" w:author="Allan Clemente de Souza" w:date="2020-10-05T00:58:00Z">
                <w:r w:rsidDel="00D53037">
                  <w:rPr>
                    <w:rFonts w:ascii="Times New Roman" w:hAnsi="Times New Roman" w:cs="Times New Roman"/>
                    <w:noProof/>
                    <w:lang w:eastAsia="pt-BR"/>
                  </w:rPr>
                  <w:delText xml:space="preserve">32 </w:delText>
                </w:r>
              </w:del>
              <w:r>
                <w:rPr>
                  <w:rFonts w:ascii="Times New Roman" w:hAnsi="Times New Roman" w:cs="Times New Roman"/>
                  <w:noProof/>
                  <w:lang w:eastAsia="pt-BR"/>
                </w:rPr>
                <w:t>– 16,4</w:t>
              </w:r>
            </w:ins>
            <w:ins w:id="2781" w:author="Allan Clemente de Souza" w:date="2020-10-05T00:58:00Z">
              <w:r w:rsidR="00D53037">
                <w:rPr>
                  <w:rFonts w:ascii="Times New Roman" w:hAnsi="Times New Roman" w:cs="Times New Roman"/>
                  <w:noProof/>
                  <w:lang w:eastAsia="pt-BR"/>
                </w:rPr>
                <w:t>0</w:t>
              </w:r>
            </w:ins>
            <w:ins w:id="2782" w:author="Samylla Oliveira" w:date="2020-08-25T15:08:00Z">
              <w:del w:id="2783" w:author="Allan Clemente de Souza" w:date="2020-10-05T00:58:00Z">
                <w:r w:rsidDel="00D53037">
                  <w:rPr>
                    <w:rFonts w:ascii="Times New Roman" w:hAnsi="Times New Roman" w:cs="Times New Roman"/>
                    <w:noProof/>
                    <w:lang w:eastAsia="pt-BR"/>
                  </w:rPr>
                  <w:delText>4</w:delText>
                </w:r>
              </w:del>
              <w:r>
                <w:rPr>
                  <w:rFonts w:ascii="Times New Roman" w:hAnsi="Times New Roman" w:cs="Times New Roman"/>
                  <w:noProof/>
                  <w:lang w:eastAsia="pt-BR"/>
                </w:rPr>
                <w:t>)</w:t>
              </w:r>
            </w:ins>
          </w:p>
        </w:tc>
      </w:tr>
      <w:tr w:rsidR="007B1BBC" w14:paraId="25AA364F" w14:textId="77777777" w:rsidTr="000A6CEF">
        <w:trPr>
          <w:trHeight w:val="454"/>
          <w:ins w:id="2784" w:author="Samylla Oliveira" w:date="2020-08-25T15:02:00Z"/>
          <w:trPrChange w:id="2785" w:author="Samylla Oliveira" w:date="2020-08-25T15:12:00Z">
            <w:trPr>
              <w:trHeight w:val="907"/>
            </w:trPr>
          </w:trPrChange>
        </w:trPr>
        <w:tc>
          <w:tcPr>
            <w:tcW w:w="2123" w:type="dxa"/>
            <w:vAlign w:val="center"/>
            <w:tcPrChange w:id="2786" w:author="Samylla Oliveira" w:date="2020-08-25T15:12:00Z">
              <w:tcPr>
                <w:tcW w:w="2123" w:type="dxa"/>
                <w:vAlign w:val="center"/>
              </w:tcPr>
            </w:tcPrChange>
          </w:tcPr>
          <w:p w14:paraId="09C97493" w14:textId="77777777" w:rsidR="007B1BBC" w:rsidRDefault="007B1BBC" w:rsidP="007B1BBC">
            <w:pPr>
              <w:spacing w:after="0"/>
              <w:jc w:val="center"/>
              <w:rPr>
                <w:ins w:id="2787" w:author="Samylla Oliveira" w:date="2020-08-25T15:02:00Z"/>
                <w:rFonts w:ascii="Times New Roman" w:hAnsi="Times New Roman" w:cs="Times New Roman"/>
                <w:noProof/>
                <w:lang w:eastAsia="pt-BR"/>
              </w:rPr>
              <w:pPrChange w:id="2788" w:author="Samylla Oliveira" w:date="2020-08-25T15:12:00Z">
                <w:pPr/>
              </w:pPrChange>
            </w:pPr>
            <w:ins w:id="2789" w:author="Samylla Oliveira" w:date="2020-08-25T15:02:00Z">
              <w:r w:rsidRPr="00F040CF">
                <w:rPr>
                  <w:rFonts w:ascii="Times New Roman" w:hAnsi="Times New Roman" w:cs="Times New Roman"/>
                  <w:noProof/>
                  <w:lang w:eastAsia="pt-BR"/>
                </w:rPr>
                <w:t>720 h</w:t>
              </w:r>
            </w:ins>
          </w:p>
        </w:tc>
        <w:tc>
          <w:tcPr>
            <w:tcW w:w="2123" w:type="dxa"/>
            <w:vAlign w:val="center"/>
            <w:tcPrChange w:id="2790" w:author="Samylla Oliveira" w:date="2020-08-25T15:12:00Z">
              <w:tcPr>
                <w:tcW w:w="2123" w:type="dxa"/>
                <w:vAlign w:val="center"/>
              </w:tcPr>
            </w:tcPrChange>
          </w:tcPr>
          <w:p w14:paraId="1089E1F4" w14:textId="0343C6CC" w:rsidR="007B1BBC" w:rsidRDefault="007B1BBC" w:rsidP="007B1BBC">
            <w:pPr>
              <w:spacing w:after="0"/>
              <w:jc w:val="center"/>
              <w:rPr>
                <w:ins w:id="2791" w:author="Samylla Oliveira" w:date="2020-08-25T15:02:00Z"/>
                <w:rFonts w:ascii="Times New Roman" w:hAnsi="Times New Roman" w:cs="Times New Roman"/>
                <w:noProof/>
                <w:lang w:eastAsia="pt-BR"/>
              </w:rPr>
              <w:pPrChange w:id="2792" w:author="Samylla Oliveira" w:date="2020-08-25T15:12:00Z">
                <w:pPr/>
              </w:pPrChange>
            </w:pPr>
            <w:ins w:id="2793" w:author="Allan Clemente de Souza" w:date="2020-10-05T00:55:00Z">
              <w:r>
                <w:rPr>
                  <w:rFonts w:ascii="Times New Roman" w:hAnsi="Times New Roman" w:cs="Times New Roman"/>
                  <w:noProof/>
                  <w:lang w:eastAsia="pt-BR"/>
                </w:rPr>
                <w:t>0,97 (0,53 – 1,77)</w:t>
              </w:r>
            </w:ins>
          </w:p>
        </w:tc>
        <w:tc>
          <w:tcPr>
            <w:tcW w:w="2124" w:type="dxa"/>
            <w:vAlign w:val="center"/>
            <w:tcPrChange w:id="2794" w:author="Samylla Oliveira" w:date="2020-08-25T15:12:00Z">
              <w:tcPr>
                <w:tcW w:w="2124" w:type="dxa"/>
                <w:vAlign w:val="center"/>
              </w:tcPr>
            </w:tcPrChange>
          </w:tcPr>
          <w:p w14:paraId="14AE0A1C" w14:textId="714EEB42" w:rsidR="007B1BBC" w:rsidRDefault="007B1BBC" w:rsidP="007B1BBC">
            <w:pPr>
              <w:spacing w:after="0"/>
              <w:jc w:val="center"/>
              <w:rPr>
                <w:ins w:id="2795" w:author="Samylla Oliveira" w:date="2020-08-25T15:02:00Z"/>
                <w:rFonts w:ascii="Times New Roman" w:hAnsi="Times New Roman" w:cs="Times New Roman"/>
                <w:noProof/>
                <w:lang w:eastAsia="pt-BR"/>
              </w:rPr>
              <w:pPrChange w:id="2796" w:author="Samylla Oliveira" w:date="2020-08-25T15:12:00Z">
                <w:pPr/>
              </w:pPrChange>
            </w:pPr>
            <w:ins w:id="2797" w:author="Samylla Oliveira" w:date="2020-08-25T15:11:00Z">
              <w:r>
                <w:rPr>
                  <w:rFonts w:ascii="Times New Roman" w:hAnsi="Times New Roman" w:cs="Times New Roman"/>
                  <w:noProof/>
                  <w:lang w:eastAsia="pt-BR"/>
                </w:rPr>
                <w:t>0,70 (0,60 – 0,70)</w:t>
              </w:r>
            </w:ins>
          </w:p>
        </w:tc>
        <w:tc>
          <w:tcPr>
            <w:tcW w:w="2124" w:type="dxa"/>
            <w:vAlign w:val="center"/>
            <w:tcPrChange w:id="2798" w:author="Samylla Oliveira" w:date="2020-08-25T15:12:00Z">
              <w:tcPr>
                <w:tcW w:w="2124" w:type="dxa"/>
                <w:vAlign w:val="center"/>
              </w:tcPr>
            </w:tcPrChange>
          </w:tcPr>
          <w:p w14:paraId="73C69E0C" w14:textId="5A791FEE" w:rsidR="007B1BBC" w:rsidRDefault="007B1BBC" w:rsidP="00D53037">
            <w:pPr>
              <w:spacing w:after="0"/>
              <w:jc w:val="center"/>
              <w:rPr>
                <w:ins w:id="2799" w:author="Samylla Oliveira" w:date="2020-08-25T15:02:00Z"/>
                <w:rFonts w:ascii="Times New Roman" w:hAnsi="Times New Roman" w:cs="Times New Roman"/>
                <w:noProof/>
                <w:lang w:eastAsia="pt-BR"/>
              </w:rPr>
              <w:pPrChange w:id="2800" w:author="Allan Clemente de Souza" w:date="2020-10-05T00:59:00Z">
                <w:pPr/>
              </w:pPrChange>
            </w:pPr>
            <w:ins w:id="2801" w:author="Samylla Oliveira" w:date="2020-08-25T15:08:00Z">
              <w:r>
                <w:rPr>
                  <w:rFonts w:ascii="Times New Roman" w:hAnsi="Times New Roman" w:cs="Times New Roman"/>
                  <w:noProof/>
                  <w:lang w:eastAsia="pt-BR"/>
                </w:rPr>
                <w:t xml:space="preserve">2,46 </w:t>
              </w:r>
            </w:ins>
            <w:ins w:id="2802" w:author="Samylla Oliveira" w:date="2020-08-25T15:09:00Z">
              <w:r>
                <w:rPr>
                  <w:rFonts w:ascii="Times New Roman" w:hAnsi="Times New Roman" w:cs="Times New Roman"/>
                  <w:noProof/>
                  <w:lang w:eastAsia="pt-BR"/>
                </w:rPr>
                <w:t>(1,2</w:t>
              </w:r>
            </w:ins>
            <w:ins w:id="2803" w:author="Allan Clemente de Souza" w:date="2020-10-05T00:59:00Z">
              <w:r w:rsidR="00D53037">
                <w:rPr>
                  <w:rFonts w:ascii="Times New Roman" w:hAnsi="Times New Roman" w:cs="Times New Roman"/>
                  <w:noProof/>
                  <w:lang w:eastAsia="pt-BR"/>
                </w:rPr>
                <w:t>3</w:t>
              </w:r>
            </w:ins>
            <w:ins w:id="2804" w:author="Samylla Oliveira" w:date="2020-08-25T15:09:00Z">
              <w:del w:id="2805" w:author="Allan Clemente de Souza" w:date="2020-10-05T00:59:00Z">
                <w:r w:rsidDel="00D53037">
                  <w:rPr>
                    <w:rFonts w:ascii="Times New Roman" w:hAnsi="Times New Roman" w:cs="Times New Roman"/>
                    <w:noProof/>
                    <w:lang w:eastAsia="pt-BR"/>
                  </w:rPr>
                  <w:delText>2</w:delText>
                </w:r>
              </w:del>
              <w:r>
                <w:rPr>
                  <w:rFonts w:ascii="Times New Roman" w:hAnsi="Times New Roman" w:cs="Times New Roman"/>
                  <w:noProof/>
                  <w:lang w:eastAsia="pt-BR"/>
                </w:rPr>
                <w:t xml:space="preserve"> – 5,</w:t>
              </w:r>
            </w:ins>
            <w:ins w:id="2806" w:author="Allan Clemente de Souza" w:date="2020-10-05T00:59:00Z">
              <w:r w:rsidR="00D53037">
                <w:rPr>
                  <w:rFonts w:ascii="Times New Roman" w:hAnsi="Times New Roman" w:cs="Times New Roman"/>
                  <w:noProof/>
                  <w:lang w:eastAsia="pt-BR"/>
                </w:rPr>
                <w:t>22</w:t>
              </w:r>
            </w:ins>
            <w:ins w:id="2807" w:author="Samylla Oliveira" w:date="2020-08-25T15:09:00Z">
              <w:del w:id="2808" w:author="Allan Clemente de Souza" w:date="2020-10-05T00:59:00Z">
                <w:r w:rsidDel="00D53037">
                  <w:rPr>
                    <w:rFonts w:ascii="Times New Roman" w:hAnsi="Times New Roman" w:cs="Times New Roman"/>
                    <w:noProof/>
                    <w:lang w:eastAsia="pt-BR"/>
                  </w:rPr>
                  <w:delText>47</w:delText>
                </w:r>
              </w:del>
              <w:r>
                <w:rPr>
                  <w:rFonts w:ascii="Times New Roman" w:hAnsi="Times New Roman" w:cs="Times New Roman"/>
                  <w:noProof/>
                  <w:lang w:eastAsia="pt-BR"/>
                </w:rPr>
                <w:t>)</w:t>
              </w:r>
            </w:ins>
          </w:p>
        </w:tc>
      </w:tr>
    </w:tbl>
    <w:p w14:paraId="3152DB34" w14:textId="22ADD577" w:rsidR="00C30283" w:rsidDel="007B1BBC" w:rsidRDefault="00C30283" w:rsidP="00657E81">
      <w:pPr>
        <w:rPr>
          <w:del w:id="2809" w:author="Allan Clemente de Souza" w:date="2020-10-05T00:18:00Z"/>
          <w:rFonts w:ascii="Times New Roman" w:hAnsi="Times New Roman" w:cs="Times New Roman"/>
        </w:rPr>
      </w:pPr>
    </w:p>
    <w:p w14:paraId="01E30702" w14:textId="77777777" w:rsidR="007B1BBC" w:rsidRDefault="007B1BBC" w:rsidP="00657E81">
      <w:pPr>
        <w:pStyle w:val="Legenda"/>
        <w:keepNext/>
        <w:rPr>
          <w:ins w:id="2810" w:author="Allan Clemente de Souza" w:date="2020-10-05T00:57:00Z"/>
          <w:rFonts w:ascii="Times New Roman" w:hAnsi="Times New Roman" w:cs="Times New Roman"/>
        </w:rPr>
      </w:pPr>
    </w:p>
    <w:p w14:paraId="49E38858" w14:textId="12E839BE" w:rsidR="00657E81" w:rsidRPr="00DA6FEE" w:rsidDel="000C7904" w:rsidRDefault="00657E81" w:rsidP="00657E81">
      <w:pPr>
        <w:pStyle w:val="Legenda"/>
        <w:keepNext/>
        <w:rPr>
          <w:del w:id="2811" w:author="Allan Clemente de Souza" w:date="2020-10-05T00:18:00Z"/>
          <w:rFonts w:ascii="Times New Roman" w:hAnsi="Times New Roman" w:cs="Times New Roman"/>
        </w:rPr>
      </w:pPr>
      <w:del w:id="2812" w:author="Allan Clemente de Souza" w:date="2020-10-05T00:18:00Z">
        <w:r w:rsidRPr="00DA6FEE" w:rsidDel="000C7904">
          <w:rPr>
            <w:rFonts w:ascii="Times New Roman" w:hAnsi="Times New Roman" w:cs="Times New Roman"/>
          </w:rPr>
          <w:delText xml:space="preserve">Figura </w:delText>
        </w:r>
        <w:r w:rsidRPr="00DA6FEE" w:rsidDel="000C7904">
          <w:rPr>
            <w:rFonts w:ascii="Times New Roman" w:hAnsi="Times New Roman" w:cs="Times New Roman"/>
          </w:rPr>
          <w:fldChar w:fldCharType="begin"/>
        </w:r>
        <w:r w:rsidRPr="003C48A3" w:rsidDel="000C7904">
          <w:rPr>
            <w:rFonts w:ascii="Times New Roman" w:hAnsi="Times New Roman" w:cs="Times New Roman"/>
            <w:rPrChange w:id="2813" w:author="Allan Clemente de Souza" w:date="2020-10-05T00:37:00Z">
              <w:rPr>
                <w:rFonts w:ascii="Times New Roman" w:hAnsi="Times New Roman" w:cs="Times New Roman"/>
              </w:rPr>
            </w:rPrChange>
          </w:rPr>
          <w:delInstrText xml:space="preserve"> SEQ Figura \* ARABIC </w:delInstrText>
        </w:r>
        <w:r w:rsidRPr="00DA6FEE" w:rsidDel="000C7904">
          <w:rPr>
            <w:rFonts w:ascii="Times New Roman" w:hAnsi="Times New Roman" w:cs="Times New Roman"/>
          </w:rPr>
          <w:fldChar w:fldCharType="separate"/>
        </w:r>
      </w:del>
      <w:del w:id="2814" w:author="Allan Clemente de Souza" w:date="2020-10-04T23:04:00Z">
        <w:r w:rsidRPr="00DA6FEE" w:rsidDel="000D2C47">
          <w:rPr>
            <w:rFonts w:ascii="Times New Roman" w:hAnsi="Times New Roman" w:cs="Times New Roman"/>
            <w:noProof/>
          </w:rPr>
          <w:delText>6</w:delText>
        </w:r>
      </w:del>
      <w:del w:id="2815" w:author="Allan Clemente de Souza" w:date="2020-10-05T00:18:00Z">
        <w:r w:rsidRPr="00DA6FEE" w:rsidDel="000C7904">
          <w:rPr>
            <w:rFonts w:ascii="Times New Roman" w:hAnsi="Times New Roman" w:cs="Times New Roman"/>
          </w:rPr>
          <w:fldChar w:fldCharType="end"/>
        </w:r>
        <w:r w:rsidRPr="00DA6FEE" w:rsidDel="000C7904">
          <w:rPr>
            <w:rFonts w:ascii="Times New Roman" w:hAnsi="Times New Roman" w:cs="Times New Roman"/>
          </w:rPr>
          <w:delText xml:space="preserve"> – Filamentous vs Algae  </w:delText>
        </w:r>
      </w:del>
    </w:p>
    <w:p w14:paraId="257B94FD" w14:textId="5DB3277A" w:rsidR="00F040CF" w:rsidRPr="00F040CF" w:rsidDel="000C7904" w:rsidRDefault="00D23292" w:rsidP="00F040CF">
      <w:pPr>
        <w:rPr>
          <w:del w:id="2816" w:author="Allan Clemente de Souza" w:date="2020-10-05T00:18:00Z"/>
          <w:rFonts w:ascii="Times New Roman" w:hAnsi="Times New Roman" w:cs="Times New Roman"/>
          <w:noProof/>
          <w:lang w:val="pt-BR" w:eastAsia="pt-BR"/>
          <w:rPrChange w:id="2817" w:author="Samylla Oliveira" w:date="2020-08-25T11:57:00Z">
            <w:rPr>
              <w:del w:id="2818" w:author="Allan Clemente de Souza" w:date="2020-10-05T00:18:00Z"/>
              <w:rFonts w:ascii="Times New Roman" w:hAnsi="Times New Roman" w:cs="Times New Roman"/>
              <w:noProof/>
              <w:lang w:eastAsia="pt-BR"/>
            </w:rPr>
          </w:rPrChange>
        </w:rPr>
      </w:pPr>
      <w:del w:id="2819" w:author="Allan Clemente de Souza" w:date="2020-10-05T00:18:00Z">
        <w:r w:rsidRPr="00DA6FEE" w:rsidDel="000C7904">
          <w:rPr>
            <w:noProof/>
            <w:lang w:val="pt-BR" w:eastAsia="pt-BR"/>
          </w:rPr>
          <w:drawing>
            <wp:inline distT="0" distB="0" distL="0" distR="0" wp14:anchorId="2A565B06" wp14:editId="2D454727">
              <wp:extent cx="5400040" cy="2266950"/>
              <wp:effectExtent l="0" t="0" r="0" b="0"/>
              <wp:docPr id="3" name="Imagem 3" descr="C:\Users\Samylla\Downloads\WhatsApp Image 2020-04-03 at 12.4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ylla\Downloads\WhatsApp Image 2020-04-03 at 12.48.34.jpeg"/>
                      <pic:cNvPicPr>
                        <a:picLocks noChangeAspect="1" noChangeArrowheads="1"/>
                      </pic:cNvPicPr>
                    </pic:nvPicPr>
                    <pic:blipFill rotWithShape="1">
                      <a:blip r:embed="rId40">
                        <a:extLst>
                          <a:ext uri="{28A0092B-C50C-407E-A947-70E740481C1C}">
                            <a14:useLocalDpi xmlns:a14="http://schemas.microsoft.com/office/drawing/2010/main" val="0"/>
                          </a:ext>
                        </a:extLst>
                      </a:blip>
                      <a:srcRect t="23671" b="52376"/>
                      <a:stretch/>
                    </pic:blipFill>
                    <pic:spPr bwMode="auto">
                      <a:xfrm>
                        <a:off x="0" y="0"/>
                        <a:ext cx="5400040" cy="2266950"/>
                      </a:xfrm>
                      <a:prstGeom prst="rect">
                        <a:avLst/>
                      </a:prstGeom>
                      <a:noFill/>
                      <a:ln>
                        <a:noFill/>
                      </a:ln>
                      <a:extLst>
                        <a:ext uri="{53640926-AAD7-44D8-BBD7-CCE9431645EC}">
                          <a14:shadowObscured xmlns:a14="http://schemas.microsoft.com/office/drawing/2010/main"/>
                        </a:ext>
                      </a:extLst>
                    </pic:spPr>
                  </pic:pic>
                </a:graphicData>
              </a:graphic>
            </wp:inline>
          </w:drawing>
        </w:r>
      </w:del>
      <w:ins w:id="2820" w:author="Samylla Oliveira" w:date="2020-08-25T15:06:00Z">
        <w:del w:id="2821" w:author="Allan Clemente de Souza" w:date="2020-10-05T00:18:00Z">
          <w:r w:rsidR="00C30283" w:rsidDel="000C7904">
            <w:rPr>
              <w:rFonts w:ascii="Times New Roman" w:hAnsi="Times New Roman" w:cs="Times New Roman"/>
              <w:noProof/>
              <w:lang w:val="pt-BR" w:eastAsia="pt-BR"/>
            </w:rPr>
            <w:drawing>
              <wp:inline distT="0" distB="0" distL="0" distR="0" wp14:anchorId="0AF32A08" wp14:editId="7D8BBF51">
                <wp:extent cx="5396865" cy="2171065"/>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865" cy="2171065"/>
                        </a:xfrm>
                        <a:prstGeom prst="rect">
                          <a:avLst/>
                        </a:prstGeom>
                        <a:noFill/>
                        <a:ln>
                          <a:noFill/>
                        </a:ln>
                      </pic:spPr>
                    </pic:pic>
                  </a:graphicData>
                </a:graphic>
              </wp:inline>
            </w:drawing>
          </w:r>
        </w:del>
      </w:ins>
    </w:p>
    <w:p w14:paraId="19D3EC65" w14:textId="078D3159" w:rsidR="00012726" w:rsidDel="003C48A3" w:rsidRDefault="003A21D9" w:rsidP="00657E81">
      <w:pPr>
        <w:rPr>
          <w:del w:id="2822" w:author="Allan Clemente de Souza" w:date="2020-10-05T00:37:00Z"/>
          <w:rFonts w:ascii="Times New Roman" w:hAnsi="Times New Roman" w:cs="Times New Roman"/>
          <w:lang w:val="pt-BR"/>
        </w:rPr>
      </w:pPr>
      <w:del w:id="2823" w:author="Allan Clemente de Souza" w:date="2020-10-05T00:37:00Z">
        <w:r w:rsidDel="003C48A3">
          <w:rPr>
            <w:rFonts w:ascii="Times New Roman" w:hAnsi="Times New Roman" w:cs="Times New Roman"/>
            <w:lang w:val="pt-BR"/>
          </w:rPr>
          <w:delText xml:space="preserve">Analisando o gráfico apresentado na Figura 6A onde se realizou uma comparação quanto aos impactos na integridade celular das espécies de algas </w:delText>
        </w:r>
      </w:del>
      <w:del w:id="2824" w:author="Allan Clemente de Souza" w:date="2020-10-05T00:24:00Z">
        <w:r w:rsidDel="000C7904">
          <w:rPr>
            <w:rFonts w:ascii="Times New Roman" w:hAnsi="Times New Roman" w:cs="Times New Roman"/>
            <w:lang w:val="pt-BR"/>
          </w:rPr>
          <w:delText>x espécies filamentosas de cianobactérias avaliadas no presente estudo observou-se</w:delText>
        </w:r>
      </w:del>
      <w:del w:id="2825" w:author="Allan Clemente de Souza" w:date="2020-10-05T00:37:00Z">
        <w:r w:rsidDel="003C48A3">
          <w:rPr>
            <w:rFonts w:ascii="Times New Roman" w:hAnsi="Times New Roman" w:cs="Times New Roman"/>
            <w:lang w:val="pt-BR"/>
          </w:rPr>
          <w:delText xml:space="preserve"> que n</w:delText>
        </w:r>
        <w:r w:rsidRPr="003A21D9" w:rsidDel="003C48A3">
          <w:rPr>
            <w:rFonts w:ascii="Times New Roman" w:hAnsi="Times New Roman" w:cs="Times New Roman"/>
            <w:lang w:val="pt-BR"/>
          </w:rPr>
          <w:delText xml:space="preserve">o tempo de 72 horas as cianobactérias filamentosas não apresentaram impacto significativo quando comparadas as algas. </w:delText>
        </w:r>
      </w:del>
    </w:p>
    <w:p w14:paraId="09BAC37D" w14:textId="77777777" w:rsidR="003C48A3" w:rsidRDefault="003C48A3" w:rsidP="00657E81">
      <w:pPr>
        <w:rPr>
          <w:ins w:id="2826" w:author="Allan Clemente de Souza" w:date="2020-10-05T00:37:00Z"/>
          <w:rFonts w:ascii="Times New Roman" w:hAnsi="Times New Roman" w:cs="Times New Roman"/>
          <w:lang w:val="pt-BR"/>
        </w:rPr>
      </w:pPr>
    </w:p>
    <w:p w14:paraId="6929BCE3" w14:textId="0FEE1DED" w:rsidR="003A21D9" w:rsidRDefault="003A21D9" w:rsidP="00657E81">
      <w:pPr>
        <w:rPr>
          <w:ins w:id="2827" w:author="Allan Clemente de Souza" w:date="2020-10-05T00:37:00Z"/>
          <w:rFonts w:ascii="Times New Roman" w:hAnsi="Times New Roman" w:cs="Times New Roman"/>
          <w:lang w:val="pt-BR"/>
        </w:rPr>
      </w:pPr>
      <w:r w:rsidRPr="003A21D9">
        <w:rPr>
          <w:rFonts w:ascii="Times New Roman" w:hAnsi="Times New Roman" w:cs="Times New Roman"/>
          <w:lang w:val="pt-BR"/>
        </w:rPr>
        <w:t>Nos demais tempos as filamentosas</w:t>
      </w:r>
      <w:r w:rsidR="00012726">
        <w:rPr>
          <w:rFonts w:ascii="Times New Roman" w:hAnsi="Times New Roman" w:cs="Times New Roman"/>
          <w:lang w:val="pt-BR"/>
        </w:rPr>
        <w:t xml:space="preserve"> e algas</w:t>
      </w:r>
      <w:r w:rsidRPr="003A21D9">
        <w:rPr>
          <w:rFonts w:ascii="Times New Roman" w:hAnsi="Times New Roman" w:cs="Times New Roman"/>
          <w:lang w:val="pt-BR"/>
        </w:rPr>
        <w:t xml:space="preserve"> apresentaram uma redução da integridade celular</w:t>
      </w:r>
      <w:r w:rsidR="00012726">
        <w:rPr>
          <w:rFonts w:ascii="Times New Roman" w:hAnsi="Times New Roman" w:cs="Times New Roman"/>
          <w:lang w:val="pt-BR"/>
        </w:rPr>
        <w:t xml:space="preserve"> crescente até o tempo de 504 horas, chegando o impacto sofrido pelas espécies filamentosas ser em torno de 15 vezes maior que nas espécies de algas analisadas neste estudo</w:t>
      </w:r>
      <w:r w:rsidRPr="003A21D9">
        <w:rPr>
          <w:rFonts w:ascii="Times New Roman" w:hAnsi="Times New Roman" w:cs="Times New Roman"/>
          <w:lang w:val="pt-BR"/>
        </w:rPr>
        <w:t>.</w:t>
      </w:r>
      <w:r w:rsidR="00012726">
        <w:rPr>
          <w:rFonts w:ascii="Times New Roman" w:hAnsi="Times New Roman" w:cs="Times New Roman"/>
          <w:lang w:val="pt-BR"/>
        </w:rPr>
        <w:t xml:space="preserve"> Na sequência (tempo de 720 horas), apesar de uma tendência de queda do Odds ratio os impactos nas células das espécies de cianobactérias filamentosas ainda são significativos.</w:t>
      </w:r>
    </w:p>
    <w:p w14:paraId="3CFED81A" w14:textId="14AF20E7" w:rsidR="007A3616" w:rsidRDefault="007A3616" w:rsidP="00657E81">
      <w:pPr>
        <w:rPr>
          <w:rFonts w:ascii="Times New Roman" w:hAnsi="Times New Roman" w:cs="Times New Roman"/>
          <w:lang w:val="pt-BR"/>
        </w:rPr>
      </w:pPr>
      <w:ins w:id="2828" w:author="Allan Clemente de Souza" w:date="2020-10-05T00:37:00Z">
        <w:r>
          <w:rPr>
            <w:rFonts w:ascii="Times New Roman" w:hAnsi="Times New Roman" w:cs="Times New Roman"/>
            <w:lang w:val="pt-BR"/>
          </w:rPr>
          <w:t xml:space="preserve">Quando se analisa </w:t>
        </w:r>
      </w:ins>
      <w:ins w:id="2829" w:author="Allan Clemente de Souza" w:date="2020-10-05T00:38:00Z">
        <w:r>
          <w:rPr>
            <w:rFonts w:ascii="Times New Roman" w:hAnsi="Times New Roman" w:cs="Times New Roman"/>
            <w:lang w:val="pt-BR"/>
          </w:rPr>
          <w:t>6B, nota-se que o tratamento necessita de mais tempo para de fato reduzir as chances de células integras desses organismos</w:t>
        </w:r>
      </w:ins>
      <w:ins w:id="2830" w:author="Allan Clemente de Souza" w:date="2020-10-05T00:40:00Z">
        <w:r>
          <w:rPr>
            <w:rFonts w:ascii="Times New Roman" w:hAnsi="Times New Roman" w:cs="Times New Roman"/>
            <w:lang w:val="pt-BR"/>
          </w:rPr>
          <w:t>.</w:t>
        </w:r>
      </w:ins>
      <w:ins w:id="2831" w:author="Allan Clemente de Souza" w:date="2020-10-05T00:47:00Z">
        <w:r w:rsidR="007B1BBC">
          <w:rPr>
            <w:rFonts w:ascii="Times New Roman" w:hAnsi="Times New Roman" w:cs="Times New Roman"/>
            <w:lang w:val="pt-BR"/>
          </w:rPr>
          <w:t xml:space="preserve"> Inicialmente, o</w:t>
        </w:r>
      </w:ins>
      <w:ins w:id="2832" w:author="Allan Clemente de Souza" w:date="2020-10-05T00:41:00Z">
        <w:r>
          <w:rPr>
            <w:rFonts w:ascii="Times New Roman" w:hAnsi="Times New Roman" w:cs="Times New Roman"/>
            <w:lang w:val="pt-BR"/>
          </w:rPr>
          <w:t xml:space="preserve"> tratamento </w:t>
        </w:r>
      </w:ins>
      <w:ins w:id="2833" w:author="Allan Clemente de Souza" w:date="2020-10-05T00:42:00Z">
        <w:r>
          <w:rPr>
            <w:rFonts w:ascii="Times New Roman" w:hAnsi="Times New Roman" w:cs="Times New Roman"/>
            <w:lang w:val="pt-BR"/>
          </w:rPr>
          <w:t>aument</w:t>
        </w:r>
      </w:ins>
      <w:ins w:id="2834" w:author="Allan Clemente de Souza" w:date="2020-10-05T00:47:00Z">
        <w:r w:rsidR="007B1BBC">
          <w:rPr>
            <w:rFonts w:ascii="Times New Roman" w:hAnsi="Times New Roman" w:cs="Times New Roman"/>
            <w:lang w:val="pt-BR"/>
          </w:rPr>
          <w:t>ou</w:t>
        </w:r>
      </w:ins>
      <w:ins w:id="2835" w:author="Allan Clemente de Souza" w:date="2020-10-05T00:42:00Z">
        <w:r>
          <w:rPr>
            <w:rFonts w:ascii="Times New Roman" w:hAnsi="Times New Roman" w:cs="Times New Roman"/>
            <w:lang w:val="pt-BR"/>
          </w:rPr>
          <w:t xml:space="preserve"> </w:t>
        </w:r>
        <w:r>
          <w:rPr>
            <w:rFonts w:ascii="Times New Roman" w:hAnsi="Times New Roman" w:cs="Times New Roman"/>
            <w:lang w:val="pt-BR"/>
          </w:rPr>
          <w:t xml:space="preserve">o número </w:t>
        </w:r>
        <w:r>
          <w:rPr>
            <w:rFonts w:ascii="Times New Roman" w:hAnsi="Times New Roman" w:cs="Times New Roman"/>
            <w:lang w:val="pt-BR"/>
          </w:rPr>
          <w:t xml:space="preserve">de células íntegras </w:t>
        </w:r>
        <w:r>
          <w:rPr>
            <w:rFonts w:ascii="Times New Roman" w:hAnsi="Times New Roman" w:cs="Times New Roman"/>
            <w:lang w:val="pt-BR"/>
          </w:rPr>
          <w:t>d</w:t>
        </w:r>
      </w:ins>
      <w:ins w:id="2836" w:author="Allan Clemente de Souza" w:date="2020-10-05T00:40:00Z">
        <w:r>
          <w:rPr>
            <w:rFonts w:ascii="Times New Roman" w:hAnsi="Times New Roman" w:cs="Times New Roman"/>
            <w:lang w:val="pt-BR"/>
          </w:rPr>
          <w:t>esse grupo de cianobactéria</w:t>
        </w:r>
      </w:ins>
      <w:ins w:id="2837" w:author="Allan Clemente de Souza" w:date="2020-10-05T00:47:00Z">
        <w:r w:rsidR="007B1BBC">
          <w:rPr>
            <w:rFonts w:ascii="Times New Roman" w:hAnsi="Times New Roman" w:cs="Times New Roman"/>
            <w:lang w:val="pt-BR"/>
          </w:rPr>
          <w:t xml:space="preserve"> em</w:t>
        </w:r>
      </w:ins>
      <w:ins w:id="2838" w:author="Allan Clemente de Souza" w:date="2020-10-05T00:40:00Z">
        <w:r>
          <w:rPr>
            <w:rFonts w:ascii="Times New Roman" w:hAnsi="Times New Roman" w:cs="Times New Roman"/>
            <w:lang w:val="pt-BR"/>
          </w:rPr>
          <w:t xml:space="preserve"> </w:t>
        </w:r>
      </w:ins>
      <w:ins w:id="2839" w:author="Allan Clemente de Souza" w:date="2020-10-05T00:41:00Z">
        <w:r>
          <w:rPr>
            <w:rFonts w:ascii="Times New Roman" w:hAnsi="Times New Roman" w:cs="Times New Roman"/>
            <w:lang w:val="pt-BR"/>
          </w:rPr>
          <w:t>72 h</w:t>
        </w:r>
      </w:ins>
      <w:ins w:id="2840" w:author="Allan Clemente de Souza" w:date="2020-10-05T00:42:00Z">
        <w:r>
          <w:rPr>
            <w:rFonts w:ascii="Times New Roman" w:hAnsi="Times New Roman" w:cs="Times New Roman"/>
            <w:lang w:val="pt-BR"/>
          </w:rPr>
          <w:t>. Esse fato po</w:t>
        </w:r>
      </w:ins>
      <w:ins w:id="2841" w:author="Allan Clemente de Souza" w:date="2020-10-05T00:43:00Z">
        <w:r>
          <w:rPr>
            <w:rFonts w:ascii="Times New Roman" w:hAnsi="Times New Roman" w:cs="Times New Roman"/>
            <w:lang w:val="pt-BR"/>
          </w:rPr>
          <w:t>de ser justificado</w:t>
        </w:r>
      </w:ins>
      <w:ins w:id="2842" w:author="Allan Clemente de Souza" w:date="2020-10-05T00:48:00Z">
        <w:r w:rsidR="007B1BBC">
          <w:rPr>
            <w:rFonts w:ascii="Times New Roman" w:hAnsi="Times New Roman" w:cs="Times New Roman"/>
            <w:lang w:val="pt-BR"/>
          </w:rPr>
          <w:t xml:space="preserve"> pela </w:t>
        </w:r>
      </w:ins>
      <w:ins w:id="2843" w:author="Allan Clemente de Souza" w:date="2020-10-05T00:43:00Z">
        <w:r>
          <w:rPr>
            <w:rFonts w:ascii="Times New Roman" w:hAnsi="Times New Roman" w:cs="Times New Roman"/>
            <w:lang w:val="pt-BR"/>
          </w:rPr>
          <w:t>redução de organismos no meio (5B</w:t>
        </w:r>
      </w:ins>
      <w:ins w:id="2844" w:author="Allan Clemente de Souza" w:date="2020-10-05T00:49:00Z">
        <w:r w:rsidR="007B1BBC">
          <w:rPr>
            <w:rFonts w:ascii="Times New Roman" w:hAnsi="Times New Roman" w:cs="Times New Roman"/>
            <w:lang w:val="pt-BR"/>
          </w:rPr>
          <w:t>), que</w:t>
        </w:r>
      </w:ins>
      <w:ins w:id="2845" w:author="Allan Clemente de Souza" w:date="2020-10-05T00:48:00Z">
        <w:r w:rsidR="007B1BBC">
          <w:rPr>
            <w:rFonts w:ascii="Times New Roman" w:hAnsi="Times New Roman" w:cs="Times New Roman"/>
            <w:lang w:val="pt-BR"/>
          </w:rPr>
          <w:t xml:space="preserve"> </w:t>
        </w:r>
      </w:ins>
      <w:ins w:id="2846" w:author="Allan Clemente de Souza" w:date="2020-10-05T00:44:00Z">
        <w:r>
          <w:rPr>
            <w:rFonts w:ascii="Times New Roman" w:hAnsi="Times New Roman" w:cs="Times New Roman"/>
            <w:lang w:val="pt-BR"/>
          </w:rPr>
          <w:t>diminui</w:t>
        </w:r>
      </w:ins>
      <w:ins w:id="2847" w:author="Allan Clemente de Souza" w:date="2020-10-05T00:48:00Z">
        <w:r w:rsidR="007B1BBC">
          <w:rPr>
            <w:rFonts w:ascii="Times New Roman" w:hAnsi="Times New Roman" w:cs="Times New Roman"/>
            <w:lang w:val="pt-BR"/>
          </w:rPr>
          <w:t>u</w:t>
        </w:r>
      </w:ins>
      <w:ins w:id="2848" w:author="Allan Clemente de Souza" w:date="2020-10-05T00:43:00Z">
        <w:r>
          <w:rPr>
            <w:rFonts w:ascii="Times New Roman" w:hAnsi="Times New Roman" w:cs="Times New Roman"/>
            <w:lang w:val="pt-BR"/>
          </w:rPr>
          <w:t xml:space="preserve"> a competição</w:t>
        </w:r>
      </w:ins>
      <w:ins w:id="2849" w:author="Allan Clemente de Souza" w:date="2020-10-05T00:48:00Z">
        <w:r w:rsidR="007B1BBC">
          <w:rPr>
            <w:rFonts w:ascii="Times New Roman" w:hAnsi="Times New Roman" w:cs="Times New Roman"/>
            <w:lang w:val="pt-BR"/>
          </w:rPr>
          <w:t xml:space="preserve"> e pode ter </w:t>
        </w:r>
      </w:ins>
      <w:ins w:id="2850" w:author="Allan Clemente de Souza" w:date="2020-10-05T00:43:00Z">
        <w:r>
          <w:rPr>
            <w:rFonts w:ascii="Times New Roman" w:hAnsi="Times New Roman" w:cs="Times New Roman"/>
            <w:lang w:val="pt-BR"/>
          </w:rPr>
          <w:t>favorec</w:t>
        </w:r>
      </w:ins>
      <w:ins w:id="2851" w:author="Allan Clemente de Souza" w:date="2020-10-05T00:48:00Z">
        <w:r w:rsidR="007B1BBC">
          <w:rPr>
            <w:rFonts w:ascii="Times New Roman" w:hAnsi="Times New Roman" w:cs="Times New Roman"/>
            <w:lang w:val="pt-BR"/>
          </w:rPr>
          <w:t>ido</w:t>
        </w:r>
      </w:ins>
      <w:ins w:id="2852" w:author="Allan Clemente de Souza" w:date="2020-10-05T00:43:00Z">
        <w:r>
          <w:rPr>
            <w:rFonts w:ascii="Times New Roman" w:hAnsi="Times New Roman" w:cs="Times New Roman"/>
            <w:lang w:val="pt-BR"/>
          </w:rPr>
          <w:t xml:space="preserve"> esse</w:t>
        </w:r>
      </w:ins>
      <w:ins w:id="2853" w:author="Allan Clemente de Souza" w:date="2020-10-05T00:44:00Z">
        <w:r>
          <w:rPr>
            <w:rFonts w:ascii="Times New Roman" w:hAnsi="Times New Roman" w:cs="Times New Roman"/>
            <w:lang w:val="pt-BR"/>
          </w:rPr>
          <w:t xml:space="preserve">s organismos. </w:t>
        </w:r>
      </w:ins>
      <w:ins w:id="2854" w:author="Allan Clemente de Souza" w:date="2020-10-05T00:41:00Z">
        <w:r>
          <w:rPr>
            <w:rFonts w:ascii="Times New Roman" w:hAnsi="Times New Roman" w:cs="Times New Roman"/>
            <w:lang w:val="pt-BR"/>
          </w:rPr>
          <w:t xml:space="preserve"> </w:t>
        </w:r>
      </w:ins>
      <w:ins w:id="2855" w:author="Allan Clemente de Souza" w:date="2020-10-05T00:49:00Z">
        <w:r w:rsidR="007B1BBC">
          <w:rPr>
            <w:rFonts w:ascii="Times New Roman" w:hAnsi="Times New Roman" w:cs="Times New Roman"/>
            <w:lang w:val="pt-BR"/>
          </w:rPr>
          <w:t>Porém, com</w:t>
        </w:r>
      </w:ins>
      <w:ins w:id="2856" w:author="Allan Clemente de Souza" w:date="2020-10-05T00:44:00Z">
        <w:r>
          <w:rPr>
            <w:rFonts w:ascii="Times New Roman" w:hAnsi="Times New Roman" w:cs="Times New Roman"/>
            <w:lang w:val="pt-BR"/>
          </w:rPr>
          <w:t xml:space="preserve"> o passar do tempo, mesmo havendo um favorecimento pel</w:t>
        </w:r>
      </w:ins>
      <w:ins w:id="2857" w:author="Allan Clemente de Souza" w:date="2020-10-05T00:45:00Z">
        <w:r>
          <w:rPr>
            <w:rFonts w:ascii="Times New Roman" w:hAnsi="Times New Roman" w:cs="Times New Roman"/>
            <w:lang w:val="pt-BR"/>
          </w:rPr>
          <w:t>o isolamento (6A), o tratamento conseguir reduzir as chances de células íntegras</w:t>
        </w:r>
      </w:ins>
      <w:ins w:id="2858" w:author="Allan Clemente de Souza" w:date="2020-10-05T00:46:00Z">
        <w:r w:rsidR="002D5003">
          <w:rPr>
            <w:rFonts w:ascii="Times New Roman" w:hAnsi="Times New Roman" w:cs="Times New Roman"/>
            <w:lang w:val="pt-BR"/>
          </w:rPr>
          <w:t xml:space="preserve"> em torno de 80% </w:t>
        </w:r>
      </w:ins>
      <w:ins w:id="2859" w:author="Allan Clemente de Souza" w:date="2020-10-05T00:49:00Z">
        <w:r w:rsidR="007B1BBC">
          <w:rPr>
            <w:rFonts w:ascii="Times New Roman" w:hAnsi="Times New Roman" w:cs="Times New Roman"/>
            <w:lang w:val="pt-BR"/>
          </w:rPr>
          <w:t>(20</w:t>
        </w:r>
      </w:ins>
      <w:ins w:id="2860" w:author="Allan Clemente de Souza" w:date="2020-10-05T00:46:00Z">
        <w:r w:rsidR="002D5003">
          <w:rPr>
            <w:rFonts w:ascii="Times New Roman" w:hAnsi="Times New Roman" w:cs="Times New Roman"/>
            <w:lang w:val="pt-BR"/>
          </w:rPr>
          <w:t>%</w:t>
        </w:r>
      </w:ins>
      <w:ins w:id="2861" w:author="Allan Clemente de Souza" w:date="2020-10-05T00:47:00Z">
        <w:r w:rsidR="002D5003">
          <w:rPr>
            <w:rFonts w:ascii="Times New Roman" w:hAnsi="Times New Roman" w:cs="Times New Roman"/>
            <w:lang w:val="pt-BR"/>
          </w:rPr>
          <w:t xml:space="preserve"> do controle)</w:t>
        </w:r>
      </w:ins>
      <w:ins w:id="2862" w:author="Allan Clemente de Souza" w:date="2020-10-05T00:49:00Z">
        <w:r w:rsidR="007B1BBC">
          <w:rPr>
            <w:rFonts w:ascii="Times New Roman" w:hAnsi="Times New Roman" w:cs="Times New Roman"/>
            <w:lang w:val="pt-BR"/>
          </w:rPr>
          <w:t xml:space="preserve"> em 336 h</w:t>
        </w:r>
      </w:ins>
      <w:ins w:id="2863" w:author="Allan Clemente de Souza" w:date="2020-10-05T00:47:00Z">
        <w:r w:rsidR="002D5003">
          <w:rPr>
            <w:rFonts w:ascii="Times New Roman" w:hAnsi="Times New Roman" w:cs="Times New Roman"/>
            <w:lang w:val="pt-BR"/>
          </w:rPr>
          <w:t xml:space="preserve">. </w:t>
        </w:r>
      </w:ins>
    </w:p>
    <w:p w14:paraId="7871C792" w14:textId="6FF47309" w:rsidR="00231EAB" w:rsidDel="007A3616" w:rsidRDefault="0076268A" w:rsidP="0076268A">
      <w:pPr>
        <w:rPr>
          <w:del w:id="2864" w:author="Allan Clemente de Souza" w:date="2020-10-05T00:37:00Z"/>
          <w:rFonts w:ascii="Times New Roman" w:hAnsi="Times New Roman" w:cs="Times New Roman"/>
          <w:lang w:val="pt-BR"/>
        </w:rPr>
      </w:pPr>
      <w:del w:id="2865" w:author="Allan Clemente de Souza" w:date="2020-10-05T00:37:00Z">
        <w:r w:rsidDel="007A3616">
          <w:rPr>
            <w:rFonts w:ascii="Times New Roman" w:hAnsi="Times New Roman" w:cs="Times New Roman"/>
            <w:lang w:val="pt-BR"/>
          </w:rPr>
          <w:delText>Ao se realizar a avaliação</w:delText>
        </w:r>
        <w:r w:rsidR="00F012A3" w:rsidDel="007A3616">
          <w:rPr>
            <w:rFonts w:ascii="Times New Roman" w:hAnsi="Times New Roman" w:cs="Times New Roman"/>
            <w:lang w:val="pt-BR"/>
          </w:rPr>
          <w:delText xml:space="preserve"> do impacto do isolamento das amostras de água </w:delText>
        </w:r>
        <w:r w:rsidR="00F012A3" w:rsidRPr="00012726" w:rsidDel="007A3616">
          <w:rPr>
            <w:rFonts w:ascii="Times New Roman" w:hAnsi="Times New Roman" w:cs="Times New Roman"/>
            <w:i/>
            <w:lang w:val="pt-BR"/>
          </w:rPr>
          <w:delText xml:space="preserve">in natura </w:delText>
        </w:r>
        <w:r w:rsidR="00F012A3" w:rsidDel="007A3616">
          <w:rPr>
            <w:rFonts w:ascii="Times New Roman" w:hAnsi="Times New Roman" w:cs="Times New Roman"/>
            <w:lang w:val="pt-BR"/>
          </w:rPr>
          <w:delText>nas espécies filamentosas de cianobactérias e algas analisadas neste experimento notou-se que</w:delText>
        </w:r>
        <w:r w:rsidDel="007A3616">
          <w:rPr>
            <w:rFonts w:ascii="Times New Roman" w:hAnsi="Times New Roman" w:cs="Times New Roman"/>
            <w:lang w:val="pt-BR"/>
          </w:rPr>
          <w:delText xml:space="preserve"> </w:delText>
        </w:r>
        <w:r w:rsidR="00F012A3" w:rsidDel="007A3616">
          <w:rPr>
            <w:rFonts w:ascii="Times New Roman" w:hAnsi="Times New Roman" w:cs="Times New Roman"/>
            <w:lang w:val="pt-BR"/>
          </w:rPr>
          <w:delText>a</w:delText>
        </w:r>
        <w:r w:rsidRPr="0076268A" w:rsidDel="007A3616">
          <w:rPr>
            <w:rFonts w:ascii="Times New Roman" w:hAnsi="Times New Roman" w:cs="Times New Roman"/>
            <w:lang w:val="pt-BR"/>
          </w:rPr>
          <w:delText xml:space="preserve">penas a amostra do tempo 72 apresentou impacto </w:delText>
        </w:r>
        <w:r w:rsidR="00F012A3" w:rsidDel="007A3616">
          <w:rPr>
            <w:rFonts w:ascii="Times New Roman" w:hAnsi="Times New Roman" w:cs="Times New Roman"/>
            <w:lang w:val="pt-BR"/>
          </w:rPr>
          <w:delText>no</w:delText>
        </w:r>
        <w:r w:rsidRPr="0076268A" w:rsidDel="007A3616">
          <w:rPr>
            <w:rFonts w:ascii="Times New Roman" w:hAnsi="Times New Roman" w:cs="Times New Roman"/>
            <w:lang w:val="pt-BR"/>
          </w:rPr>
          <w:delText xml:space="preserve"> controle</w:delText>
        </w:r>
        <w:r w:rsidR="00F012A3" w:rsidDel="007A3616">
          <w:rPr>
            <w:rFonts w:ascii="Times New Roman" w:hAnsi="Times New Roman" w:cs="Times New Roman"/>
            <w:lang w:val="pt-BR"/>
          </w:rPr>
          <w:delText xml:space="preserve"> </w:delText>
        </w:r>
        <w:r w:rsidRPr="0076268A" w:rsidDel="007A3616">
          <w:rPr>
            <w:rFonts w:ascii="Times New Roman" w:hAnsi="Times New Roman" w:cs="Times New Roman"/>
            <w:lang w:val="pt-BR"/>
          </w:rPr>
          <w:delText>apresentando redução de células integras</w:delText>
        </w:r>
        <w:r w:rsidDel="007A3616">
          <w:rPr>
            <w:rFonts w:ascii="Times New Roman" w:hAnsi="Times New Roman" w:cs="Times New Roman"/>
            <w:lang w:val="pt-BR"/>
          </w:rPr>
          <w:delText xml:space="preserve"> quando comparada a água bruta. </w:delText>
        </w:r>
        <w:r w:rsidRPr="0076268A" w:rsidDel="007A3616">
          <w:rPr>
            <w:rFonts w:ascii="Times New Roman" w:hAnsi="Times New Roman" w:cs="Times New Roman"/>
            <w:lang w:val="pt-BR"/>
          </w:rPr>
          <w:delText>Os demais tempos do experimento não apresentaram impacto significativo nas amostras controle quando comparadas a amostra de água bruta</w:delText>
        </w:r>
        <w:r w:rsidR="00F012A3" w:rsidDel="007A3616">
          <w:rPr>
            <w:rFonts w:ascii="Times New Roman" w:hAnsi="Times New Roman" w:cs="Times New Roman"/>
            <w:lang w:val="pt-BR"/>
          </w:rPr>
          <w:delText>, fato similar ao ocorrido nos demais grupos avaliados</w:delText>
        </w:r>
        <w:r w:rsidR="00C46904" w:rsidDel="007A3616">
          <w:rPr>
            <w:rFonts w:ascii="Times New Roman" w:hAnsi="Times New Roman" w:cs="Times New Roman"/>
            <w:lang w:val="pt-BR"/>
          </w:rPr>
          <w:delText>,</w:delText>
        </w:r>
        <w:r w:rsidR="00F012A3" w:rsidDel="007A3616">
          <w:rPr>
            <w:rFonts w:ascii="Times New Roman" w:hAnsi="Times New Roman" w:cs="Times New Roman"/>
            <w:lang w:val="pt-BR"/>
          </w:rPr>
          <w:delText xml:space="preserve"> conforme apresentado na Figura 5B.</w:delText>
        </w:r>
      </w:del>
    </w:p>
    <w:p w14:paraId="59D5DD5A" w14:textId="3D63BA85" w:rsidR="00B27B2D" w:rsidRPr="00DA6FEE" w:rsidRDefault="00657E81" w:rsidP="00657E81">
      <w:pPr>
        <w:rPr>
          <w:rFonts w:ascii="Times New Roman" w:hAnsi="Times New Roman" w:cs="Times New Roman"/>
          <w:lang w:val="pt-BR"/>
        </w:rPr>
      </w:pPr>
      <w:r w:rsidRPr="00DA6FEE">
        <w:rPr>
          <w:rFonts w:ascii="Times New Roman" w:hAnsi="Times New Roman" w:cs="Times New Roman"/>
          <w:lang w:val="pt-BR"/>
        </w:rPr>
        <w:t>Ao avaliar o efeito do tratamento em comparação com o controle, o gráfico 6C mostra que até o tempo de 72 horas o tratamento não apresentou redução da chance de células íntegras significativas</w:t>
      </w:r>
      <w:ins w:id="2866" w:author="Allan Clemente de Souza" w:date="2020-10-05T00:50:00Z">
        <w:r w:rsidR="007B1BBC">
          <w:rPr>
            <w:rFonts w:ascii="Times New Roman" w:hAnsi="Times New Roman" w:cs="Times New Roman"/>
            <w:lang w:val="pt-BR"/>
          </w:rPr>
          <w:t xml:space="preserve"> em relação às algas</w:t>
        </w:r>
      </w:ins>
      <w:r w:rsidRPr="00DA6FEE">
        <w:rPr>
          <w:rFonts w:ascii="Times New Roman" w:hAnsi="Times New Roman" w:cs="Times New Roman"/>
          <w:lang w:val="pt-BR"/>
        </w:rPr>
        <w:t xml:space="preserve">, </w:t>
      </w:r>
      <w:r w:rsidR="008126AC">
        <w:rPr>
          <w:rFonts w:ascii="Times New Roman" w:hAnsi="Times New Roman" w:cs="Times New Roman"/>
          <w:lang w:val="pt-BR"/>
        </w:rPr>
        <w:t xml:space="preserve">fato que leva a concluir que </w:t>
      </w:r>
      <w:r w:rsidRPr="00DA6FEE">
        <w:rPr>
          <w:rFonts w:ascii="Times New Roman" w:hAnsi="Times New Roman" w:cs="Times New Roman"/>
          <w:lang w:val="pt-BR"/>
        </w:rPr>
        <w:t>as espécies</w:t>
      </w:r>
      <w:r w:rsidR="008126AC">
        <w:rPr>
          <w:rFonts w:ascii="Times New Roman" w:hAnsi="Times New Roman" w:cs="Times New Roman"/>
          <w:lang w:val="pt-BR"/>
        </w:rPr>
        <w:t xml:space="preserve"> filamentosas avaliadas neste estudo</w:t>
      </w:r>
      <w:r w:rsidRPr="00DA6FEE">
        <w:rPr>
          <w:rFonts w:ascii="Times New Roman" w:hAnsi="Times New Roman" w:cs="Times New Roman"/>
          <w:lang w:val="pt-BR"/>
        </w:rPr>
        <w:t xml:space="preserve"> são mais resistentes ao tratamento que as espécies de algas analisadas, tornando necessário a aplicação de maiores intervalos de tempo de tratamento</w:t>
      </w:r>
      <w:r w:rsidR="008126AC">
        <w:rPr>
          <w:rFonts w:ascii="Times New Roman" w:hAnsi="Times New Roman" w:cs="Times New Roman"/>
          <w:lang w:val="pt-BR"/>
        </w:rPr>
        <w:t xml:space="preserve"> quando a realização da aplicação do tratamento de fotocatálise heterogênea ocorrer em reservatórios com floração destas espécies</w:t>
      </w:r>
      <w:ins w:id="2867" w:author="Allan Clemente de Souza" w:date="2020-10-05T00:51:00Z">
        <w:r w:rsidR="007B1BBC">
          <w:rPr>
            <w:rFonts w:ascii="Times New Roman" w:hAnsi="Times New Roman" w:cs="Times New Roman"/>
            <w:lang w:val="pt-BR"/>
          </w:rPr>
          <w:t>.</w:t>
        </w:r>
      </w:ins>
      <w:del w:id="2868" w:author="Allan Clemente de Souza" w:date="2020-10-05T00:51:00Z">
        <w:r w:rsidR="008126AC" w:rsidDel="007B1BBC">
          <w:rPr>
            <w:rFonts w:ascii="Times New Roman" w:hAnsi="Times New Roman" w:cs="Times New Roman"/>
            <w:lang w:val="pt-BR"/>
          </w:rPr>
          <w:delText xml:space="preserve">, principalmente </w:delText>
        </w:r>
        <w:r w:rsidR="00B27B2D" w:rsidRPr="00DA6FEE" w:rsidDel="007B1BBC">
          <w:rPr>
            <w:rFonts w:ascii="Times New Roman" w:hAnsi="Times New Roman" w:cs="Times New Roman"/>
            <w:lang w:val="pt-BR"/>
          </w:rPr>
          <w:delText xml:space="preserve">da espécie </w:delText>
        </w:r>
        <w:r w:rsidR="00B27B2D" w:rsidRPr="00DA6FEE" w:rsidDel="007B1BBC">
          <w:rPr>
            <w:rFonts w:ascii="Times New Roman" w:hAnsi="Times New Roman" w:cs="Times New Roman"/>
            <w:i/>
            <w:lang w:val="pt-BR"/>
          </w:rPr>
          <w:delText>Planktothrix agardhii</w:delText>
        </w:r>
        <w:r w:rsidR="00B27B2D" w:rsidRPr="00DA6FEE" w:rsidDel="007B1BBC">
          <w:rPr>
            <w:rFonts w:ascii="Times New Roman" w:hAnsi="Times New Roman" w:cs="Times New Roman"/>
            <w:lang w:val="pt-BR"/>
          </w:rPr>
          <w:delText xml:space="preserve">, </w:delText>
        </w:r>
        <w:r w:rsidR="00024A2E" w:rsidDel="007B1BBC">
          <w:rPr>
            <w:rFonts w:ascii="Times New Roman" w:hAnsi="Times New Roman" w:cs="Times New Roman"/>
            <w:lang w:val="pt-BR"/>
          </w:rPr>
          <w:delText xml:space="preserve">que apresentou elevada </w:delText>
        </w:r>
        <w:r w:rsidR="00024A2E" w:rsidRPr="00DA6FEE" w:rsidDel="007B1BBC">
          <w:rPr>
            <w:rFonts w:ascii="Times New Roman" w:hAnsi="Times New Roman" w:cs="Times New Roman"/>
            <w:lang w:val="pt-BR"/>
          </w:rPr>
          <w:delText>resistência</w:delText>
        </w:r>
        <w:r w:rsidR="00B27B2D" w:rsidRPr="00DA6FEE" w:rsidDel="007B1BBC">
          <w:rPr>
            <w:rFonts w:ascii="Times New Roman" w:hAnsi="Times New Roman" w:cs="Times New Roman"/>
            <w:lang w:val="pt-BR"/>
          </w:rPr>
          <w:delText>.</w:delText>
        </w:r>
      </w:del>
    </w:p>
    <w:p w14:paraId="4FCB1FE3" w14:textId="08B0CD17" w:rsidR="00AC4335" w:rsidRDefault="00AC4335" w:rsidP="00AC4335">
      <w:pPr>
        <w:rPr>
          <w:rFonts w:ascii="Times New Roman" w:hAnsi="Times New Roman" w:cs="Times New Roman"/>
          <w:lang w:val="pt-BR"/>
        </w:rPr>
      </w:pPr>
      <w:r w:rsidRPr="00AC4335">
        <w:rPr>
          <w:rFonts w:ascii="Times New Roman" w:hAnsi="Times New Roman" w:cs="Times New Roman"/>
          <w:lang w:val="pt-BR"/>
        </w:rPr>
        <w:t>Nos tempos de 168 e 336</w:t>
      </w:r>
      <w:r w:rsidR="008B1605">
        <w:rPr>
          <w:rFonts w:ascii="Times New Roman" w:hAnsi="Times New Roman" w:cs="Times New Roman"/>
          <w:lang w:val="pt-BR"/>
        </w:rPr>
        <w:t xml:space="preserve"> horas</w:t>
      </w:r>
      <w:r w:rsidRPr="00AC4335">
        <w:rPr>
          <w:rFonts w:ascii="Times New Roman" w:hAnsi="Times New Roman" w:cs="Times New Roman"/>
          <w:lang w:val="pt-BR"/>
        </w:rPr>
        <w:t xml:space="preserve"> o comportamento foi similar ao observado na comparação </w:t>
      </w:r>
      <w:r w:rsidR="008B1605" w:rsidRPr="00AC4335">
        <w:rPr>
          <w:rFonts w:ascii="Times New Roman" w:hAnsi="Times New Roman" w:cs="Times New Roman"/>
          <w:lang w:val="pt-BR"/>
        </w:rPr>
        <w:t>ciano</w:t>
      </w:r>
      <w:r w:rsidR="008B1605">
        <w:rPr>
          <w:rFonts w:ascii="Times New Roman" w:hAnsi="Times New Roman" w:cs="Times New Roman"/>
          <w:lang w:val="pt-BR"/>
        </w:rPr>
        <w:t>bactérias</w:t>
      </w:r>
      <w:r w:rsidR="008B1605" w:rsidRPr="00AC4335">
        <w:rPr>
          <w:rFonts w:ascii="Times New Roman" w:hAnsi="Times New Roman" w:cs="Times New Roman"/>
          <w:lang w:val="pt-BR"/>
        </w:rPr>
        <w:t xml:space="preserve"> versus</w:t>
      </w:r>
      <w:r w:rsidRPr="00AC4335">
        <w:rPr>
          <w:rFonts w:ascii="Times New Roman" w:hAnsi="Times New Roman" w:cs="Times New Roman"/>
          <w:lang w:val="pt-BR"/>
        </w:rPr>
        <w:t xml:space="preserve"> algas</w:t>
      </w:r>
      <w:r w:rsidR="001C60F3">
        <w:rPr>
          <w:rFonts w:ascii="Times New Roman" w:hAnsi="Times New Roman" w:cs="Times New Roman"/>
          <w:lang w:val="pt-BR"/>
        </w:rPr>
        <w:t xml:space="preserve"> (Figura 5A)</w:t>
      </w:r>
      <w:r w:rsidRPr="00AC4335">
        <w:rPr>
          <w:rFonts w:ascii="Times New Roman" w:hAnsi="Times New Roman" w:cs="Times New Roman"/>
          <w:lang w:val="pt-BR"/>
        </w:rPr>
        <w:t>, onde percebeu-se que ambos os grupos for</w:t>
      </w:r>
      <w:r>
        <w:rPr>
          <w:rFonts w:ascii="Times New Roman" w:hAnsi="Times New Roman" w:cs="Times New Roman"/>
          <w:lang w:val="pt-BR"/>
        </w:rPr>
        <w:t xml:space="preserve">am </w:t>
      </w:r>
      <w:r>
        <w:rPr>
          <w:rFonts w:ascii="Times New Roman" w:hAnsi="Times New Roman" w:cs="Times New Roman"/>
          <w:lang w:val="pt-BR"/>
        </w:rPr>
        <w:lastRenderedPageBreak/>
        <w:t xml:space="preserve">impactados pelo tratamento. </w:t>
      </w:r>
      <w:r w:rsidR="001C60F3">
        <w:rPr>
          <w:rFonts w:ascii="Times New Roman" w:hAnsi="Times New Roman" w:cs="Times New Roman"/>
          <w:lang w:val="pt-BR"/>
        </w:rPr>
        <w:t>O</w:t>
      </w:r>
      <w:r w:rsidRPr="00AC4335">
        <w:rPr>
          <w:rFonts w:ascii="Times New Roman" w:hAnsi="Times New Roman" w:cs="Times New Roman"/>
          <w:lang w:val="pt-BR"/>
        </w:rPr>
        <w:t xml:space="preserve"> tempo de 720</w:t>
      </w:r>
      <w:r w:rsidR="008B1605">
        <w:rPr>
          <w:rFonts w:ascii="Times New Roman" w:hAnsi="Times New Roman" w:cs="Times New Roman"/>
          <w:lang w:val="pt-BR"/>
        </w:rPr>
        <w:t xml:space="preserve"> horas</w:t>
      </w:r>
      <w:r w:rsidR="001C60F3">
        <w:rPr>
          <w:rFonts w:ascii="Times New Roman" w:hAnsi="Times New Roman" w:cs="Times New Roman"/>
          <w:lang w:val="pt-BR"/>
        </w:rPr>
        <w:t xml:space="preserve"> apresentou um comportamento inesperado possivelmente ocasionado pelo</w:t>
      </w:r>
      <w:r w:rsidRPr="00AC4335">
        <w:rPr>
          <w:rFonts w:ascii="Times New Roman" w:hAnsi="Times New Roman" w:cs="Times New Roman"/>
          <w:lang w:val="pt-BR"/>
        </w:rPr>
        <w:t xml:space="preserve"> desligamento não homogêneo das fitas de alimentação de UV </w:t>
      </w:r>
      <w:r w:rsidR="008B1605">
        <w:rPr>
          <w:rFonts w:ascii="Times New Roman" w:hAnsi="Times New Roman" w:cs="Times New Roman"/>
          <w:lang w:val="pt-BR"/>
        </w:rPr>
        <w:t xml:space="preserve">dos </w:t>
      </w:r>
      <w:proofErr w:type="spellStart"/>
      <w:r w:rsidR="008B1605">
        <w:rPr>
          <w:rFonts w:ascii="Times New Roman" w:hAnsi="Times New Roman" w:cs="Times New Roman"/>
          <w:lang w:val="pt-BR"/>
        </w:rPr>
        <w:t>mesocosmos</w:t>
      </w:r>
      <w:proofErr w:type="spellEnd"/>
      <w:r w:rsidR="008B1605">
        <w:rPr>
          <w:rFonts w:ascii="Times New Roman" w:hAnsi="Times New Roman" w:cs="Times New Roman"/>
          <w:lang w:val="pt-BR"/>
        </w:rPr>
        <w:t xml:space="preserve"> que receberam os </w:t>
      </w:r>
      <w:proofErr w:type="spellStart"/>
      <w:r w:rsidR="008B1605">
        <w:rPr>
          <w:rFonts w:ascii="Times New Roman" w:hAnsi="Times New Roman" w:cs="Times New Roman"/>
          <w:lang w:val="pt-BR"/>
        </w:rPr>
        <w:t>PODs</w:t>
      </w:r>
      <w:proofErr w:type="spellEnd"/>
      <w:r w:rsidR="001C60F3">
        <w:rPr>
          <w:rFonts w:ascii="Times New Roman" w:hAnsi="Times New Roman" w:cs="Times New Roman"/>
          <w:lang w:val="pt-BR"/>
        </w:rPr>
        <w:t>, esse fato</w:t>
      </w:r>
      <w:r w:rsidRPr="00AC4335">
        <w:rPr>
          <w:rFonts w:ascii="Times New Roman" w:hAnsi="Times New Roman" w:cs="Times New Roman"/>
          <w:lang w:val="pt-BR"/>
        </w:rPr>
        <w:t xml:space="preserve"> </w:t>
      </w:r>
      <w:r w:rsidR="008B1605">
        <w:rPr>
          <w:rFonts w:ascii="Times New Roman" w:hAnsi="Times New Roman" w:cs="Times New Roman"/>
          <w:lang w:val="pt-BR"/>
        </w:rPr>
        <w:t>pode</w:t>
      </w:r>
      <w:r w:rsidRPr="00AC4335">
        <w:rPr>
          <w:rFonts w:ascii="Times New Roman" w:hAnsi="Times New Roman" w:cs="Times New Roman"/>
          <w:lang w:val="pt-BR"/>
        </w:rPr>
        <w:t xml:space="preserve"> ter </w:t>
      </w:r>
      <w:r w:rsidR="001C60F3">
        <w:rPr>
          <w:rFonts w:ascii="Times New Roman" w:hAnsi="Times New Roman" w:cs="Times New Roman"/>
          <w:lang w:val="pt-BR"/>
        </w:rPr>
        <w:t>ocasionado</w:t>
      </w:r>
      <w:r w:rsidRPr="00AC4335">
        <w:rPr>
          <w:rFonts w:ascii="Times New Roman" w:hAnsi="Times New Roman" w:cs="Times New Roman"/>
          <w:lang w:val="pt-BR"/>
        </w:rPr>
        <w:t xml:space="preserve"> um</w:t>
      </w:r>
      <w:r w:rsidR="008B1605">
        <w:rPr>
          <w:rFonts w:ascii="Times New Roman" w:hAnsi="Times New Roman" w:cs="Times New Roman"/>
          <w:lang w:val="pt-BR"/>
        </w:rPr>
        <w:t xml:space="preserve">a inconsistência nos resultados culminando com um </w:t>
      </w:r>
      <w:r w:rsidR="008B1605" w:rsidRPr="00AC4335">
        <w:rPr>
          <w:rFonts w:ascii="Times New Roman" w:hAnsi="Times New Roman" w:cs="Times New Roman"/>
          <w:lang w:val="pt-BR"/>
        </w:rPr>
        <w:t>modelo</w:t>
      </w:r>
      <w:r w:rsidRPr="00AC4335">
        <w:rPr>
          <w:rFonts w:ascii="Times New Roman" w:hAnsi="Times New Roman" w:cs="Times New Roman"/>
          <w:lang w:val="pt-BR"/>
        </w:rPr>
        <w:t xml:space="preserve"> não apresentou um </w:t>
      </w:r>
      <w:r w:rsidR="008B1605" w:rsidRPr="00AC4335">
        <w:rPr>
          <w:rFonts w:ascii="Times New Roman" w:hAnsi="Times New Roman" w:cs="Times New Roman"/>
          <w:lang w:val="pt-BR"/>
        </w:rPr>
        <w:t>ajuste adequado</w:t>
      </w:r>
      <w:r w:rsidRPr="00AC4335">
        <w:rPr>
          <w:rFonts w:ascii="Times New Roman" w:hAnsi="Times New Roman" w:cs="Times New Roman"/>
          <w:lang w:val="pt-BR"/>
        </w:rPr>
        <w:t xml:space="preserve"> com resultados inconclusivos.</w:t>
      </w:r>
    </w:p>
    <w:p w14:paraId="38A5BCE2" w14:textId="4AA481A7" w:rsidR="00373938" w:rsidRPr="008B1605" w:rsidRDefault="00373938" w:rsidP="002957EF">
      <w:pPr>
        <w:rPr>
          <w:rFonts w:ascii="Times New Roman" w:hAnsi="Times New Roman" w:cs="Times New Roman"/>
          <w:lang w:val="pt-BR"/>
        </w:rPr>
      </w:pPr>
      <w:r>
        <w:rPr>
          <w:rFonts w:ascii="Times New Roman" w:hAnsi="Times New Roman" w:cs="Times New Roman"/>
          <w:lang w:val="pt-BR"/>
        </w:rPr>
        <w:t xml:space="preserve">Não foram encontrados estudos que possibilitassem realizar comparações com os gêneros </w:t>
      </w:r>
      <w:r w:rsidR="008B1605">
        <w:rPr>
          <w:rFonts w:ascii="Times New Roman" w:hAnsi="Times New Roman" w:cs="Times New Roman"/>
          <w:lang w:val="pt-BR"/>
        </w:rPr>
        <w:t xml:space="preserve">de algas </w:t>
      </w:r>
      <w:r>
        <w:rPr>
          <w:rFonts w:ascii="Times New Roman" w:hAnsi="Times New Roman" w:cs="Times New Roman"/>
          <w:lang w:val="pt-BR"/>
        </w:rPr>
        <w:t>analisados nesta pesquis</w:t>
      </w:r>
      <w:r w:rsidR="002957EF">
        <w:rPr>
          <w:rFonts w:ascii="Times New Roman" w:hAnsi="Times New Roman" w:cs="Times New Roman"/>
          <w:lang w:val="pt-BR"/>
        </w:rPr>
        <w:t>a, mas os relatos apresentados</w:t>
      </w:r>
      <w:r>
        <w:rPr>
          <w:rFonts w:ascii="Times New Roman" w:hAnsi="Times New Roman" w:cs="Times New Roman"/>
          <w:lang w:val="pt-BR"/>
        </w:rPr>
        <w:t xml:space="preserve"> por </w:t>
      </w:r>
      <w:r w:rsidR="002957EF" w:rsidRPr="00DA6FEE">
        <w:rPr>
          <w:rFonts w:ascii="Times New Roman" w:eastAsia="Times New Roman" w:hAnsi="Times New Roman" w:cs="Times New Roman"/>
          <w:lang w:val="pt-BR" w:eastAsia="pt-BR"/>
        </w:rPr>
        <w:t xml:space="preserve">Hong e </w:t>
      </w:r>
      <w:proofErr w:type="spellStart"/>
      <w:r w:rsidR="002957EF" w:rsidRPr="00DA6FEE">
        <w:rPr>
          <w:rFonts w:ascii="Times New Roman" w:eastAsia="Times New Roman" w:hAnsi="Times New Roman" w:cs="Times New Roman"/>
          <w:lang w:val="pt-BR" w:eastAsia="pt-BR"/>
        </w:rPr>
        <w:t>Otaki</w:t>
      </w:r>
      <w:proofErr w:type="spellEnd"/>
      <w:r w:rsidR="002957EF" w:rsidRPr="00DA6FEE">
        <w:rPr>
          <w:rFonts w:ascii="Times New Roman" w:eastAsia="Times New Roman" w:hAnsi="Times New Roman" w:cs="Times New Roman"/>
          <w:lang w:val="pt-BR" w:eastAsia="pt-BR"/>
        </w:rPr>
        <w:t>, 2005</w:t>
      </w:r>
      <w:r w:rsidR="002957EF">
        <w:rPr>
          <w:rFonts w:ascii="Times New Roman" w:eastAsia="Times New Roman" w:hAnsi="Times New Roman" w:cs="Times New Roman"/>
          <w:lang w:val="pt-BR" w:eastAsia="pt-BR"/>
        </w:rPr>
        <w:t>,</w:t>
      </w:r>
      <w:r w:rsidR="002957EF" w:rsidRPr="00DA6FEE">
        <w:rPr>
          <w:rFonts w:ascii="Times New Roman" w:eastAsia="Times New Roman" w:hAnsi="Times New Roman" w:cs="Times New Roman"/>
          <w:lang w:val="pt-BR" w:eastAsia="pt-BR"/>
        </w:rPr>
        <w:t xml:space="preserve"> </w:t>
      </w:r>
      <w:proofErr w:type="spellStart"/>
      <w:r w:rsidR="002957EF" w:rsidRPr="00DA6FEE">
        <w:rPr>
          <w:rFonts w:ascii="Times New Roman" w:hAnsi="Times New Roman" w:cs="Times New Roman"/>
          <w:lang w:val="pt-BR"/>
        </w:rPr>
        <w:t>Aruoja</w:t>
      </w:r>
      <w:proofErr w:type="spellEnd"/>
      <w:r w:rsidR="002957EF" w:rsidRPr="00DA6FEE">
        <w:rPr>
          <w:rFonts w:ascii="Times New Roman" w:hAnsi="Times New Roman" w:cs="Times New Roman"/>
          <w:lang w:val="pt-BR"/>
        </w:rPr>
        <w:t xml:space="preserve"> et al., 2009</w:t>
      </w:r>
      <w:r w:rsidR="002957EF">
        <w:rPr>
          <w:rFonts w:ascii="Times New Roman" w:hAnsi="Times New Roman" w:cs="Times New Roman"/>
          <w:lang w:val="pt-BR"/>
        </w:rPr>
        <w:t xml:space="preserve">, </w:t>
      </w:r>
      <w:proofErr w:type="spellStart"/>
      <w:r w:rsidRPr="00DA6FEE">
        <w:rPr>
          <w:rFonts w:ascii="Times New Roman" w:eastAsia="Times New Roman" w:hAnsi="Times New Roman" w:cs="Times New Roman"/>
          <w:lang w:val="pt-BR" w:eastAsia="pt-BR"/>
        </w:rPr>
        <w:t>Planchon</w:t>
      </w:r>
      <w:proofErr w:type="spellEnd"/>
      <w:r w:rsidRPr="00DA6FEE">
        <w:rPr>
          <w:rFonts w:ascii="Times New Roman" w:eastAsia="Times New Roman" w:hAnsi="Times New Roman" w:cs="Times New Roman"/>
          <w:lang w:val="pt-BR" w:eastAsia="pt-BR"/>
        </w:rPr>
        <w:t xml:space="preserve"> et al. 2013</w:t>
      </w:r>
      <w:r w:rsidR="002957EF">
        <w:rPr>
          <w:rFonts w:ascii="Times New Roman" w:eastAsia="Times New Roman" w:hAnsi="Times New Roman" w:cs="Times New Roman"/>
          <w:lang w:val="pt-BR" w:eastAsia="pt-BR"/>
        </w:rPr>
        <w:t xml:space="preserve">, </w:t>
      </w:r>
      <w:r w:rsidR="002957EF" w:rsidRPr="00DA6FEE">
        <w:rPr>
          <w:rFonts w:ascii="Times New Roman" w:eastAsia="Times New Roman" w:hAnsi="Times New Roman" w:cs="Times New Roman"/>
          <w:noProof/>
          <w:lang w:val="pt-BR" w:eastAsia="pt-BR"/>
        </w:rPr>
        <w:t>Gladis and Franziska, 2011</w:t>
      </w:r>
      <w:r w:rsidR="002957EF">
        <w:rPr>
          <w:rFonts w:ascii="Times New Roman" w:eastAsia="Times New Roman" w:hAnsi="Times New Roman" w:cs="Times New Roman"/>
          <w:noProof/>
          <w:lang w:val="pt-BR" w:eastAsia="pt-BR"/>
        </w:rPr>
        <w:t xml:space="preserve">, </w:t>
      </w:r>
      <w:r w:rsidR="002957EF" w:rsidRPr="00DA6FEE">
        <w:rPr>
          <w:rFonts w:ascii="Times New Roman" w:hAnsi="Times New Roman" w:cs="Times New Roman"/>
          <w:noProof/>
          <w:lang w:val="pt-BR"/>
        </w:rPr>
        <w:t>Graziani et al., 2013</w:t>
      </w:r>
      <w:r w:rsidR="002957EF">
        <w:rPr>
          <w:rFonts w:ascii="Times New Roman" w:hAnsi="Times New Roman" w:cs="Times New Roman"/>
          <w:noProof/>
          <w:lang w:val="pt-BR"/>
        </w:rPr>
        <w:t>,</w:t>
      </w:r>
      <w:r w:rsidR="002957EF">
        <w:rPr>
          <w:rFonts w:ascii="Times New Roman" w:eastAsia="Times New Roman" w:hAnsi="Times New Roman" w:cs="Times New Roman"/>
          <w:noProof/>
          <w:lang w:val="pt-BR" w:eastAsia="pt-BR"/>
        </w:rPr>
        <w:t xml:space="preserve"> </w:t>
      </w:r>
      <w:proofErr w:type="spellStart"/>
      <w:r w:rsidR="002957EF" w:rsidRPr="00DA6FEE">
        <w:rPr>
          <w:rFonts w:ascii="Times New Roman" w:hAnsi="Times New Roman" w:cs="Times New Roman"/>
          <w:lang w:val="pt-BR"/>
        </w:rPr>
        <w:t>Xia</w:t>
      </w:r>
      <w:proofErr w:type="spellEnd"/>
      <w:r w:rsidR="002957EF" w:rsidRPr="00DA6FEE">
        <w:rPr>
          <w:rFonts w:ascii="Times New Roman" w:hAnsi="Times New Roman" w:cs="Times New Roman"/>
          <w:lang w:val="pt-BR"/>
        </w:rPr>
        <w:t xml:space="preserve"> et al., 2015</w:t>
      </w:r>
      <w:r w:rsidR="002957EF">
        <w:rPr>
          <w:rFonts w:ascii="Times New Roman" w:hAnsi="Times New Roman" w:cs="Times New Roman"/>
          <w:lang w:val="pt-BR"/>
        </w:rPr>
        <w:t xml:space="preserve"> trouxeram informações sobre o </w:t>
      </w:r>
      <w:r w:rsidR="002957EF" w:rsidRPr="00DA6FEE">
        <w:rPr>
          <w:rFonts w:ascii="Times New Roman" w:hAnsi="Times New Roman" w:cs="Times New Roman"/>
          <w:lang w:val="pt-BR"/>
        </w:rPr>
        <w:t>e</w:t>
      </w:r>
      <w:r w:rsidR="002957EF">
        <w:rPr>
          <w:rFonts w:ascii="Times New Roman" w:hAnsi="Times New Roman" w:cs="Times New Roman"/>
          <w:lang w:val="pt-BR"/>
        </w:rPr>
        <w:t>feito das nanopartículas de TiO</w:t>
      </w:r>
      <w:r w:rsidR="002957EF" w:rsidRPr="00DA6FEE">
        <w:rPr>
          <w:rFonts w:ascii="Times New Roman" w:hAnsi="Times New Roman" w:cs="Times New Roman"/>
          <w:vertAlign w:val="subscript"/>
          <w:lang w:val="pt-BR"/>
        </w:rPr>
        <w:t>2</w:t>
      </w:r>
      <w:r w:rsidR="002957EF" w:rsidRPr="00DA6FEE">
        <w:rPr>
          <w:rFonts w:ascii="Times New Roman" w:hAnsi="Times New Roman" w:cs="Times New Roman"/>
          <w:lang w:val="pt-BR"/>
        </w:rPr>
        <w:t> </w:t>
      </w:r>
      <w:r w:rsidR="002957EF">
        <w:rPr>
          <w:rFonts w:ascii="Times New Roman" w:hAnsi="Times New Roman" w:cs="Times New Roman"/>
          <w:lang w:val="pt-BR"/>
        </w:rPr>
        <w:t xml:space="preserve"> </w:t>
      </w:r>
      <w:r w:rsidR="002957EF" w:rsidRPr="00DA6FEE">
        <w:rPr>
          <w:rFonts w:ascii="Times New Roman" w:eastAsia="Times New Roman" w:hAnsi="Times New Roman" w:cs="Times New Roman"/>
          <w:lang w:val="pt-BR" w:eastAsia="pt-BR"/>
        </w:rPr>
        <w:t>algas aeroterrestres</w:t>
      </w:r>
      <w:r w:rsidR="002957EF">
        <w:rPr>
          <w:rFonts w:ascii="Times New Roman" w:eastAsia="Times New Roman" w:hAnsi="Times New Roman" w:cs="Times New Roman"/>
          <w:lang w:val="pt-BR" w:eastAsia="pt-BR"/>
        </w:rPr>
        <w:t xml:space="preserve">, </w:t>
      </w:r>
      <w:r w:rsidR="002957EF" w:rsidRPr="00DA6FEE">
        <w:rPr>
          <w:rFonts w:ascii="Times New Roman" w:eastAsia="Times New Roman" w:hAnsi="Times New Roman" w:cs="Times New Roman"/>
          <w:lang w:val="pt-BR" w:eastAsia="pt-BR"/>
        </w:rPr>
        <w:t xml:space="preserve">algas </w:t>
      </w:r>
      <w:proofErr w:type="spellStart"/>
      <w:r w:rsidR="002957EF">
        <w:rPr>
          <w:rFonts w:ascii="Times New Roman" w:eastAsia="Times New Roman" w:hAnsi="Times New Roman" w:cs="Times New Roman"/>
          <w:lang w:val="pt-BR" w:eastAsia="pt-BR"/>
        </w:rPr>
        <w:t>verde-azuladas</w:t>
      </w:r>
      <w:proofErr w:type="spellEnd"/>
      <w:r w:rsidR="002957EF">
        <w:rPr>
          <w:rFonts w:ascii="Times New Roman" w:eastAsia="Times New Roman" w:hAnsi="Times New Roman" w:cs="Times New Roman"/>
          <w:lang w:val="pt-BR" w:eastAsia="pt-BR"/>
        </w:rPr>
        <w:t xml:space="preserve"> de água doce e </w:t>
      </w:r>
      <w:r w:rsidR="002957EF" w:rsidRPr="00DA6FEE">
        <w:rPr>
          <w:rFonts w:ascii="Times New Roman" w:hAnsi="Times New Roman" w:cs="Times New Roman"/>
          <w:lang w:val="pt-BR"/>
        </w:rPr>
        <w:t>microalga marinha</w:t>
      </w:r>
      <w:r w:rsidR="002957EF">
        <w:rPr>
          <w:rFonts w:ascii="Times New Roman" w:hAnsi="Times New Roman" w:cs="Times New Roman"/>
          <w:lang w:val="pt-BR"/>
        </w:rPr>
        <w:t xml:space="preserve"> que mostram o impacto na integridade celular</w:t>
      </w:r>
      <w:r w:rsidR="00E31FC3">
        <w:rPr>
          <w:rFonts w:ascii="Times New Roman" w:hAnsi="Times New Roman" w:cs="Times New Roman"/>
          <w:lang w:val="pt-BR"/>
        </w:rPr>
        <w:t xml:space="preserve">, redução da taxa de crescimento celular e </w:t>
      </w:r>
      <w:r w:rsidR="00E31FC3" w:rsidRPr="00DA6FEE">
        <w:rPr>
          <w:rFonts w:ascii="Times New Roman" w:hAnsi="Times New Roman" w:cs="Times New Roman"/>
          <w:lang w:val="pt-BR"/>
        </w:rPr>
        <w:t>estresse oxidativo e a absorção</w:t>
      </w:r>
      <w:r w:rsidR="00E31FC3">
        <w:rPr>
          <w:rFonts w:ascii="Times New Roman" w:hAnsi="Times New Roman" w:cs="Times New Roman"/>
          <w:lang w:val="pt-BR"/>
        </w:rPr>
        <w:t xml:space="preserve"> na membrana celular</w:t>
      </w:r>
      <w:r w:rsidR="002957EF">
        <w:rPr>
          <w:rFonts w:ascii="Times New Roman" w:hAnsi="Times New Roman" w:cs="Times New Roman"/>
          <w:lang w:val="pt-BR"/>
        </w:rPr>
        <w:t xml:space="preserve"> após exposição destes organismos ao </w:t>
      </w:r>
      <w:r w:rsidR="002957EF" w:rsidRPr="00DA6FEE">
        <w:rPr>
          <w:rFonts w:ascii="Times New Roman" w:eastAsia="Times New Roman" w:hAnsi="Times New Roman" w:cs="Times New Roman"/>
          <w:lang w:val="pt-BR" w:eastAsia="pt-BR"/>
        </w:rPr>
        <w:t xml:space="preserve">processo fotocatalítico </w:t>
      </w:r>
      <w:r w:rsidR="002957EF">
        <w:rPr>
          <w:rFonts w:ascii="Times New Roman" w:eastAsia="Times New Roman" w:hAnsi="Times New Roman" w:cs="Times New Roman"/>
          <w:lang w:val="pt-BR" w:eastAsia="pt-BR"/>
        </w:rPr>
        <w:t>com</w:t>
      </w:r>
      <w:r w:rsidR="002957EF" w:rsidRPr="00DA6FEE">
        <w:rPr>
          <w:rFonts w:ascii="Times New Roman" w:eastAsia="Times New Roman" w:hAnsi="Times New Roman" w:cs="Times New Roman"/>
          <w:lang w:val="pt-BR" w:eastAsia="pt-BR"/>
        </w:rPr>
        <w:t xml:space="preserve"> TiO</w:t>
      </w:r>
      <w:r w:rsidR="002957EF" w:rsidRPr="00DA6FEE">
        <w:rPr>
          <w:rFonts w:ascii="Times New Roman" w:eastAsia="Times New Roman" w:hAnsi="Times New Roman" w:cs="Times New Roman"/>
          <w:vertAlign w:val="subscript"/>
          <w:lang w:val="pt-BR" w:eastAsia="pt-BR"/>
        </w:rPr>
        <w:t>2</w:t>
      </w:r>
      <w:r w:rsidR="008B1605">
        <w:rPr>
          <w:rFonts w:ascii="Times New Roman" w:eastAsia="Times New Roman" w:hAnsi="Times New Roman" w:cs="Times New Roman"/>
          <w:lang w:val="pt-BR" w:eastAsia="pt-BR"/>
        </w:rPr>
        <w:t>.</w:t>
      </w:r>
    </w:p>
    <w:p w14:paraId="0011E61A" w14:textId="6E411017" w:rsidR="000E5AEC" w:rsidRDefault="000E5AEC" w:rsidP="006D1257">
      <w:pPr>
        <w:rPr>
          <w:rFonts w:ascii="Times New Roman" w:hAnsi="Times New Roman" w:cs="Times New Roman"/>
          <w:lang w:val="pt-BR"/>
        </w:rPr>
      </w:pPr>
      <w:proofErr w:type="spellStart"/>
      <w:r w:rsidRPr="00DA6FEE">
        <w:rPr>
          <w:rFonts w:ascii="Times New Roman" w:eastAsia="Times New Roman" w:hAnsi="Times New Roman" w:cs="Times New Roman"/>
          <w:lang w:val="pt-BR" w:eastAsia="pt-BR"/>
        </w:rPr>
        <w:t>Planchon</w:t>
      </w:r>
      <w:proofErr w:type="spellEnd"/>
      <w:r w:rsidRPr="00DA6FEE">
        <w:rPr>
          <w:rFonts w:ascii="Times New Roman" w:eastAsia="Times New Roman" w:hAnsi="Times New Roman" w:cs="Times New Roman"/>
          <w:lang w:val="pt-BR" w:eastAsia="pt-BR"/>
        </w:rPr>
        <w:t xml:space="preserve"> et al. 2013 relataram </w:t>
      </w:r>
      <w:r w:rsidRPr="00DA6FEE">
        <w:rPr>
          <w:rFonts w:ascii="Times New Roman" w:hAnsi="Times New Roman" w:cs="Times New Roman"/>
          <w:lang w:val="pt-BR"/>
        </w:rPr>
        <w:t>deformação e desorganização do conteúdo celular</w:t>
      </w:r>
      <w:r w:rsidRPr="00DA6FEE">
        <w:rPr>
          <w:rFonts w:ascii="Times New Roman" w:eastAsia="Times New Roman" w:hAnsi="Times New Roman" w:cs="Times New Roman"/>
          <w:lang w:val="pt-BR" w:eastAsia="pt-BR"/>
        </w:rPr>
        <w:t xml:space="preserve"> durante o tratamento</w:t>
      </w:r>
      <w:r w:rsidR="000322F7">
        <w:rPr>
          <w:rFonts w:ascii="Times New Roman" w:eastAsia="Times New Roman" w:hAnsi="Times New Roman" w:cs="Times New Roman"/>
          <w:lang w:val="pt-BR" w:eastAsia="pt-BR"/>
        </w:rPr>
        <w:t xml:space="preserve"> (</w:t>
      </w:r>
      <w:r w:rsidR="000322F7" w:rsidRPr="00DA6FEE">
        <w:rPr>
          <w:rFonts w:ascii="Times New Roman" w:eastAsia="Times New Roman" w:hAnsi="Times New Roman" w:cs="Times New Roman"/>
          <w:lang w:val="pt-BR" w:eastAsia="pt-BR"/>
        </w:rPr>
        <w:t>processo fotocatalítico de TiO</w:t>
      </w:r>
      <w:r w:rsidR="000322F7" w:rsidRPr="00DA6FEE">
        <w:rPr>
          <w:rFonts w:ascii="Times New Roman" w:eastAsia="Times New Roman" w:hAnsi="Times New Roman" w:cs="Times New Roman"/>
          <w:vertAlign w:val="subscript"/>
          <w:lang w:val="pt-BR" w:eastAsia="pt-BR"/>
        </w:rPr>
        <w:t>2</w:t>
      </w:r>
      <w:r w:rsidR="000322F7">
        <w:rPr>
          <w:rFonts w:ascii="Times New Roman" w:eastAsia="Times New Roman" w:hAnsi="Times New Roman" w:cs="Times New Roman"/>
          <w:lang w:val="pt-BR" w:eastAsia="pt-BR"/>
        </w:rPr>
        <w:t xml:space="preserve">) </w:t>
      </w:r>
      <w:r w:rsidRPr="00DA6FEE">
        <w:rPr>
          <w:rFonts w:ascii="Times New Roman" w:eastAsia="Times New Roman" w:hAnsi="Times New Roman" w:cs="Times New Roman"/>
          <w:lang w:val="pt-BR" w:eastAsia="pt-BR"/>
        </w:rPr>
        <w:t xml:space="preserve">de água contaminada com </w:t>
      </w:r>
      <w:proofErr w:type="spellStart"/>
      <w:r w:rsidRPr="00DA6FEE">
        <w:rPr>
          <w:rFonts w:ascii="Times New Roman" w:eastAsia="Times New Roman" w:hAnsi="Times New Roman" w:cs="Times New Roman"/>
          <w:i/>
          <w:lang w:val="pt-BR" w:eastAsia="pt-BR"/>
        </w:rPr>
        <w:t>Synechocystis</w:t>
      </w:r>
      <w:proofErr w:type="spellEnd"/>
      <w:r w:rsidR="008B1605" w:rsidRPr="00DA6FEE">
        <w:rPr>
          <w:rFonts w:ascii="Times New Roman" w:eastAsia="Times New Roman" w:hAnsi="Times New Roman" w:cs="Times New Roman"/>
          <w:lang w:val="pt-BR" w:eastAsia="pt-BR"/>
        </w:rPr>
        <w:t>.</w:t>
      </w:r>
      <w:r w:rsidRPr="00DA6FEE">
        <w:rPr>
          <w:rFonts w:ascii="Times New Roman" w:eastAsia="Times New Roman" w:hAnsi="Times New Roman" w:cs="Times New Roman"/>
          <w:lang w:val="pt-BR" w:eastAsia="pt-BR"/>
        </w:rPr>
        <w:t xml:space="preserve"> Neste estudo os autores </w:t>
      </w:r>
      <w:r w:rsidRPr="00DA6FEE">
        <w:rPr>
          <w:rFonts w:ascii="Times New Roman" w:hAnsi="Times New Roman" w:cs="Times New Roman"/>
          <w:lang w:val="pt-BR"/>
        </w:rPr>
        <w:t xml:space="preserve">avaliaram o efeito das nanopartículas de </w:t>
      </w:r>
      <w:proofErr w:type="spellStart"/>
      <w:r w:rsidRPr="00DA6FEE">
        <w:rPr>
          <w:rFonts w:ascii="Times New Roman" w:hAnsi="Times New Roman" w:cs="Times New Roman"/>
          <w:lang w:val="pt-BR"/>
        </w:rPr>
        <w:t>TiO</w:t>
      </w:r>
      <w:proofErr w:type="spellEnd"/>
      <w:r w:rsidRPr="00DA6FEE">
        <w:rPr>
          <w:rFonts w:ascii="Times New Roman" w:hAnsi="Times New Roman" w:cs="Times New Roman"/>
          <w:lang w:val="pt-BR"/>
        </w:rPr>
        <w:t> </w:t>
      </w:r>
      <w:r w:rsidRPr="00DA6FEE">
        <w:rPr>
          <w:rFonts w:ascii="Times New Roman" w:hAnsi="Times New Roman" w:cs="Times New Roman"/>
          <w:vertAlign w:val="subscript"/>
          <w:lang w:val="pt-BR"/>
        </w:rPr>
        <w:t>2</w:t>
      </w:r>
      <w:r w:rsidRPr="00DA6FEE">
        <w:rPr>
          <w:rFonts w:ascii="Times New Roman" w:hAnsi="Times New Roman" w:cs="Times New Roman"/>
          <w:lang w:val="pt-BR"/>
        </w:rPr>
        <w:t> (</w:t>
      </w:r>
      <w:proofErr w:type="spellStart"/>
      <w:r w:rsidRPr="00DA6FEE">
        <w:rPr>
          <w:rFonts w:ascii="Times New Roman" w:hAnsi="Times New Roman" w:cs="Times New Roman"/>
          <w:lang w:val="pt-BR"/>
        </w:rPr>
        <w:t>NPs</w:t>
      </w:r>
      <w:proofErr w:type="spellEnd"/>
      <w:r w:rsidRPr="00DA6FEE">
        <w:rPr>
          <w:rFonts w:ascii="Times New Roman" w:hAnsi="Times New Roman" w:cs="Times New Roman"/>
          <w:lang w:val="pt-BR"/>
        </w:rPr>
        <w:t>) no modelo de cianobactérias </w:t>
      </w:r>
      <w:proofErr w:type="spellStart"/>
      <w:r w:rsidRPr="00DA6FEE">
        <w:rPr>
          <w:rStyle w:val="nfase"/>
          <w:rFonts w:ascii="Times New Roman" w:hAnsi="Times New Roman" w:cs="Times New Roman"/>
          <w:lang w:val="pt-BR"/>
        </w:rPr>
        <w:t>Synechocystis</w:t>
      </w:r>
      <w:proofErr w:type="spellEnd"/>
      <w:r w:rsidRPr="00DA6FEE">
        <w:rPr>
          <w:rFonts w:ascii="Times New Roman" w:hAnsi="Times New Roman" w:cs="Times New Roman"/>
          <w:lang w:val="pt-BR"/>
        </w:rPr>
        <w:t xml:space="preserve"> PCC6803. Foram utilizadas suspensões de </w:t>
      </w:r>
      <w:proofErr w:type="spellStart"/>
      <w:r w:rsidRPr="00DA6FEE">
        <w:rPr>
          <w:rFonts w:ascii="Times New Roman" w:hAnsi="Times New Roman" w:cs="Times New Roman"/>
          <w:lang w:val="pt-BR"/>
        </w:rPr>
        <w:t>NPs</w:t>
      </w:r>
      <w:proofErr w:type="spellEnd"/>
      <w:r w:rsidRPr="00DA6FEE">
        <w:rPr>
          <w:rFonts w:ascii="Times New Roman" w:hAnsi="Times New Roman" w:cs="Times New Roman"/>
          <w:lang w:val="pt-BR"/>
        </w:rPr>
        <w:t xml:space="preserve"> caracterizadas aplicadas em águas artificiais e naturais (rio Sena, França). Dentre outros resultados</w:t>
      </w:r>
      <w:r w:rsidR="00AA3DCC">
        <w:rPr>
          <w:rFonts w:ascii="Times New Roman" w:hAnsi="Times New Roman" w:cs="Times New Roman"/>
          <w:lang w:val="pt-BR"/>
        </w:rPr>
        <w:t>,</w:t>
      </w:r>
      <w:r w:rsidRPr="00DA6FEE">
        <w:rPr>
          <w:rFonts w:ascii="Times New Roman" w:hAnsi="Times New Roman" w:cs="Times New Roman"/>
          <w:lang w:val="pt-BR"/>
        </w:rPr>
        <w:t xml:space="preserve"> foi relatado pelos autores que os </w:t>
      </w:r>
      <w:proofErr w:type="spellStart"/>
      <w:r w:rsidRPr="00DA6FEE">
        <w:rPr>
          <w:rFonts w:ascii="Times New Roman" w:hAnsi="Times New Roman" w:cs="Times New Roman"/>
          <w:lang w:val="pt-BR"/>
        </w:rPr>
        <w:t>NPs</w:t>
      </w:r>
      <w:proofErr w:type="spellEnd"/>
      <w:r w:rsidRPr="00DA6FEE">
        <w:rPr>
          <w:rFonts w:ascii="Times New Roman" w:hAnsi="Times New Roman" w:cs="Times New Roman"/>
          <w:lang w:val="pt-BR"/>
        </w:rPr>
        <w:t xml:space="preserve"> desencadeiam efeitos deletérios diretos (morte celular) e indiretos (sedimentação celular, impedindo a captura de luz, que é crucial para a fotossíntese).  </w:t>
      </w:r>
    </w:p>
    <w:p w14:paraId="7BA57D06" w14:textId="7CAE23EC" w:rsidR="00D01FF6" w:rsidRPr="00DA6FEE" w:rsidRDefault="008B1605" w:rsidP="00D01FF6">
      <w:pPr>
        <w:pStyle w:val="NormalWeb"/>
        <w:spacing w:before="0" w:beforeAutospacing="0" w:after="0" w:afterAutospacing="0" w:line="360" w:lineRule="auto"/>
        <w:jc w:val="both"/>
      </w:pPr>
      <w:r>
        <w:t xml:space="preserve">Segundo </w:t>
      </w:r>
      <w:proofErr w:type="spellStart"/>
      <w:r>
        <w:t>Planchon</w:t>
      </w:r>
      <w:proofErr w:type="spellEnd"/>
      <w:r>
        <w:t xml:space="preserve"> et al. 2013</w:t>
      </w:r>
      <w:r w:rsidR="00493633" w:rsidRPr="00DA6FEE">
        <w:t xml:space="preserve"> os </w:t>
      </w:r>
      <w:proofErr w:type="spellStart"/>
      <w:r w:rsidR="00493633" w:rsidRPr="00DA6FEE">
        <w:t>exopolissacarídeos</w:t>
      </w:r>
      <w:proofErr w:type="spellEnd"/>
      <w:r w:rsidR="00493633" w:rsidRPr="00DA6FEE">
        <w:t xml:space="preserve"> desempenham um papel crucial na proteção da espécie </w:t>
      </w:r>
      <w:proofErr w:type="spellStart"/>
      <w:r w:rsidR="00493633" w:rsidRPr="00DA6FEE">
        <w:rPr>
          <w:i/>
        </w:rPr>
        <w:t>Synechocystis</w:t>
      </w:r>
      <w:proofErr w:type="spellEnd"/>
      <w:r w:rsidR="00493633" w:rsidRPr="00DA6FEE">
        <w:t xml:space="preserve"> contra a morte celular causada por </w:t>
      </w:r>
      <w:proofErr w:type="spellStart"/>
      <w:r w:rsidR="00493633" w:rsidRPr="00DA6FEE">
        <w:t>NPs</w:t>
      </w:r>
      <w:proofErr w:type="spellEnd"/>
      <w:r w:rsidR="00493633" w:rsidRPr="00DA6FEE">
        <w:t xml:space="preserve"> de TiO</w:t>
      </w:r>
      <w:r w:rsidR="00493633" w:rsidRPr="00DA6FEE">
        <w:rPr>
          <w:vertAlign w:val="subscript"/>
        </w:rPr>
        <w:t>2</w:t>
      </w:r>
      <w:r w:rsidR="00493633" w:rsidRPr="00DA6FEE">
        <w:t xml:space="preserve"> . O autor apresenta entre suas conclusões que os efeitos tóxicos</w:t>
      </w:r>
      <w:r w:rsidR="00AA3DCC">
        <w:t xml:space="preserve"> do tratamento</w:t>
      </w:r>
      <w:r w:rsidR="00493633" w:rsidRPr="00DA6FEE">
        <w:t xml:space="preserve"> dependem de três parâmetros: concentração de </w:t>
      </w:r>
      <w:proofErr w:type="spellStart"/>
      <w:r w:rsidR="00493633" w:rsidRPr="00DA6FEE">
        <w:t>NPs</w:t>
      </w:r>
      <w:proofErr w:type="spellEnd"/>
      <w:r w:rsidR="00493633" w:rsidRPr="00DA6FEE">
        <w:t xml:space="preserve">, estado de agregação de </w:t>
      </w:r>
      <w:proofErr w:type="spellStart"/>
      <w:r w:rsidR="00493633" w:rsidRPr="00DA6FEE">
        <w:t>NPs</w:t>
      </w:r>
      <w:proofErr w:type="spellEnd"/>
      <w:r w:rsidR="00493633" w:rsidRPr="00DA6FEE">
        <w:t xml:space="preserve"> e presença ou ausência de EPS, que normalmente retém </w:t>
      </w:r>
      <w:proofErr w:type="spellStart"/>
      <w:r w:rsidR="00493633" w:rsidRPr="00DA6FEE">
        <w:t>NPs</w:t>
      </w:r>
      <w:proofErr w:type="spellEnd"/>
      <w:r w:rsidR="00493633" w:rsidRPr="00DA6FEE">
        <w:t xml:space="preserve"> </w:t>
      </w:r>
      <w:proofErr w:type="spellStart"/>
      <w:r w:rsidR="00493633" w:rsidRPr="00DA6FEE">
        <w:t>and</w:t>
      </w:r>
      <w:proofErr w:type="spellEnd"/>
      <w:r w:rsidR="00493633" w:rsidRPr="00DA6FEE">
        <w:t xml:space="preserve"> </w:t>
      </w:r>
      <w:proofErr w:type="spellStart"/>
      <w:r w:rsidR="00493633" w:rsidRPr="00DA6FEE">
        <w:t>NPs-generated</w:t>
      </w:r>
      <w:proofErr w:type="spellEnd"/>
      <w:r w:rsidR="00493633" w:rsidRPr="00DA6FEE">
        <w:t xml:space="preserve"> ROS da parede celular e de suas funçõe</w:t>
      </w:r>
      <w:r w:rsidR="00D01FF6">
        <w:t xml:space="preserve">s cruciais de transporte.  </w:t>
      </w:r>
    </w:p>
    <w:p w14:paraId="6FC78669" w14:textId="3EC48152" w:rsidR="00121A28" w:rsidRPr="00493633" w:rsidRDefault="00CE775E" w:rsidP="00493633">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 xml:space="preserve">Hong e </w:t>
      </w:r>
      <w:proofErr w:type="spellStart"/>
      <w:r w:rsidRPr="00DA6FEE">
        <w:rPr>
          <w:rFonts w:ascii="Times New Roman" w:eastAsia="Times New Roman" w:hAnsi="Times New Roman" w:cs="Times New Roman"/>
          <w:lang w:val="pt-BR" w:eastAsia="pt-BR"/>
        </w:rPr>
        <w:t>Otaki</w:t>
      </w:r>
      <w:proofErr w:type="spellEnd"/>
      <w:r w:rsidRPr="00DA6FEE">
        <w:rPr>
          <w:rFonts w:ascii="Times New Roman" w:eastAsia="Times New Roman" w:hAnsi="Times New Roman" w:cs="Times New Roman"/>
          <w:lang w:val="pt-BR" w:eastAsia="pt-BR"/>
        </w:rPr>
        <w:t>, 2005 demonstraram que nanopartículas de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em combinação com luz UV destroem a organização da superfície celular de algas </w:t>
      </w:r>
      <w:proofErr w:type="spellStart"/>
      <w:r>
        <w:rPr>
          <w:rFonts w:ascii="Times New Roman" w:eastAsia="Times New Roman" w:hAnsi="Times New Roman" w:cs="Times New Roman"/>
          <w:lang w:val="pt-BR" w:eastAsia="pt-BR"/>
        </w:rPr>
        <w:t>verde-azuladas</w:t>
      </w:r>
      <w:proofErr w:type="spellEnd"/>
      <w:r>
        <w:rPr>
          <w:rFonts w:ascii="Times New Roman" w:eastAsia="Times New Roman" w:hAnsi="Times New Roman" w:cs="Times New Roman"/>
          <w:lang w:val="pt-BR" w:eastAsia="pt-BR"/>
        </w:rPr>
        <w:t xml:space="preserve"> </w:t>
      </w:r>
      <w:proofErr w:type="spellStart"/>
      <w:r>
        <w:rPr>
          <w:rFonts w:ascii="Times New Roman" w:eastAsia="Times New Roman" w:hAnsi="Times New Roman" w:cs="Times New Roman"/>
          <w:lang w:val="pt-BR" w:eastAsia="pt-BR"/>
        </w:rPr>
        <w:t>Chroococcus</w:t>
      </w:r>
      <w:proofErr w:type="spellEnd"/>
      <w:r>
        <w:rPr>
          <w:rFonts w:ascii="Times New Roman" w:eastAsia="Times New Roman" w:hAnsi="Times New Roman" w:cs="Times New Roman"/>
          <w:lang w:val="pt-BR" w:eastAsia="pt-BR"/>
        </w:rPr>
        <w:t xml:space="preserve"> sp. </w:t>
      </w:r>
    </w:p>
    <w:p w14:paraId="49B51ED4" w14:textId="776B90E2" w:rsidR="00632172" w:rsidRPr="00DA6FEE" w:rsidRDefault="00632172" w:rsidP="006D1257">
      <w:pPr>
        <w:rPr>
          <w:rFonts w:ascii="Times New Roman" w:hAnsi="Times New Roman" w:cs="Times New Roman"/>
          <w:lang w:val="pt-BR"/>
        </w:rPr>
      </w:pPr>
      <w:r w:rsidRPr="00DA6FEE">
        <w:rPr>
          <w:rFonts w:ascii="Times New Roman" w:hAnsi="Times New Roman" w:cs="Times New Roman"/>
          <w:lang w:val="pt-BR"/>
        </w:rPr>
        <w:t>A toxicidade</w:t>
      </w:r>
      <w:r w:rsidR="00E31FC3">
        <w:rPr>
          <w:rFonts w:ascii="Times New Roman" w:hAnsi="Times New Roman" w:cs="Times New Roman"/>
          <w:lang w:val="pt-BR"/>
        </w:rPr>
        <w:t xml:space="preserve"> das nanopartículas manipuladas </w:t>
      </w:r>
      <w:r w:rsidRPr="00DA6FEE">
        <w:rPr>
          <w:rFonts w:ascii="Times New Roman" w:hAnsi="Times New Roman" w:cs="Times New Roman"/>
          <w:lang w:val="pt-BR"/>
        </w:rPr>
        <w:t>com TiO</w:t>
      </w:r>
      <w:r w:rsidRPr="00DA6FEE">
        <w:rPr>
          <w:rFonts w:ascii="Times New Roman" w:hAnsi="Times New Roman" w:cs="Times New Roman"/>
          <w:vertAlign w:val="subscript"/>
          <w:lang w:val="pt-BR"/>
        </w:rPr>
        <w:t>2</w:t>
      </w:r>
      <w:r w:rsidRPr="00DA6FEE">
        <w:rPr>
          <w:rFonts w:ascii="Times New Roman" w:hAnsi="Times New Roman" w:cs="Times New Roman"/>
          <w:lang w:val="pt-BR"/>
        </w:rPr>
        <w:t> (</w:t>
      </w:r>
      <w:proofErr w:type="spellStart"/>
      <w:r w:rsidRPr="00DA6FEE">
        <w:rPr>
          <w:rFonts w:ascii="Times New Roman" w:hAnsi="Times New Roman" w:cs="Times New Roman"/>
          <w:lang w:val="pt-BR"/>
        </w:rPr>
        <w:t>NPs</w:t>
      </w:r>
      <w:proofErr w:type="spellEnd"/>
      <w:r w:rsidRPr="00DA6FEE">
        <w:rPr>
          <w:rFonts w:ascii="Times New Roman" w:hAnsi="Times New Roman" w:cs="Times New Roman"/>
          <w:lang w:val="pt-BR"/>
        </w:rPr>
        <w:t>) para a microalga marinha </w:t>
      </w:r>
      <w:proofErr w:type="spellStart"/>
      <w:r w:rsidRPr="00DA6FEE">
        <w:rPr>
          <w:rStyle w:val="nfase"/>
          <w:rFonts w:ascii="Times New Roman" w:hAnsi="Times New Roman" w:cs="Times New Roman"/>
          <w:lang w:val="pt-BR"/>
        </w:rPr>
        <w:t>Nitzschia</w:t>
      </w:r>
      <w:proofErr w:type="spellEnd"/>
      <w:r w:rsidRPr="00DA6FEE">
        <w:rPr>
          <w:rStyle w:val="nfase"/>
          <w:rFonts w:ascii="Times New Roman" w:hAnsi="Times New Roman" w:cs="Times New Roman"/>
          <w:lang w:val="pt-BR"/>
        </w:rPr>
        <w:t xml:space="preserve"> </w:t>
      </w:r>
      <w:proofErr w:type="spellStart"/>
      <w:r w:rsidRPr="00DA6FEE">
        <w:rPr>
          <w:rStyle w:val="nfase"/>
          <w:rFonts w:ascii="Times New Roman" w:hAnsi="Times New Roman" w:cs="Times New Roman"/>
          <w:lang w:val="pt-BR"/>
        </w:rPr>
        <w:t>closterium</w:t>
      </w:r>
      <w:proofErr w:type="spellEnd"/>
      <w:r w:rsidRPr="00DA6FEE">
        <w:rPr>
          <w:rFonts w:ascii="Times New Roman" w:hAnsi="Times New Roman" w:cs="Times New Roman"/>
          <w:lang w:val="pt-BR"/>
        </w:rPr>
        <w:t> foi investigada</w:t>
      </w:r>
      <w:r w:rsidR="006755C3" w:rsidRPr="00DA6FEE">
        <w:rPr>
          <w:rFonts w:ascii="Times New Roman" w:hAnsi="Times New Roman" w:cs="Times New Roman"/>
          <w:lang w:val="pt-BR"/>
        </w:rPr>
        <w:t xml:space="preserve"> por</w:t>
      </w:r>
      <w:r w:rsidR="00D47B4C" w:rsidRPr="00DA6FEE">
        <w:rPr>
          <w:rFonts w:ascii="Times New Roman" w:hAnsi="Times New Roman" w:cs="Times New Roman"/>
          <w:lang w:val="pt-BR"/>
        </w:rPr>
        <w:t xml:space="preserve"> </w:t>
      </w:r>
      <w:proofErr w:type="spellStart"/>
      <w:r w:rsidR="00D47B4C" w:rsidRPr="00DA6FEE">
        <w:rPr>
          <w:rFonts w:ascii="Times New Roman" w:hAnsi="Times New Roman" w:cs="Times New Roman"/>
          <w:lang w:val="pt-BR"/>
        </w:rPr>
        <w:t>Xia</w:t>
      </w:r>
      <w:proofErr w:type="spellEnd"/>
      <w:r w:rsidR="00D47B4C" w:rsidRPr="00DA6FEE">
        <w:rPr>
          <w:rFonts w:ascii="Times New Roman" w:hAnsi="Times New Roman" w:cs="Times New Roman"/>
          <w:lang w:val="pt-BR"/>
        </w:rPr>
        <w:t xml:space="preserve"> et al., 2015</w:t>
      </w:r>
      <w:r w:rsidRPr="00DA6FEE">
        <w:rPr>
          <w:rFonts w:ascii="Times New Roman" w:hAnsi="Times New Roman" w:cs="Times New Roman"/>
          <w:lang w:val="pt-BR"/>
        </w:rPr>
        <w:t xml:space="preserve"> examinando a inibição </w:t>
      </w:r>
      <w:r w:rsidRPr="00DA6FEE">
        <w:rPr>
          <w:rFonts w:ascii="Times New Roman" w:hAnsi="Times New Roman" w:cs="Times New Roman"/>
          <w:lang w:val="pt-BR"/>
        </w:rPr>
        <w:lastRenderedPageBreak/>
        <w:t>do crescimento, o estresse oxidativo e a absorção. </w:t>
      </w:r>
      <w:r w:rsidR="00E31FC3">
        <w:rPr>
          <w:rFonts w:ascii="Times New Roman" w:hAnsi="Times New Roman" w:cs="Times New Roman"/>
          <w:lang w:val="pt-BR"/>
        </w:rPr>
        <w:t>Quando exposto aos TiO</w:t>
      </w:r>
      <w:r w:rsidR="00E31FC3" w:rsidRPr="00E31FC3">
        <w:rPr>
          <w:rFonts w:ascii="Times New Roman" w:hAnsi="Times New Roman" w:cs="Times New Roman"/>
          <w:vertAlign w:val="subscript"/>
          <w:lang w:val="pt-BR"/>
        </w:rPr>
        <w:t>2</w:t>
      </w:r>
      <w:r w:rsidR="00E31FC3">
        <w:rPr>
          <w:rFonts w:ascii="Times New Roman" w:hAnsi="Times New Roman" w:cs="Times New Roman"/>
          <w:vertAlign w:val="subscript"/>
          <w:lang w:val="pt-BR"/>
        </w:rPr>
        <w:t xml:space="preserve"> -</w:t>
      </w:r>
      <w:proofErr w:type="spellStart"/>
      <w:r w:rsidR="00D47B4C" w:rsidRPr="00DA6FEE">
        <w:rPr>
          <w:rFonts w:ascii="Times New Roman" w:hAnsi="Times New Roman" w:cs="Times New Roman"/>
          <w:lang w:val="pt-BR"/>
        </w:rPr>
        <w:t>NPs</w:t>
      </w:r>
      <w:proofErr w:type="spellEnd"/>
      <w:r w:rsidR="00D47B4C" w:rsidRPr="00DA6FEE">
        <w:rPr>
          <w:rFonts w:ascii="Times New Roman" w:hAnsi="Times New Roman" w:cs="Times New Roman"/>
          <w:lang w:val="pt-BR"/>
        </w:rPr>
        <w:t>, o crescimento de</w:t>
      </w:r>
      <w:r w:rsidR="00E31FC3">
        <w:rPr>
          <w:rFonts w:ascii="Times New Roman" w:hAnsi="Times New Roman" w:cs="Times New Roman"/>
          <w:lang w:val="pt-BR"/>
        </w:rPr>
        <w:t>ssa espécie de microalga marinha</w:t>
      </w:r>
      <w:r w:rsidR="00D47B4C" w:rsidRPr="00DA6FEE">
        <w:rPr>
          <w:rFonts w:ascii="Times New Roman" w:hAnsi="Times New Roman" w:cs="Times New Roman"/>
          <w:lang w:val="pt-BR"/>
        </w:rPr>
        <w:t xml:space="preserve"> é inibido devido ao estresse oxidativo induzido por NP, como demonstrado por um sistema de defesa antioxidante sobrecarregado, aumento da peroxidação lipídica e diminuição da integridade da membrana. A internalização aprimorada de partículas contribuiu para o efeito tóxico do </w:t>
      </w:r>
      <w:r w:rsidR="00E31FC3">
        <w:rPr>
          <w:rFonts w:ascii="Times New Roman" w:hAnsi="Times New Roman" w:cs="Times New Roman"/>
          <w:lang w:val="pt-BR"/>
        </w:rPr>
        <w:t>TiO</w:t>
      </w:r>
      <w:r w:rsidR="00E31FC3" w:rsidRPr="00E31FC3">
        <w:rPr>
          <w:rFonts w:ascii="Times New Roman" w:hAnsi="Times New Roman" w:cs="Times New Roman"/>
          <w:vertAlign w:val="subscript"/>
          <w:lang w:val="pt-BR"/>
        </w:rPr>
        <w:t>2</w:t>
      </w:r>
      <w:r w:rsidR="00E31FC3">
        <w:rPr>
          <w:rFonts w:ascii="Times New Roman" w:hAnsi="Times New Roman" w:cs="Times New Roman"/>
          <w:vertAlign w:val="subscript"/>
          <w:lang w:val="pt-BR"/>
        </w:rPr>
        <w:t xml:space="preserve"> -</w:t>
      </w:r>
      <w:proofErr w:type="spellStart"/>
      <w:r w:rsidR="00E31FC3" w:rsidRPr="00DA6FEE">
        <w:rPr>
          <w:rFonts w:ascii="Times New Roman" w:hAnsi="Times New Roman" w:cs="Times New Roman"/>
          <w:lang w:val="pt-BR"/>
        </w:rPr>
        <w:t>NPs</w:t>
      </w:r>
      <w:proofErr w:type="spellEnd"/>
      <w:r w:rsidR="00E31FC3" w:rsidRPr="00DA6FEE">
        <w:rPr>
          <w:rFonts w:ascii="Times New Roman" w:hAnsi="Times New Roman" w:cs="Times New Roman"/>
          <w:lang w:val="pt-BR"/>
        </w:rPr>
        <w:t xml:space="preserve"> </w:t>
      </w:r>
      <w:r w:rsidR="00D47B4C" w:rsidRPr="00DA6FEE">
        <w:rPr>
          <w:rFonts w:ascii="Times New Roman" w:hAnsi="Times New Roman" w:cs="Times New Roman"/>
          <w:lang w:val="pt-BR"/>
        </w:rPr>
        <w:t>em células de algas marinhas.</w:t>
      </w:r>
    </w:p>
    <w:p w14:paraId="132BB99E" w14:textId="2D3F42AA" w:rsidR="00C12988" w:rsidRPr="00DA6FEE" w:rsidRDefault="00C12988" w:rsidP="006D1257">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As toxicidades das nanopartículas de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foram determinadas usando o teste de inibição de crescimento de algas </w:t>
      </w:r>
      <w:r w:rsidRPr="00DA6FEE">
        <w:rPr>
          <w:rFonts w:ascii="Times New Roman" w:eastAsia="Times New Roman" w:hAnsi="Times New Roman" w:cs="Times New Roman"/>
          <w:i/>
          <w:lang w:val="pt-BR" w:eastAsia="pt-BR"/>
        </w:rPr>
        <w:t>Pseudokirchneriella subcapitata</w:t>
      </w:r>
      <w:r w:rsidRPr="00DA6FEE">
        <w:rPr>
          <w:rFonts w:ascii="Times New Roman" w:eastAsia="Times New Roman" w:hAnsi="Times New Roman" w:cs="Times New Roman"/>
          <w:lang w:val="pt-BR" w:eastAsia="pt-BR"/>
        </w:rPr>
        <w:t xml:space="preserve"> OECD 201, considerando o potencial sombreamento da luz. O nano TiO</w:t>
      </w:r>
      <w:r w:rsidRPr="00DA6FEE">
        <w:rPr>
          <w:rFonts w:ascii="Times New Roman" w:eastAsia="Times New Roman" w:hAnsi="Times New Roman" w:cs="Times New Roman"/>
          <w:vertAlign w:val="subscript"/>
          <w:lang w:val="pt-BR" w:eastAsia="pt-BR"/>
        </w:rPr>
        <w:t>2</w:t>
      </w:r>
      <w:r w:rsidRPr="00DA6FEE">
        <w:rPr>
          <w:rFonts w:ascii="Times New Roman" w:eastAsia="Times New Roman" w:hAnsi="Times New Roman" w:cs="Times New Roman"/>
          <w:lang w:val="pt-BR" w:eastAsia="pt-BR"/>
        </w:rPr>
        <w:t xml:space="preserve"> formou agregados característicos que prendem células de algas que podem contribuir para o efeito tóxico do nano TiO</w:t>
      </w:r>
      <w:r w:rsidRPr="00DA6FEE">
        <w:rPr>
          <w:rFonts w:ascii="Times New Roman" w:eastAsia="Times New Roman" w:hAnsi="Times New Roman" w:cs="Times New Roman"/>
          <w:vertAlign w:val="subscript"/>
          <w:lang w:val="pt-BR" w:eastAsia="pt-BR"/>
        </w:rPr>
        <w:t>2</w:t>
      </w:r>
      <w:r w:rsidR="0002054A">
        <w:rPr>
          <w:rFonts w:ascii="Times New Roman" w:eastAsia="Times New Roman" w:hAnsi="Times New Roman" w:cs="Times New Roman"/>
          <w:lang w:val="pt-BR" w:eastAsia="pt-BR"/>
        </w:rPr>
        <w:t xml:space="preserve"> nas algas </w:t>
      </w:r>
      <w:r w:rsidRPr="00DA6FEE">
        <w:rPr>
          <w:rFonts w:ascii="Times New Roman" w:eastAsia="Times New Roman" w:hAnsi="Times New Roman" w:cs="Times New Roman"/>
          <w:lang w:val="pt-BR" w:eastAsia="pt-BR"/>
        </w:rPr>
        <w:t>(</w:t>
      </w:r>
      <w:proofErr w:type="spellStart"/>
      <w:r w:rsidRPr="00DA6FEE">
        <w:rPr>
          <w:rFonts w:ascii="Times New Roman" w:hAnsi="Times New Roman" w:cs="Times New Roman"/>
          <w:lang w:val="pt-BR"/>
        </w:rPr>
        <w:t>Aruoja</w:t>
      </w:r>
      <w:proofErr w:type="spellEnd"/>
      <w:r w:rsidRPr="00DA6FEE">
        <w:rPr>
          <w:rFonts w:ascii="Times New Roman" w:hAnsi="Times New Roman" w:cs="Times New Roman"/>
          <w:lang w:val="pt-BR"/>
        </w:rPr>
        <w:t xml:space="preserve"> et al., 2009)</w:t>
      </w:r>
      <w:r w:rsidR="0002054A">
        <w:rPr>
          <w:rFonts w:ascii="Times New Roman" w:hAnsi="Times New Roman" w:cs="Times New Roman"/>
          <w:lang w:val="pt-BR"/>
        </w:rPr>
        <w:t>.</w:t>
      </w:r>
    </w:p>
    <w:p w14:paraId="3D96759F" w14:textId="4592AB4D" w:rsidR="00342B81" w:rsidRDefault="00342B81" w:rsidP="00AA3B89">
      <w:pPr>
        <w:rPr>
          <w:rFonts w:ascii="Times New Roman" w:hAnsi="Times New Roman" w:cs="Times New Roman"/>
          <w:lang w:val="pt-BR"/>
        </w:rPr>
      </w:pPr>
      <w:r w:rsidRPr="00DA6FEE">
        <w:rPr>
          <w:rFonts w:ascii="Times New Roman" w:hAnsi="Times New Roman" w:cs="Times New Roman"/>
          <w:lang w:val="pt-BR"/>
        </w:rPr>
        <w:t xml:space="preserve">Estudos realizados por </w:t>
      </w:r>
      <w:r w:rsidR="000C4517" w:rsidRPr="00DA6FEE">
        <w:rPr>
          <w:rFonts w:ascii="Times New Roman" w:hAnsi="Times New Roman" w:cs="Times New Roman"/>
          <w:lang w:val="pt-BR"/>
        </w:rPr>
        <w:fldChar w:fldCharType="begin" w:fldLock="1"/>
      </w:r>
      <w:r w:rsidR="00416BC1">
        <w:rPr>
          <w:rFonts w:ascii="Times New Roman" w:hAnsi="Times New Roman" w:cs="Times New Roman"/>
          <w:lang w:val="pt-BR"/>
        </w:rPr>
        <w:instrText>ADDIN CSL_CITATION {"citationItems":[{"id":"ITEM-1","itemData":{"DOI":"https://doi.org/10.1016/j.buildenv.2013.03.003","author":[{"dropping-particle":"","family":"Lorenzo Graziani, Enrico Quagliarini, Andrea Osimani, Lucia Aquilanti, Francesca Clementi, Claude Yéprémian, Vicenzo Lariccia, Salvatore Amoroso","given":"Marco D'Orazio","non-dropping-particle":"","parse-names":false,"suffix":""}],"id":"ITEM-1","issued":{"date-parts":[["2013"]]},"page":"38-45","title":"Evaluation of inhibitory effect of TiO2 nanocoatings against microalgal growth on clay brick façades under weak UV exposure conditions.pdf","type":"article"},"uris":["http://www.mendeley.com/documents/?uuid=a708f032-7f19-4013-bd85-c1db8075862b"]}],"mendeley":{"formattedCitation":"(Lorenzo Graziani, Enrico Quagliarini, Andrea Osimani, Lucia Aquilanti, Francesca Clementi, Claude Yéprémian, Vicenzo Lariccia, Salvatore Amoroso, 2013)","manualFormatting":"(Graziani et al., 2013)","plainTextFormattedCitation":"(Lorenzo Graziani, Enrico Quagliarini, Andrea Osimani, Lucia Aquilanti, Francesca Clementi, Claude Yéprémian, Vicenzo Lariccia, Salvatore Amoroso, 2013)","previouslyFormattedCitation":"(Lorenzo Graziani, Enrico Quagliarini, Andrea Osimani, Lucia Aquilanti, Francesca Clementi, Claude Yéprémian, Vicenzo Lariccia, Salvatore Amoroso, 2013)"},"properties":{"noteIndex":0},"schema":"https://github.com/citation-style-language/schema/raw/master/csl-citation.json"}</w:instrText>
      </w:r>
      <w:r w:rsidR="000C4517" w:rsidRPr="00DA6FEE">
        <w:rPr>
          <w:rFonts w:ascii="Times New Roman" w:hAnsi="Times New Roman" w:cs="Times New Roman"/>
          <w:lang w:val="pt-BR"/>
        </w:rPr>
        <w:fldChar w:fldCharType="separate"/>
      </w:r>
      <w:r w:rsidR="000C4517" w:rsidRPr="00DA6FEE">
        <w:rPr>
          <w:rFonts w:ascii="Times New Roman" w:hAnsi="Times New Roman" w:cs="Times New Roman"/>
          <w:noProof/>
          <w:lang w:val="pt-BR"/>
        </w:rPr>
        <w:t>(Graziani et al., 2013)</w:t>
      </w:r>
      <w:r w:rsidR="000C4517" w:rsidRPr="00DA6FEE">
        <w:rPr>
          <w:rFonts w:ascii="Times New Roman" w:hAnsi="Times New Roman" w:cs="Times New Roman"/>
          <w:lang w:val="pt-BR"/>
        </w:rPr>
        <w:fldChar w:fldCharType="end"/>
      </w:r>
      <w:r w:rsidR="000C4517" w:rsidRPr="00DA6FEE">
        <w:rPr>
          <w:rFonts w:ascii="Times New Roman" w:hAnsi="Times New Roman" w:cs="Times New Roman"/>
          <w:lang w:val="pt-BR"/>
        </w:rPr>
        <w:t xml:space="preserve"> apresentaram a </w:t>
      </w:r>
      <w:r w:rsidRPr="00DA6FEE">
        <w:rPr>
          <w:rFonts w:ascii="Times New Roman" w:hAnsi="Times New Roman" w:cs="Times New Roman"/>
          <w:lang w:val="pt-BR"/>
        </w:rPr>
        <w:t>avaliação do crescimento de microalgas</w:t>
      </w:r>
      <w:r w:rsidR="000C4517" w:rsidRPr="00DA6FEE">
        <w:rPr>
          <w:rFonts w:ascii="Times New Roman" w:hAnsi="Times New Roman" w:cs="Times New Roman"/>
          <w:lang w:val="pt-BR"/>
        </w:rPr>
        <w:t xml:space="preserve"> após a exposição ao</w:t>
      </w:r>
      <w:r w:rsidRPr="00DA6FEE">
        <w:rPr>
          <w:rFonts w:ascii="Times New Roman" w:hAnsi="Times New Roman" w:cs="Times New Roman"/>
          <w:lang w:val="pt-BR"/>
        </w:rPr>
        <w:t xml:space="preserve"> TiO</w:t>
      </w:r>
      <w:r w:rsidRPr="00DA6FEE">
        <w:rPr>
          <w:rFonts w:ascii="Times New Roman" w:hAnsi="Times New Roman" w:cs="Times New Roman"/>
          <w:vertAlign w:val="subscript"/>
          <w:lang w:val="pt-BR"/>
        </w:rPr>
        <w:t>2</w:t>
      </w:r>
      <w:r w:rsidRPr="00DA6FEE">
        <w:rPr>
          <w:rFonts w:ascii="Times New Roman" w:hAnsi="Times New Roman" w:cs="Times New Roman"/>
          <w:lang w:val="pt-BR"/>
        </w:rPr>
        <w:t> </w:t>
      </w:r>
      <w:r w:rsidR="00AA3DCC">
        <w:rPr>
          <w:rFonts w:ascii="Times New Roman" w:hAnsi="Times New Roman" w:cs="Times New Roman"/>
          <w:lang w:val="pt-BR"/>
        </w:rPr>
        <w:t>–</w:t>
      </w:r>
      <w:proofErr w:type="spellStart"/>
      <w:r w:rsidRPr="00DA6FEE">
        <w:rPr>
          <w:rFonts w:ascii="Times New Roman" w:hAnsi="Times New Roman" w:cs="Times New Roman"/>
          <w:lang w:val="pt-BR"/>
        </w:rPr>
        <w:t>treated</w:t>
      </w:r>
      <w:proofErr w:type="spellEnd"/>
      <w:r w:rsidR="00AA3DCC">
        <w:rPr>
          <w:rFonts w:ascii="Times New Roman" w:hAnsi="Times New Roman" w:cs="Times New Roman"/>
          <w:lang w:val="pt-BR"/>
        </w:rPr>
        <w:t>.</w:t>
      </w:r>
      <w:r w:rsidRPr="00DA6FEE">
        <w:rPr>
          <w:rFonts w:ascii="Times New Roman" w:hAnsi="Times New Roman" w:cs="Times New Roman"/>
          <w:lang w:val="pt-BR"/>
        </w:rPr>
        <w:t xml:space="preserve"> Nesse estudo foi avaliado o crescimento de duas estirpes a </w:t>
      </w:r>
      <w:r w:rsidRPr="00DA6FEE">
        <w:rPr>
          <w:rStyle w:val="nfase"/>
          <w:rFonts w:ascii="Times New Roman" w:hAnsi="Times New Roman" w:cs="Times New Roman"/>
          <w:lang w:val="pt-BR"/>
        </w:rPr>
        <w:t xml:space="preserve"> Chlorella</w:t>
      </w:r>
      <w:r w:rsidRPr="00DA6FEE">
        <w:rPr>
          <w:rFonts w:ascii="Times New Roman" w:hAnsi="Times New Roman" w:cs="Times New Roman"/>
          <w:lang w:val="pt-BR"/>
        </w:rPr>
        <w:t> </w:t>
      </w:r>
      <w:proofErr w:type="spellStart"/>
      <w:r w:rsidRPr="00DA6FEE">
        <w:rPr>
          <w:rStyle w:val="nfase"/>
          <w:rFonts w:ascii="Times New Roman" w:hAnsi="Times New Roman" w:cs="Times New Roman"/>
          <w:lang w:val="pt-BR"/>
        </w:rPr>
        <w:t>mirabilis</w:t>
      </w:r>
      <w:proofErr w:type="spellEnd"/>
      <w:r w:rsidRPr="00DA6FEE">
        <w:rPr>
          <w:rStyle w:val="nfase"/>
          <w:rFonts w:ascii="Times New Roman" w:hAnsi="Times New Roman" w:cs="Times New Roman"/>
          <w:lang w:val="pt-BR"/>
        </w:rPr>
        <w:t xml:space="preserve"> </w:t>
      </w:r>
      <w:r w:rsidRPr="00DA6FEE">
        <w:rPr>
          <w:rFonts w:ascii="Times New Roman" w:hAnsi="Times New Roman" w:cs="Times New Roman"/>
          <w:lang w:val="pt-BR"/>
        </w:rPr>
        <w:t>e </w:t>
      </w:r>
      <w:proofErr w:type="spellStart"/>
      <w:r w:rsidRPr="00DA6FEE">
        <w:rPr>
          <w:rStyle w:val="nfase"/>
          <w:rFonts w:ascii="Times New Roman" w:hAnsi="Times New Roman" w:cs="Times New Roman"/>
          <w:lang w:val="pt-BR"/>
        </w:rPr>
        <w:t>Chroococcidiopsis</w:t>
      </w:r>
      <w:proofErr w:type="spellEnd"/>
      <w:r w:rsidRPr="00DA6FEE">
        <w:rPr>
          <w:rStyle w:val="nfase"/>
          <w:rFonts w:ascii="Times New Roman" w:hAnsi="Times New Roman" w:cs="Times New Roman"/>
          <w:lang w:val="pt-BR"/>
        </w:rPr>
        <w:t xml:space="preserve"> </w:t>
      </w:r>
      <w:proofErr w:type="spellStart"/>
      <w:r w:rsidRPr="00DA6FEE">
        <w:rPr>
          <w:rStyle w:val="nfase"/>
          <w:rFonts w:ascii="Times New Roman" w:hAnsi="Times New Roman" w:cs="Times New Roman"/>
          <w:lang w:val="pt-BR"/>
        </w:rPr>
        <w:t>fissurarum</w:t>
      </w:r>
      <w:proofErr w:type="spellEnd"/>
      <w:r w:rsidRPr="00DA6FEE">
        <w:rPr>
          <w:rFonts w:ascii="Times New Roman" w:hAnsi="Times New Roman" w:cs="Times New Roman"/>
          <w:lang w:val="pt-BR"/>
        </w:rPr>
        <w:t> em TiO</w:t>
      </w:r>
      <w:r w:rsidRPr="00DA6FEE">
        <w:rPr>
          <w:rFonts w:ascii="Times New Roman" w:hAnsi="Times New Roman" w:cs="Times New Roman"/>
          <w:vertAlign w:val="subscript"/>
          <w:lang w:val="pt-BR"/>
        </w:rPr>
        <w:t>2</w:t>
      </w:r>
      <w:r w:rsidRPr="00DA6FEE">
        <w:rPr>
          <w:rFonts w:ascii="Times New Roman" w:hAnsi="Times New Roman" w:cs="Times New Roman"/>
          <w:lang w:val="pt-BR"/>
        </w:rPr>
        <w:t> -</w:t>
      </w:r>
      <w:proofErr w:type="spellStart"/>
      <w:r w:rsidRPr="00DA6FEE">
        <w:rPr>
          <w:rFonts w:ascii="Times New Roman" w:hAnsi="Times New Roman" w:cs="Times New Roman"/>
          <w:lang w:val="pt-BR"/>
        </w:rPr>
        <w:t>treated</w:t>
      </w:r>
      <w:proofErr w:type="spellEnd"/>
      <w:r w:rsidRPr="00DA6FEE">
        <w:rPr>
          <w:rFonts w:ascii="Times New Roman" w:hAnsi="Times New Roman" w:cs="Times New Roman"/>
          <w:lang w:val="pt-BR"/>
        </w:rPr>
        <w:t xml:space="preserve"> e em experimento controle.  Foram realizados teste de crescimento acelerado e uma combinação de análise colorimétrica e</w:t>
      </w:r>
      <w:r w:rsidR="006755C3" w:rsidRPr="00DA6FEE">
        <w:rPr>
          <w:rFonts w:ascii="Times New Roman" w:hAnsi="Times New Roman" w:cs="Times New Roman"/>
          <w:lang w:val="pt-BR"/>
        </w:rPr>
        <w:t xml:space="preserve"> análise de imagem digital (DIA</w:t>
      </w:r>
      <w:r w:rsidRPr="00DA6FEE">
        <w:rPr>
          <w:rFonts w:ascii="Times New Roman" w:hAnsi="Times New Roman" w:cs="Times New Roman"/>
          <w:lang w:val="pt-BR"/>
        </w:rPr>
        <w:t>). Dentre os resultados obtidos</w:t>
      </w:r>
      <w:r w:rsidR="00AA3DCC">
        <w:rPr>
          <w:rFonts w:ascii="Times New Roman" w:hAnsi="Times New Roman" w:cs="Times New Roman"/>
          <w:lang w:val="pt-BR"/>
        </w:rPr>
        <w:t>,</w:t>
      </w:r>
      <w:r w:rsidRPr="00DA6FEE">
        <w:rPr>
          <w:rFonts w:ascii="Times New Roman" w:hAnsi="Times New Roman" w:cs="Times New Roman"/>
          <w:lang w:val="pt-BR"/>
        </w:rPr>
        <w:t xml:space="preserve"> a análise colorimétrica mostrou que a área coberta pelas duas cepas de teste em amostras tratadas e controle de TiO</w:t>
      </w:r>
      <w:r w:rsidRPr="00DA6FEE">
        <w:rPr>
          <w:rFonts w:ascii="Times New Roman" w:hAnsi="Times New Roman" w:cs="Times New Roman"/>
          <w:vertAlign w:val="subscript"/>
          <w:lang w:val="pt-BR"/>
        </w:rPr>
        <w:t>2</w:t>
      </w:r>
      <w:r w:rsidRPr="00DA6FEE">
        <w:rPr>
          <w:rFonts w:ascii="Times New Roman" w:hAnsi="Times New Roman" w:cs="Times New Roman"/>
          <w:lang w:val="pt-BR"/>
        </w:rPr>
        <w:t> era a mesma, enquanto o DIA mostrou que o nano-revestimento de TiO</w:t>
      </w:r>
      <w:r w:rsidRPr="00DA6FEE">
        <w:rPr>
          <w:rFonts w:ascii="Times New Roman" w:hAnsi="Times New Roman" w:cs="Times New Roman"/>
          <w:vertAlign w:val="subscript"/>
          <w:lang w:val="pt-BR"/>
        </w:rPr>
        <w:t>2</w:t>
      </w:r>
      <w:r w:rsidRPr="00DA6FEE">
        <w:rPr>
          <w:rFonts w:ascii="Times New Roman" w:hAnsi="Times New Roman" w:cs="Times New Roman"/>
          <w:lang w:val="pt-BR"/>
        </w:rPr>
        <w:t> foi capaz de retardar a formação de biofilme nas amostras, mas foi incapaz de parar o processo de crescimento de microalgas.</w:t>
      </w:r>
    </w:p>
    <w:p w14:paraId="1F841B8A" w14:textId="0CC0417F" w:rsidR="0002054A" w:rsidRPr="0002054A" w:rsidRDefault="0002054A" w:rsidP="00AA3B89">
      <w:pPr>
        <w:rPr>
          <w:rFonts w:ascii="Times New Roman" w:eastAsia="Times New Roman" w:hAnsi="Times New Roman" w:cs="Times New Roman"/>
          <w:lang w:val="pt-BR" w:eastAsia="pt-BR"/>
        </w:rPr>
      </w:pPr>
      <w:r w:rsidRPr="00DA6FEE">
        <w:rPr>
          <w:rFonts w:ascii="Times New Roman" w:eastAsia="Times New Roman" w:hAnsi="Times New Roman" w:cs="Times New Roman"/>
          <w:lang w:val="pt-BR" w:eastAsia="pt-BR"/>
        </w:rPr>
        <w:t xml:space="preserve">Estudos buscando a </w:t>
      </w:r>
      <w:r w:rsidRPr="00DA6FEE">
        <w:rPr>
          <w:rFonts w:ascii="Times New Roman" w:hAnsi="Times New Roman" w:cs="Times New Roman"/>
          <w:bCs/>
          <w:lang w:val="pt-BR"/>
        </w:rPr>
        <w:t xml:space="preserve">prevenção do crescimento de biofilme em superfícies testou </w:t>
      </w:r>
      <w:r w:rsidRPr="00DA6FEE">
        <w:rPr>
          <w:rFonts w:ascii="Times New Roman" w:eastAsia="Times New Roman" w:hAnsi="Times New Roman" w:cs="Times New Roman"/>
          <w:lang w:val="pt-BR" w:eastAsia="pt-BR"/>
        </w:rPr>
        <w:t>a inativação fotocatalítica do crescimento de algas aeroterrestres em vidro revestido com TiO</w:t>
      </w:r>
      <w:r w:rsidRPr="00DA6FEE">
        <w:rPr>
          <w:rFonts w:ascii="Times New Roman" w:eastAsia="Times New Roman" w:hAnsi="Times New Roman" w:cs="Times New Roman"/>
          <w:vertAlign w:val="subscript"/>
          <w:lang w:val="pt-BR" w:eastAsia="pt-BR"/>
        </w:rPr>
        <w:t xml:space="preserve">2. </w:t>
      </w:r>
      <w:r w:rsidRPr="00DA6FEE">
        <w:rPr>
          <w:rFonts w:ascii="Times New Roman" w:eastAsia="Times New Roman" w:hAnsi="Times New Roman" w:cs="Times New Roman"/>
          <w:lang w:val="pt-BR" w:eastAsia="pt-BR"/>
        </w:rPr>
        <w:t>Foram realizados testes com du</w:t>
      </w:r>
      <w:r>
        <w:rPr>
          <w:rFonts w:ascii="Times New Roman" w:eastAsia="Times New Roman" w:hAnsi="Times New Roman" w:cs="Times New Roman"/>
          <w:lang w:val="pt-BR" w:eastAsia="pt-BR"/>
        </w:rPr>
        <w:t>as espécies isoladas de algas (</w:t>
      </w:r>
      <w:r w:rsidRPr="00DA6FEE">
        <w:rPr>
          <w:rFonts w:ascii="Times New Roman" w:eastAsia="Times New Roman" w:hAnsi="Times New Roman" w:cs="Times New Roman"/>
          <w:lang w:val="pt-BR" w:eastAsia="pt-BR"/>
        </w:rPr>
        <w:t xml:space="preserve">“Chlorella” </w:t>
      </w:r>
      <w:proofErr w:type="spellStart"/>
      <w:r w:rsidRPr="00DA6FEE">
        <w:rPr>
          <w:rFonts w:ascii="Times New Roman" w:eastAsia="Times New Roman" w:hAnsi="Times New Roman" w:cs="Times New Roman"/>
          <w:lang w:val="pt-BR" w:eastAsia="pt-BR"/>
        </w:rPr>
        <w:t>luteoviridis</w:t>
      </w:r>
      <w:proofErr w:type="spellEnd"/>
      <w:r w:rsidRPr="00DA6FEE">
        <w:rPr>
          <w:rFonts w:ascii="Times New Roman" w:eastAsia="Times New Roman" w:hAnsi="Times New Roman" w:cs="Times New Roman"/>
          <w:lang w:val="pt-BR" w:eastAsia="pt-BR"/>
        </w:rPr>
        <w:t xml:space="preserve"> , SAG 2196 e </w:t>
      </w:r>
      <w:proofErr w:type="spellStart"/>
      <w:r w:rsidRPr="00DA6FEE">
        <w:rPr>
          <w:rFonts w:ascii="Times New Roman" w:eastAsia="Times New Roman" w:hAnsi="Times New Roman" w:cs="Times New Roman"/>
          <w:lang w:val="pt-BR" w:eastAsia="pt-BR"/>
        </w:rPr>
        <w:t>Coccomyxasp</w:t>
      </w:r>
      <w:proofErr w:type="spellEnd"/>
      <w:r w:rsidRPr="00DA6FEE">
        <w:rPr>
          <w:rFonts w:ascii="Times New Roman" w:eastAsia="Times New Roman" w:hAnsi="Times New Roman" w:cs="Times New Roman"/>
          <w:lang w:val="pt-BR" w:eastAsia="pt-BR"/>
        </w:rPr>
        <w:t>., SAG 2040).</w:t>
      </w:r>
      <w:r>
        <w:rPr>
          <w:rFonts w:ascii="Times New Roman" w:eastAsia="Times New Roman" w:hAnsi="Times New Roman" w:cs="Times New Roman"/>
          <w:lang w:val="pt-BR" w:eastAsia="pt-BR"/>
        </w:rPr>
        <w:t xml:space="preserve"> </w:t>
      </w:r>
      <w:r w:rsidRPr="00DA6FEE">
        <w:rPr>
          <w:rFonts w:ascii="Times New Roman" w:eastAsia="Times New Roman" w:hAnsi="Times New Roman" w:cs="Times New Roman"/>
          <w:lang w:val="pt-BR" w:eastAsia="pt-BR"/>
        </w:rPr>
        <w:t xml:space="preserve">Dentre os resultados obtidos tem-se que as superfícies fotocatalíticas investigadas não reduziram o crescimento de algas aeroterrestres </w:t>
      </w:r>
      <w:r w:rsidRPr="00DA6FEE">
        <w:rPr>
          <w:rFonts w:ascii="Times New Roman" w:eastAsia="Times New Roman" w:hAnsi="Times New Roman" w:cs="Times New Roman"/>
          <w:lang w:val="pt-BR" w:eastAsia="pt-BR"/>
        </w:rPr>
        <w:fldChar w:fldCharType="begin" w:fldLock="1"/>
      </w:r>
      <w:r w:rsidRPr="00DA6FEE">
        <w:rPr>
          <w:rFonts w:ascii="Times New Roman" w:eastAsia="Times New Roman" w:hAnsi="Times New Roman" w:cs="Times New Roman"/>
          <w:lang w:val="pt-BR" w:eastAsia="pt-BR"/>
        </w:rPr>
        <w:instrText>ADDIN CSL_CITATION {"citationItems":[{"id":"ITEM-1","itemData":{"author":[{"dropping-particle":"","family":"Gladis Franziska","given":"Schumann Rhena","non-dropping-particle":"","parse-names":false,"suffix":""}],"container-title":"International Biodeterioration and Biodegradation","id":"ITEM-1","issued":{"date-parts":[["2011"]]},"page":"415-422","title":"A suggested standardised method for testing photocatalytic inactivation of aeroterrestrial algal growth on TiO2-coated glass.pdf","type":"article-journal","volume":"65"},"uris":["http://www.mendeley.com/documents/?uuid=df7c4c81-0202-473a-805f-5c5d7f4255f6"]}],"mendeley":{"formattedCitation":"(Gladis Franziska, 2011)","manualFormatting":"(Gladis and Franziska, 2011)","plainTextFormattedCitation":"(Gladis Franziska, 2011)","previouslyFormattedCitation":"(Gladis Franziska, 2011)"},"properties":{"noteIndex":0},"schema":"https://github.com/citation-style-language/schema/raw/master/csl-citation.json"}</w:instrText>
      </w:r>
      <w:r w:rsidRPr="00DA6FEE">
        <w:rPr>
          <w:rFonts w:ascii="Times New Roman" w:eastAsia="Times New Roman" w:hAnsi="Times New Roman" w:cs="Times New Roman"/>
          <w:lang w:val="pt-BR" w:eastAsia="pt-BR"/>
        </w:rPr>
        <w:fldChar w:fldCharType="separate"/>
      </w:r>
      <w:r w:rsidRPr="00DA6FEE">
        <w:rPr>
          <w:rFonts w:ascii="Times New Roman" w:eastAsia="Times New Roman" w:hAnsi="Times New Roman" w:cs="Times New Roman"/>
          <w:noProof/>
          <w:lang w:val="pt-BR" w:eastAsia="pt-BR"/>
        </w:rPr>
        <w:t>(Gladis and Franziska, 2011)</w:t>
      </w:r>
      <w:r w:rsidRPr="00DA6FEE">
        <w:rPr>
          <w:rFonts w:ascii="Times New Roman" w:eastAsia="Times New Roman" w:hAnsi="Times New Roman" w:cs="Times New Roman"/>
          <w:lang w:val="pt-BR" w:eastAsia="pt-BR"/>
        </w:rPr>
        <w:fldChar w:fldCharType="end"/>
      </w:r>
      <w:r w:rsidRPr="00DA6FEE">
        <w:rPr>
          <w:rFonts w:ascii="Times New Roman" w:eastAsia="Times New Roman" w:hAnsi="Times New Roman" w:cs="Times New Roman"/>
          <w:lang w:val="pt-BR" w:eastAsia="pt-BR"/>
        </w:rPr>
        <w:t>.</w:t>
      </w:r>
    </w:p>
    <w:p w14:paraId="1421A097" w14:textId="26C2935F" w:rsidR="00D15A3E" w:rsidRPr="00DA6FEE" w:rsidRDefault="00D15A3E" w:rsidP="00AA3B89">
      <w:pPr>
        <w:rPr>
          <w:rFonts w:ascii="Times New Roman" w:eastAsia="Times New Roman" w:hAnsi="Times New Roman" w:cs="Times New Roman"/>
          <w:lang w:val="pt-BR" w:eastAsia="pt-BR"/>
        </w:rPr>
      </w:pPr>
      <w:r>
        <w:rPr>
          <w:rFonts w:ascii="Times New Roman" w:hAnsi="Times New Roman" w:cs="Times New Roman"/>
          <w:lang w:val="pt-BR"/>
        </w:rPr>
        <w:t>Efeitos similares aos estudos apresentados</w:t>
      </w:r>
      <w:r w:rsidR="009A5166">
        <w:rPr>
          <w:rFonts w:ascii="Times New Roman" w:hAnsi="Times New Roman" w:cs="Times New Roman"/>
          <w:lang w:val="pt-BR"/>
        </w:rPr>
        <w:t xml:space="preserve"> com análises dos impa</w:t>
      </w:r>
      <w:r w:rsidR="00D01FF6">
        <w:rPr>
          <w:rFonts w:ascii="Times New Roman" w:hAnsi="Times New Roman" w:cs="Times New Roman"/>
          <w:lang w:val="pt-BR"/>
        </w:rPr>
        <w:t>ctos em al</w:t>
      </w:r>
      <w:r w:rsidR="009A5166">
        <w:rPr>
          <w:rFonts w:ascii="Times New Roman" w:hAnsi="Times New Roman" w:cs="Times New Roman"/>
          <w:lang w:val="pt-BR"/>
        </w:rPr>
        <w:t>gas</w:t>
      </w:r>
      <w:r>
        <w:rPr>
          <w:rFonts w:ascii="Times New Roman" w:hAnsi="Times New Roman" w:cs="Times New Roman"/>
          <w:lang w:val="pt-BR"/>
        </w:rPr>
        <w:t xml:space="preserve"> foram observados nas espécies</w:t>
      </w:r>
      <w:r w:rsidRPr="00D15A3E">
        <w:rPr>
          <w:rFonts w:ascii="Times New Roman" w:hAnsi="Times New Roman" w:cs="Times New Roman"/>
          <w:color w:val="000000"/>
          <w:lang w:val="pt-BR"/>
        </w:rPr>
        <w:t xml:space="preserve"> </w:t>
      </w:r>
      <w:r w:rsidRPr="00D15A3E">
        <w:rPr>
          <w:rFonts w:ascii="Times New Roman" w:hAnsi="Times New Roman" w:cs="Times New Roman"/>
          <w:i/>
          <w:color w:val="000000"/>
          <w:lang w:val="pt-BR"/>
        </w:rPr>
        <w:t xml:space="preserve">Aulacoseira sp., </w:t>
      </w:r>
      <w:proofErr w:type="spellStart"/>
      <w:r w:rsidRPr="00D15A3E">
        <w:rPr>
          <w:rFonts w:ascii="Times New Roman" w:hAnsi="Times New Roman" w:cs="Times New Roman"/>
          <w:i/>
          <w:color w:val="000000"/>
          <w:lang w:val="pt-BR"/>
        </w:rPr>
        <w:t>Coelomorom</w:t>
      </w:r>
      <w:proofErr w:type="spellEnd"/>
      <w:r w:rsidRPr="00D15A3E">
        <w:rPr>
          <w:rFonts w:ascii="Times New Roman" w:hAnsi="Times New Roman" w:cs="Times New Roman"/>
          <w:i/>
          <w:color w:val="000000"/>
          <w:lang w:val="pt-BR"/>
        </w:rPr>
        <w:t xml:space="preserve"> sp., Fragilaria sp., Monoraphidium sp</w:t>
      </w:r>
      <w:r w:rsidRPr="00DA6FEE">
        <w:rPr>
          <w:rFonts w:ascii="Times New Roman" w:hAnsi="Times New Roman" w:cs="Times New Roman"/>
          <w:color w:val="000000"/>
          <w:lang w:val="pt-BR"/>
        </w:rPr>
        <w:t>.</w:t>
      </w:r>
      <w:r w:rsidR="00E54199">
        <w:rPr>
          <w:rFonts w:ascii="Times New Roman" w:hAnsi="Times New Roman" w:cs="Times New Roman"/>
          <w:color w:val="000000"/>
          <w:lang w:val="pt-BR"/>
        </w:rPr>
        <w:t xml:space="preserve"> </w:t>
      </w:r>
      <w:r w:rsidR="009A5166">
        <w:rPr>
          <w:rFonts w:ascii="Times New Roman" w:hAnsi="Times New Roman" w:cs="Times New Roman"/>
          <w:color w:val="000000"/>
          <w:lang w:val="pt-BR"/>
        </w:rPr>
        <w:t>selecionados na presente pesquisa</w:t>
      </w:r>
      <w:r w:rsidR="00AA3DCC">
        <w:rPr>
          <w:rFonts w:ascii="Times New Roman" w:hAnsi="Times New Roman" w:cs="Times New Roman"/>
          <w:color w:val="000000"/>
          <w:lang w:val="pt-BR"/>
        </w:rPr>
        <w:t>,</w:t>
      </w:r>
      <w:r w:rsidR="0002054A">
        <w:rPr>
          <w:rFonts w:ascii="Times New Roman" w:hAnsi="Times New Roman" w:cs="Times New Roman"/>
          <w:color w:val="000000"/>
          <w:lang w:val="pt-BR"/>
        </w:rPr>
        <w:t xml:space="preserve"> com </w:t>
      </w:r>
      <w:r w:rsidR="00EF1806">
        <w:rPr>
          <w:rFonts w:ascii="Times New Roman" w:hAnsi="Times New Roman" w:cs="Times New Roman"/>
          <w:color w:val="000000"/>
          <w:lang w:val="pt-BR"/>
        </w:rPr>
        <w:t>impactos</w:t>
      </w:r>
      <w:r w:rsidR="0002054A">
        <w:rPr>
          <w:rFonts w:ascii="Times New Roman" w:hAnsi="Times New Roman" w:cs="Times New Roman"/>
          <w:color w:val="000000"/>
          <w:lang w:val="pt-BR"/>
        </w:rPr>
        <w:t xml:space="preserve"> significativ</w:t>
      </w:r>
      <w:r w:rsidR="00EF1806">
        <w:rPr>
          <w:rFonts w:ascii="Times New Roman" w:hAnsi="Times New Roman" w:cs="Times New Roman"/>
          <w:color w:val="000000"/>
          <w:lang w:val="pt-BR"/>
        </w:rPr>
        <w:t xml:space="preserve">os nesse grupo </w:t>
      </w:r>
      <w:proofErr w:type="spellStart"/>
      <w:r w:rsidR="00EF1806">
        <w:rPr>
          <w:rFonts w:ascii="Times New Roman" w:hAnsi="Times New Roman" w:cs="Times New Roman"/>
          <w:color w:val="000000"/>
          <w:lang w:val="pt-BR"/>
        </w:rPr>
        <w:t>fitoplanctônico</w:t>
      </w:r>
      <w:proofErr w:type="spellEnd"/>
      <w:r w:rsidR="00D01FF6">
        <w:rPr>
          <w:rFonts w:ascii="Times New Roman" w:hAnsi="Times New Roman" w:cs="Times New Roman"/>
          <w:color w:val="000000"/>
          <w:lang w:val="pt-BR"/>
        </w:rPr>
        <w:t xml:space="preserve"> (Figura 5C)</w:t>
      </w:r>
      <w:r w:rsidR="00EF1806">
        <w:rPr>
          <w:rFonts w:ascii="Times New Roman" w:hAnsi="Times New Roman" w:cs="Times New Roman"/>
          <w:color w:val="000000"/>
          <w:lang w:val="pt-BR"/>
        </w:rPr>
        <w:t>.</w:t>
      </w:r>
      <w:r w:rsidR="009A5166">
        <w:rPr>
          <w:rFonts w:ascii="Times New Roman" w:hAnsi="Times New Roman" w:cs="Times New Roman"/>
          <w:color w:val="000000"/>
          <w:lang w:val="pt-BR"/>
        </w:rPr>
        <w:t xml:space="preserve"> </w:t>
      </w:r>
      <w:r w:rsidR="00EF1806">
        <w:rPr>
          <w:rFonts w:ascii="Times New Roman" w:hAnsi="Times New Roman" w:cs="Times New Roman"/>
          <w:color w:val="000000"/>
          <w:lang w:val="pt-BR"/>
        </w:rPr>
        <w:t xml:space="preserve">Estudos posteriores buscarão realizar uma análise quantitativa da redução de densidade dessas espécies ao longo do tempo de exposição ao tratamento com </w:t>
      </w:r>
      <w:r w:rsidR="00EF1806">
        <w:rPr>
          <w:rFonts w:ascii="Times New Roman" w:eastAsia="Times New Roman" w:hAnsi="Times New Roman" w:cs="Times New Roman"/>
          <w:lang w:val="pt-BR" w:eastAsia="pt-BR"/>
        </w:rPr>
        <w:t>fotocatálise (TiO</w:t>
      </w:r>
      <w:r w:rsidR="00EF1806" w:rsidRPr="00EF1806">
        <w:rPr>
          <w:rFonts w:ascii="Times New Roman" w:eastAsia="Times New Roman" w:hAnsi="Times New Roman" w:cs="Times New Roman"/>
          <w:vertAlign w:val="subscript"/>
          <w:lang w:val="pt-BR" w:eastAsia="pt-BR"/>
        </w:rPr>
        <w:t>2</w:t>
      </w:r>
      <w:r w:rsidR="00EF1806">
        <w:rPr>
          <w:rFonts w:ascii="Times New Roman" w:eastAsia="Times New Roman" w:hAnsi="Times New Roman" w:cs="Times New Roman"/>
          <w:lang w:val="pt-BR" w:eastAsia="pt-BR"/>
        </w:rPr>
        <w:t xml:space="preserve"> + UV).</w:t>
      </w:r>
    </w:p>
    <w:p w14:paraId="2F14CAAB" w14:textId="2F0739C0" w:rsidR="00064C8C" w:rsidRDefault="00064C8C" w:rsidP="00064C8C">
      <w:pPr>
        <w:rPr>
          <w:rFonts w:ascii="Times New Roman" w:hAnsi="Times New Roman" w:cs="Times New Roman"/>
          <w:lang w:val="pt-BR"/>
        </w:rPr>
      </w:pPr>
      <w:r w:rsidRPr="00DA6FEE">
        <w:rPr>
          <w:rFonts w:ascii="Times New Roman" w:hAnsi="Times New Roman" w:cs="Times New Roman"/>
          <w:lang w:val="pt-BR"/>
        </w:rPr>
        <w:lastRenderedPageBreak/>
        <w:t>No decorrer do experimento observou-se diferenças entre as espécies de cianobactérias e algas quanto a manutenção da integridade celular</w:t>
      </w:r>
      <w:r w:rsidR="00D01FF6">
        <w:rPr>
          <w:rFonts w:ascii="Times New Roman" w:hAnsi="Times New Roman" w:cs="Times New Roman"/>
          <w:lang w:val="pt-BR"/>
        </w:rPr>
        <w:t xml:space="preserve"> após a exposição ao tratamento fotocatalítico</w:t>
      </w:r>
      <w:r w:rsidRPr="00DA6FEE">
        <w:rPr>
          <w:rFonts w:ascii="Times New Roman" w:hAnsi="Times New Roman" w:cs="Times New Roman"/>
          <w:lang w:val="pt-BR"/>
        </w:rPr>
        <w:t>. Dentre as espécies analisadas no estudo</w:t>
      </w:r>
      <w:r w:rsidR="00D01FF6">
        <w:rPr>
          <w:rFonts w:ascii="Times New Roman" w:hAnsi="Times New Roman" w:cs="Times New Roman"/>
          <w:lang w:val="pt-BR"/>
        </w:rPr>
        <w:t>,</w:t>
      </w:r>
      <w:r w:rsidRPr="00DA6FEE">
        <w:rPr>
          <w:rFonts w:ascii="Times New Roman" w:hAnsi="Times New Roman" w:cs="Times New Roman"/>
          <w:lang w:val="pt-BR"/>
        </w:rPr>
        <w:t xml:space="preserve"> a espécie </w:t>
      </w:r>
      <w:r w:rsidRPr="00DA6FEE">
        <w:rPr>
          <w:rFonts w:ascii="Times New Roman" w:hAnsi="Times New Roman" w:cs="Times New Roman"/>
          <w:i/>
          <w:lang w:val="pt-BR"/>
        </w:rPr>
        <w:t>Planktothrix agardhii</w:t>
      </w:r>
      <w:r w:rsidRPr="00DA6FEE">
        <w:rPr>
          <w:rFonts w:ascii="Times New Roman" w:hAnsi="Times New Roman" w:cs="Times New Roman"/>
          <w:lang w:val="pt-BR"/>
        </w:rPr>
        <w:t xml:space="preserve"> apresentou-se como a espécie com maior resistência ao tratamento </w:t>
      </w:r>
      <w:r w:rsidRPr="00EF1806">
        <w:rPr>
          <w:rFonts w:ascii="Times New Roman" w:hAnsi="Times New Roman" w:cs="Times New Roman"/>
          <w:i/>
          <w:lang w:val="pt-BR"/>
        </w:rPr>
        <w:t>in situ</w:t>
      </w:r>
      <w:r w:rsidRPr="00DA6FEE">
        <w:rPr>
          <w:rFonts w:ascii="Times New Roman" w:hAnsi="Times New Roman" w:cs="Times New Roman"/>
          <w:lang w:val="pt-BR"/>
        </w:rPr>
        <w:t xml:space="preserve"> (TiO</w:t>
      </w:r>
      <w:r w:rsidRPr="00DA6FEE">
        <w:rPr>
          <w:rFonts w:ascii="Times New Roman" w:hAnsi="Times New Roman" w:cs="Times New Roman"/>
          <w:vertAlign w:val="subscript"/>
          <w:lang w:val="pt-BR"/>
        </w:rPr>
        <w:t>2</w:t>
      </w:r>
      <w:r w:rsidRPr="00DA6FEE">
        <w:rPr>
          <w:rFonts w:ascii="Times New Roman" w:hAnsi="Times New Roman" w:cs="Times New Roman"/>
          <w:lang w:val="pt-BR"/>
        </w:rPr>
        <w:t xml:space="preserve"> +UV) apresentando uma média de redução de 40% da integridade celular nos organismos avaliados no tempo de 72 horas de exposição ao tratamento. As demais espécies analisadas neste estudo apresentaram </w:t>
      </w:r>
      <w:r w:rsidR="00D01FF6">
        <w:rPr>
          <w:rFonts w:ascii="Times New Roman" w:hAnsi="Times New Roman" w:cs="Times New Roman"/>
          <w:lang w:val="pt-BR"/>
        </w:rPr>
        <w:t>percentuais mais elevados de</w:t>
      </w:r>
      <w:r w:rsidRPr="00DA6FEE">
        <w:rPr>
          <w:rFonts w:ascii="Times New Roman" w:hAnsi="Times New Roman" w:cs="Times New Roman"/>
          <w:lang w:val="pt-BR"/>
        </w:rPr>
        <w:t xml:space="preserve"> organismos com integridade celular comprometida.</w:t>
      </w:r>
    </w:p>
    <w:p w14:paraId="433F58C9" w14:textId="1F61B6ED" w:rsidR="00D01FF6" w:rsidRDefault="00D01FF6" w:rsidP="00D01FF6">
      <w:pPr>
        <w:rPr>
          <w:ins w:id="2869" w:author="Samylla Oliveira" w:date="2020-08-25T15:32:00Z"/>
          <w:rFonts w:ascii="Times New Roman" w:hAnsi="Times New Roman" w:cs="Times New Roman"/>
          <w:lang w:val="pt-BR"/>
        </w:rPr>
      </w:pPr>
      <w:r>
        <w:rPr>
          <w:rFonts w:ascii="Times New Roman" w:hAnsi="Times New Roman" w:cs="Times New Roman"/>
          <w:lang w:val="pt-BR"/>
        </w:rPr>
        <w:t>Com isso, optou-se em realizar uma avaliação da espécie de cianobactéria mais resistente (</w:t>
      </w:r>
      <w:r w:rsidRPr="00DA6FEE">
        <w:rPr>
          <w:rFonts w:ascii="Times New Roman" w:hAnsi="Times New Roman" w:cs="Times New Roman"/>
          <w:i/>
          <w:lang w:val="pt-BR"/>
        </w:rPr>
        <w:t>Planktothrix agardhii</w:t>
      </w:r>
      <w:r>
        <w:rPr>
          <w:rFonts w:ascii="Times New Roman" w:hAnsi="Times New Roman" w:cs="Times New Roman"/>
          <w:lang w:val="pt-BR"/>
        </w:rPr>
        <w:t xml:space="preserve">) em comparação ao grupo de organismos </w:t>
      </w:r>
      <w:proofErr w:type="spellStart"/>
      <w:r>
        <w:rPr>
          <w:rFonts w:ascii="Times New Roman" w:hAnsi="Times New Roman" w:cs="Times New Roman"/>
          <w:lang w:val="pt-BR"/>
        </w:rPr>
        <w:t>fitoplanctônico</w:t>
      </w:r>
      <w:proofErr w:type="spellEnd"/>
      <w:r>
        <w:rPr>
          <w:rFonts w:ascii="Times New Roman" w:hAnsi="Times New Roman" w:cs="Times New Roman"/>
          <w:lang w:val="pt-BR"/>
        </w:rPr>
        <w:t xml:space="preserve"> que apresentou maior resistência (algas) ao tratamento </w:t>
      </w:r>
      <w:r w:rsidRPr="00DA6FEE">
        <w:rPr>
          <w:rFonts w:ascii="Times New Roman" w:hAnsi="Times New Roman" w:cs="Times New Roman"/>
          <w:lang w:val="pt-BR"/>
        </w:rPr>
        <w:t>(TiO</w:t>
      </w:r>
      <w:r w:rsidRPr="00DA6FEE">
        <w:rPr>
          <w:rFonts w:ascii="Times New Roman" w:hAnsi="Times New Roman" w:cs="Times New Roman"/>
          <w:vertAlign w:val="subscript"/>
          <w:lang w:val="pt-BR"/>
        </w:rPr>
        <w:t>2</w:t>
      </w:r>
      <w:r w:rsidRPr="00DA6FEE">
        <w:rPr>
          <w:rFonts w:ascii="Times New Roman" w:hAnsi="Times New Roman" w:cs="Times New Roman"/>
          <w:lang w:val="pt-BR"/>
        </w:rPr>
        <w:t xml:space="preserve"> +UV)</w:t>
      </w:r>
      <w:r>
        <w:rPr>
          <w:rFonts w:ascii="Times New Roman" w:hAnsi="Times New Roman" w:cs="Times New Roman"/>
          <w:lang w:val="pt-BR"/>
        </w:rPr>
        <w:t>. Os resultados dessa análise encontram-se apresentados na Figura 7.</w:t>
      </w:r>
    </w:p>
    <w:tbl>
      <w:tblPr>
        <w:tblStyle w:val="Tabelacomgrade"/>
        <w:tblW w:w="0" w:type="auto"/>
        <w:tblLook w:val="04A0" w:firstRow="1" w:lastRow="0" w:firstColumn="1" w:lastColumn="0" w:noHBand="0" w:noVBand="1"/>
      </w:tblPr>
      <w:tblGrid>
        <w:gridCol w:w="2123"/>
        <w:gridCol w:w="2123"/>
        <w:gridCol w:w="2124"/>
        <w:gridCol w:w="2124"/>
      </w:tblGrid>
      <w:tr w:rsidR="006D0128" w14:paraId="1ED9C1ED" w14:textId="77777777" w:rsidTr="00661AE7">
        <w:trPr>
          <w:trHeight w:val="454"/>
          <w:ins w:id="2870" w:author="Samylla Oliveira" w:date="2020-08-25T15:32:00Z"/>
        </w:trPr>
        <w:tc>
          <w:tcPr>
            <w:tcW w:w="2123" w:type="dxa"/>
            <w:vAlign w:val="center"/>
          </w:tcPr>
          <w:p w14:paraId="38001662" w14:textId="77777777" w:rsidR="006D0128" w:rsidRDefault="006D0128" w:rsidP="00661AE7">
            <w:pPr>
              <w:spacing w:after="0"/>
              <w:jc w:val="center"/>
              <w:rPr>
                <w:ins w:id="2871" w:author="Samylla Oliveira" w:date="2020-08-25T15:32:00Z"/>
                <w:rFonts w:ascii="Times New Roman" w:hAnsi="Times New Roman" w:cs="Times New Roman"/>
                <w:noProof/>
                <w:lang w:eastAsia="pt-BR"/>
              </w:rPr>
            </w:pPr>
            <w:ins w:id="2872" w:author="Samylla Oliveira" w:date="2020-08-25T15:32:00Z">
              <w:r>
                <w:rPr>
                  <w:rFonts w:ascii="Times New Roman" w:hAnsi="Times New Roman" w:cs="Times New Roman"/>
                  <w:noProof/>
                  <w:lang w:eastAsia="pt-BR"/>
                </w:rPr>
                <w:t>Tempo</w:t>
              </w:r>
            </w:ins>
          </w:p>
        </w:tc>
        <w:tc>
          <w:tcPr>
            <w:tcW w:w="2123" w:type="dxa"/>
            <w:vAlign w:val="center"/>
          </w:tcPr>
          <w:p w14:paraId="76676E1D" w14:textId="77777777" w:rsidR="006D0128" w:rsidRDefault="006D0128" w:rsidP="00661AE7">
            <w:pPr>
              <w:spacing w:after="0"/>
              <w:jc w:val="center"/>
              <w:rPr>
                <w:ins w:id="2873" w:author="Samylla Oliveira" w:date="2020-08-25T15:32:00Z"/>
                <w:rFonts w:ascii="Times New Roman" w:hAnsi="Times New Roman" w:cs="Times New Roman"/>
                <w:noProof/>
                <w:lang w:eastAsia="pt-BR"/>
              </w:rPr>
            </w:pPr>
            <w:ins w:id="2874" w:author="Samylla Oliveira" w:date="2020-08-25T15:32:00Z">
              <w:r>
                <w:rPr>
                  <w:rFonts w:ascii="Times New Roman" w:hAnsi="Times New Roman" w:cs="Times New Roman"/>
                  <w:noProof/>
                  <w:lang w:eastAsia="pt-BR"/>
                </w:rPr>
                <w:t>OR1</w:t>
              </w:r>
            </w:ins>
          </w:p>
          <w:p w14:paraId="78F84E6F" w14:textId="77777777" w:rsidR="006D0128" w:rsidRDefault="006D0128" w:rsidP="00661AE7">
            <w:pPr>
              <w:spacing w:after="0"/>
              <w:jc w:val="center"/>
              <w:rPr>
                <w:ins w:id="2875" w:author="Samylla Oliveira" w:date="2020-08-25T15:32:00Z"/>
                <w:rFonts w:ascii="Times New Roman" w:hAnsi="Times New Roman" w:cs="Times New Roman"/>
                <w:noProof/>
                <w:lang w:eastAsia="pt-BR"/>
              </w:rPr>
            </w:pPr>
            <w:ins w:id="2876" w:author="Samylla Oliveira" w:date="2020-08-25T15:32:00Z">
              <w:r>
                <w:rPr>
                  <w:rFonts w:ascii="Times New Roman" w:hAnsi="Times New Roman" w:cs="Times New Roman"/>
                  <w:noProof/>
                  <w:lang w:eastAsia="pt-BR"/>
                </w:rPr>
                <w:t>IC (95%)</w:t>
              </w:r>
            </w:ins>
          </w:p>
        </w:tc>
        <w:tc>
          <w:tcPr>
            <w:tcW w:w="2124" w:type="dxa"/>
            <w:vAlign w:val="center"/>
          </w:tcPr>
          <w:p w14:paraId="68E5FAEC" w14:textId="77777777" w:rsidR="006D0128" w:rsidRDefault="006D0128" w:rsidP="00661AE7">
            <w:pPr>
              <w:spacing w:after="0"/>
              <w:jc w:val="center"/>
              <w:rPr>
                <w:ins w:id="2877" w:author="Samylla Oliveira" w:date="2020-08-25T15:32:00Z"/>
                <w:rFonts w:ascii="Times New Roman" w:hAnsi="Times New Roman" w:cs="Times New Roman"/>
                <w:noProof/>
                <w:lang w:eastAsia="pt-BR"/>
              </w:rPr>
            </w:pPr>
            <w:ins w:id="2878" w:author="Samylla Oliveira" w:date="2020-08-25T15:32:00Z">
              <w:r>
                <w:rPr>
                  <w:rFonts w:ascii="Times New Roman" w:hAnsi="Times New Roman" w:cs="Times New Roman"/>
                  <w:noProof/>
                  <w:lang w:eastAsia="pt-BR"/>
                </w:rPr>
                <w:t>OR2</w:t>
              </w:r>
            </w:ins>
          </w:p>
          <w:p w14:paraId="59D820A6" w14:textId="77777777" w:rsidR="006D0128" w:rsidRDefault="006D0128" w:rsidP="00661AE7">
            <w:pPr>
              <w:spacing w:after="0"/>
              <w:jc w:val="center"/>
              <w:rPr>
                <w:ins w:id="2879" w:author="Samylla Oliveira" w:date="2020-08-25T15:32:00Z"/>
                <w:rFonts w:ascii="Times New Roman" w:hAnsi="Times New Roman" w:cs="Times New Roman"/>
                <w:noProof/>
                <w:lang w:eastAsia="pt-BR"/>
              </w:rPr>
            </w:pPr>
            <w:ins w:id="2880" w:author="Samylla Oliveira" w:date="2020-08-25T15:32:00Z">
              <w:r>
                <w:rPr>
                  <w:rFonts w:ascii="Times New Roman" w:hAnsi="Times New Roman" w:cs="Times New Roman"/>
                  <w:noProof/>
                  <w:lang w:eastAsia="pt-BR"/>
                </w:rPr>
                <w:t>IC (95%)</w:t>
              </w:r>
            </w:ins>
          </w:p>
        </w:tc>
        <w:tc>
          <w:tcPr>
            <w:tcW w:w="2124" w:type="dxa"/>
            <w:vAlign w:val="center"/>
          </w:tcPr>
          <w:p w14:paraId="5369763E" w14:textId="77777777" w:rsidR="006D0128" w:rsidRDefault="006D0128" w:rsidP="00661AE7">
            <w:pPr>
              <w:spacing w:after="0"/>
              <w:jc w:val="center"/>
              <w:rPr>
                <w:ins w:id="2881" w:author="Samylla Oliveira" w:date="2020-08-25T15:32:00Z"/>
                <w:rFonts w:ascii="Times New Roman" w:hAnsi="Times New Roman" w:cs="Times New Roman"/>
                <w:noProof/>
                <w:lang w:eastAsia="pt-BR"/>
              </w:rPr>
            </w:pPr>
            <w:ins w:id="2882" w:author="Samylla Oliveira" w:date="2020-08-25T15:32:00Z">
              <w:r>
                <w:rPr>
                  <w:rFonts w:ascii="Times New Roman" w:hAnsi="Times New Roman" w:cs="Times New Roman"/>
                  <w:noProof/>
                  <w:lang w:eastAsia="pt-BR"/>
                </w:rPr>
                <w:t>OR3</w:t>
              </w:r>
            </w:ins>
          </w:p>
          <w:p w14:paraId="0FE9FE9F" w14:textId="77777777" w:rsidR="006D0128" w:rsidRDefault="006D0128" w:rsidP="00661AE7">
            <w:pPr>
              <w:spacing w:after="0"/>
              <w:jc w:val="center"/>
              <w:rPr>
                <w:ins w:id="2883" w:author="Samylla Oliveira" w:date="2020-08-25T15:32:00Z"/>
                <w:rFonts w:ascii="Times New Roman" w:hAnsi="Times New Roman" w:cs="Times New Roman"/>
                <w:noProof/>
                <w:lang w:eastAsia="pt-BR"/>
              </w:rPr>
            </w:pPr>
            <w:ins w:id="2884" w:author="Samylla Oliveira" w:date="2020-08-25T15:32:00Z">
              <w:r>
                <w:rPr>
                  <w:rFonts w:ascii="Times New Roman" w:hAnsi="Times New Roman" w:cs="Times New Roman"/>
                  <w:noProof/>
                  <w:lang w:eastAsia="pt-BR"/>
                </w:rPr>
                <w:t>IC (95%)</w:t>
              </w:r>
            </w:ins>
          </w:p>
        </w:tc>
      </w:tr>
      <w:tr w:rsidR="0055147D" w14:paraId="27DC4B9B" w14:textId="77777777" w:rsidTr="00661AE7">
        <w:trPr>
          <w:trHeight w:val="454"/>
          <w:ins w:id="2885" w:author="Samylla Oliveira" w:date="2020-08-25T15:32:00Z"/>
        </w:trPr>
        <w:tc>
          <w:tcPr>
            <w:tcW w:w="2123" w:type="dxa"/>
            <w:vAlign w:val="center"/>
          </w:tcPr>
          <w:p w14:paraId="22F1625D" w14:textId="77777777" w:rsidR="0055147D" w:rsidRDefault="0055147D" w:rsidP="0055147D">
            <w:pPr>
              <w:spacing w:after="0"/>
              <w:jc w:val="center"/>
              <w:rPr>
                <w:ins w:id="2886" w:author="Samylla Oliveira" w:date="2020-08-25T15:32:00Z"/>
                <w:rFonts w:ascii="Times New Roman" w:hAnsi="Times New Roman" w:cs="Times New Roman"/>
                <w:noProof/>
                <w:lang w:eastAsia="pt-BR"/>
              </w:rPr>
            </w:pPr>
            <w:ins w:id="2887" w:author="Samylla Oliveira" w:date="2020-08-25T15:32:00Z">
              <w:r>
                <w:rPr>
                  <w:rFonts w:ascii="Times New Roman" w:hAnsi="Times New Roman" w:cs="Times New Roman"/>
                  <w:noProof/>
                  <w:lang w:eastAsia="pt-BR"/>
                </w:rPr>
                <w:t>72 h</w:t>
              </w:r>
            </w:ins>
          </w:p>
        </w:tc>
        <w:tc>
          <w:tcPr>
            <w:tcW w:w="2123" w:type="dxa"/>
            <w:vAlign w:val="center"/>
          </w:tcPr>
          <w:p w14:paraId="21574548" w14:textId="7276DB4E" w:rsidR="0055147D" w:rsidRDefault="00823D1A" w:rsidP="0055147D">
            <w:pPr>
              <w:spacing w:after="0"/>
              <w:jc w:val="center"/>
              <w:rPr>
                <w:ins w:id="2888" w:author="Samylla Oliveira" w:date="2020-08-25T15:32:00Z"/>
                <w:rFonts w:ascii="Times New Roman" w:hAnsi="Times New Roman" w:cs="Times New Roman"/>
                <w:noProof/>
                <w:lang w:eastAsia="pt-BR"/>
              </w:rPr>
            </w:pPr>
            <w:ins w:id="2889" w:author="Allan Clemente de Souza" w:date="2020-10-05T01:09:00Z">
              <w:r>
                <w:rPr>
                  <w:rFonts w:ascii="Times New Roman" w:hAnsi="Times New Roman" w:cs="Times New Roman"/>
                  <w:noProof/>
                  <w:lang w:eastAsia="pt-BR"/>
                </w:rPr>
                <w:t>0,18</w:t>
              </w:r>
            </w:ins>
            <w:ins w:id="2890" w:author="Allan Clemente de Souza" w:date="2020-10-05T01:10:00Z">
              <w:r w:rsidR="00BA6928">
                <w:rPr>
                  <w:rFonts w:ascii="Times New Roman" w:hAnsi="Times New Roman" w:cs="Times New Roman"/>
                  <w:noProof/>
                  <w:lang w:eastAsia="pt-BR"/>
                </w:rPr>
                <w:t>(0,05 – 0,59)</w:t>
              </w:r>
            </w:ins>
          </w:p>
        </w:tc>
        <w:tc>
          <w:tcPr>
            <w:tcW w:w="2124" w:type="dxa"/>
            <w:vAlign w:val="center"/>
          </w:tcPr>
          <w:p w14:paraId="2C09972D" w14:textId="678A169D" w:rsidR="0055147D" w:rsidRDefault="0055147D" w:rsidP="0055147D">
            <w:pPr>
              <w:spacing w:after="0"/>
              <w:jc w:val="center"/>
              <w:rPr>
                <w:ins w:id="2891" w:author="Samylla Oliveira" w:date="2020-08-25T15:32:00Z"/>
                <w:rFonts w:ascii="Times New Roman" w:hAnsi="Times New Roman" w:cs="Times New Roman"/>
                <w:noProof/>
                <w:lang w:eastAsia="pt-BR"/>
              </w:rPr>
            </w:pPr>
            <w:ins w:id="2892" w:author="Samylla Oliveira" w:date="2020-08-25T15:50:00Z">
              <w:r>
                <w:rPr>
                  <w:rFonts w:ascii="Times New Roman" w:hAnsi="Times New Roman" w:cs="Times New Roman"/>
                  <w:noProof/>
                  <w:lang w:eastAsia="pt-BR"/>
                </w:rPr>
                <w:t>5,50 (</w:t>
              </w:r>
            </w:ins>
            <w:ins w:id="2893" w:author="Allan Clemente de Souza" w:date="2020-10-05T01:13:00Z">
              <w:r w:rsidR="00BA6928">
                <w:rPr>
                  <w:rFonts w:ascii="Times New Roman" w:hAnsi="Times New Roman" w:cs="Times New Roman"/>
                  <w:noProof/>
                  <w:lang w:eastAsia="pt-BR"/>
                </w:rPr>
                <w:t>4</w:t>
              </w:r>
            </w:ins>
            <w:ins w:id="2894" w:author="Samylla Oliveira" w:date="2020-08-25T15:50:00Z">
              <w:del w:id="2895" w:author="Allan Clemente de Souza" w:date="2020-10-05T01:13:00Z">
                <w:r w:rsidDel="00BA6928">
                  <w:rPr>
                    <w:rFonts w:ascii="Times New Roman" w:hAnsi="Times New Roman" w:cs="Times New Roman"/>
                    <w:noProof/>
                    <w:lang w:eastAsia="pt-BR"/>
                  </w:rPr>
                  <w:delText>5</w:delText>
                </w:r>
              </w:del>
              <w:r>
                <w:rPr>
                  <w:rFonts w:ascii="Times New Roman" w:hAnsi="Times New Roman" w:cs="Times New Roman"/>
                  <w:noProof/>
                  <w:lang w:eastAsia="pt-BR"/>
                </w:rPr>
                <w:t>,</w:t>
              </w:r>
            </w:ins>
            <w:ins w:id="2896" w:author="Allan Clemente de Souza" w:date="2020-10-05T01:13:00Z">
              <w:r w:rsidR="00BA6928">
                <w:rPr>
                  <w:rFonts w:ascii="Times New Roman" w:hAnsi="Times New Roman" w:cs="Times New Roman"/>
                  <w:noProof/>
                  <w:lang w:eastAsia="pt-BR"/>
                </w:rPr>
                <w:t>7</w:t>
              </w:r>
            </w:ins>
            <w:ins w:id="2897" w:author="Samylla Oliveira" w:date="2020-08-25T15:50:00Z">
              <w:del w:id="2898" w:author="Allan Clemente de Souza" w:date="2020-10-05T01:13:00Z">
                <w:r w:rsidDel="00BA6928">
                  <w:rPr>
                    <w:rFonts w:ascii="Times New Roman" w:hAnsi="Times New Roman" w:cs="Times New Roman"/>
                    <w:noProof/>
                    <w:lang w:eastAsia="pt-BR"/>
                  </w:rPr>
                  <w:delText>0</w:delText>
                </w:r>
              </w:del>
              <w:r>
                <w:rPr>
                  <w:rFonts w:ascii="Times New Roman" w:hAnsi="Times New Roman" w:cs="Times New Roman"/>
                  <w:noProof/>
                  <w:lang w:eastAsia="pt-BR"/>
                </w:rPr>
                <w:t>0 – 6,</w:t>
              </w:r>
            </w:ins>
            <w:ins w:id="2899" w:author="Allan Clemente de Souza" w:date="2020-10-05T01:13:00Z">
              <w:r w:rsidR="00BA6928">
                <w:rPr>
                  <w:rFonts w:ascii="Times New Roman" w:hAnsi="Times New Roman" w:cs="Times New Roman"/>
                  <w:noProof/>
                  <w:lang w:eastAsia="pt-BR"/>
                </w:rPr>
                <w:t>9</w:t>
              </w:r>
            </w:ins>
            <w:ins w:id="2900" w:author="Samylla Oliveira" w:date="2020-08-25T15:50:00Z">
              <w:del w:id="2901" w:author="Allan Clemente de Souza" w:date="2020-10-05T01:13:00Z">
                <w:r w:rsidDel="00BA6928">
                  <w:rPr>
                    <w:rFonts w:ascii="Times New Roman" w:hAnsi="Times New Roman" w:cs="Times New Roman"/>
                    <w:noProof/>
                    <w:lang w:eastAsia="pt-BR"/>
                  </w:rPr>
                  <w:delText>7</w:delText>
                </w:r>
              </w:del>
              <w:r>
                <w:rPr>
                  <w:rFonts w:ascii="Times New Roman" w:hAnsi="Times New Roman" w:cs="Times New Roman"/>
                  <w:noProof/>
                  <w:lang w:eastAsia="pt-BR"/>
                </w:rPr>
                <w:t>0)</w:t>
              </w:r>
            </w:ins>
          </w:p>
        </w:tc>
        <w:tc>
          <w:tcPr>
            <w:tcW w:w="2124" w:type="dxa"/>
            <w:vAlign w:val="center"/>
          </w:tcPr>
          <w:p w14:paraId="06F95FC9" w14:textId="3AD50E3D" w:rsidR="0055147D" w:rsidRDefault="0055147D" w:rsidP="0055147D">
            <w:pPr>
              <w:spacing w:after="0"/>
              <w:jc w:val="center"/>
              <w:rPr>
                <w:ins w:id="2902" w:author="Samylla Oliveira" w:date="2020-08-25T15:32:00Z"/>
                <w:rFonts w:ascii="Times New Roman" w:hAnsi="Times New Roman" w:cs="Times New Roman"/>
                <w:noProof/>
                <w:lang w:eastAsia="pt-BR"/>
              </w:rPr>
            </w:pPr>
            <w:ins w:id="2903" w:author="Samylla Oliveira" w:date="2020-08-25T15:42:00Z">
              <w:r>
                <w:rPr>
                  <w:rFonts w:ascii="Times New Roman" w:hAnsi="Times New Roman" w:cs="Times New Roman"/>
                  <w:noProof/>
                  <w:lang w:eastAsia="pt-BR"/>
                </w:rPr>
                <w:t>1,</w:t>
              </w:r>
            </w:ins>
            <w:ins w:id="2904" w:author="Allan Clemente de Souza" w:date="2020-10-05T01:16:00Z">
              <w:r w:rsidR="00BA6928">
                <w:rPr>
                  <w:rFonts w:ascii="Times New Roman" w:hAnsi="Times New Roman" w:cs="Times New Roman"/>
                  <w:noProof/>
                  <w:lang w:eastAsia="pt-BR"/>
                </w:rPr>
                <w:t>54</w:t>
              </w:r>
            </w:ins>
            <w:ins w:id="2905" w:author="Samylla Oliveira" w:date="2020-08-25T15:42:00Z">
              <w:del w:id="2906" w:author="Allan Clemente de Souza" w:date="2020-10-05T01:16:00Z">
                <w:r w:rsidDel="00BA6928">
                  <w:rPr>
                    <w:rFonts w:ascii="Times New Roman" w:hAnsi="Times New Roman" w:cs="Times New Roman"/>
                    <w:noProof/>
                    <w:lang w:eastAsia="pt-BR"/>
                  </w:rPr>
                  <w:delText>49</w:delText>
                </w:r>
              </w:del>
              <w:r>
                <w:rPr>
                  <w:rFonts w:ascii="Times New Roman" w:hAnsi="Times New Roman" w:cs="Times New Roman"/>
                  <w:noProof/>
                  <w:lang w:eastAsia="pt-BR"/>
                </w:rPr>
                <w:t xml:space="preserve"> (0,</w:t>
              </w:r>
            </w:ins>
            <w:ins w:id="2907" w:author="Allan Clemente de Souza" w:date="2020-10-05T01:16:00Z">
              <w:r w:rsidR="00BA6928">
                <w:rPr>
                  <w:rFonts w:ascii="Times New Roman" w:hAnsi="Times New Roman" w:cs="Times New Roman"/>
                  <w:noProof/>
                  <w:lang w:eastAsia="pt-BR"/>
                </w:rPr>
                <w:t>47</w:t>
              </w:r>
            </w:ins>
            <w:ins w:id="2908" w:author="Samylla Oliveira" w:date="2020-08-25T15:42:00Z">
              <w:del w:id="2909" w:author="Allan Clemente de Souza" w:date="2020-10-05T01:16:00Z">
                <w:r w:rsidDel="00BA6928">
                  <w:rPr>
                    <w:rFonts w:ascii="Times New Roman" w:hAnsi="Times New Roman" w:cs="Times New Roman"/>
                    <w:noProof/>
                    <w:lang w:eastAsia="pt-BR"/>
                  </w:rPr>
                  <w:delText>50</w:delText>
                </w:r>
              </w:del>
              <w:r>
                <w:rPr>
                  <w:rFonts w:ascii="Times New Roman" w:hAnsi="Times New Roman" w:cs="Times New Roman"/>
                  <w:noProof/>
                  <w:lang w:eastAsia="pt-BR"/>
                </w:rPr>
                <w:t xml:space="preserve"> – 6,0</w:t>
              </w:r>
            </w:ins>
            <w:ins w:id="2910" w:author="Allan Clemente de Souza" w:date="2020-10-05T01:17:00Z">
              <w:r w:rsidR="00BA6928">
                <w:rPr>
                  <w:rFonts w:ascii="Times New Roman" w:hAnsi="Times New Roman" w:cs="Times New Roman"/>
                  <w:noProof/>
                  <w:lang w:eastAsia="pt-BR"/>
                </w:rPr>
                <w:t>3</w:t>
              </w:r>
            </w:ins>
            <w:ins w:id="2911" w:author="Samylla Oliveira" w:date="2020-08-25T15:42:00Z">
              <w:del w:id="2912" w:author="Allan Clemente de Souza" w:date="2020-10-05T01:17:00Z">
                <w:r w:rsidDel="00BA6928">
                  <w:rPr>
                    <w:rFonts w:ascii="Times New Roman" w:hAnsi="Times New Roman" w:cs="Times New Roman"/>
                    <w:noProof/>
                    <w:lang w:eastAsia="pt-BR"/>
                  </w:rPr>
                  <w:delText>5</w:delText>
                </w:r>
              </w:del>
              <w:r>
                <w:rPr>
                  <w:rFonts w:ascii="Times New Roman" w:hAnsi="Times New Roman" w:cs="Times New Roman"/>
                  <w:noProof/>
                  <w:lang w:eastAsia="pt-BR"/>
                </w:rPr>
                <w:t>)</w:t>
              </w:r>
            </w:ins>
          </w:p>
        </w:tc>
      </w:tr>
      <w:tr w:rsidR="0055147D" w14:paraId="19B7E002" w14:textId="77777777" w:rsidTr="00661AE7">
        <w:trPr>
          <w:trHeight w:val="454"/>
          <w:ins w:id="2913" w:author="Samylla Oliveira" w:date="2020-08-25T15:32:00Z"/>
        </w:trPr>
        <w:tc>
          <w:tcPr>
            <w:tcW w:w="2123" w:type="dxa"/>
            <w:vAlign w:val="center"/>
          </w:tcPr>
          <w:p w14:paraId="494D4BE1" w14:textId="77777777" w:rsidR="0055147D" w:rsidRDefault="0055147D" w:rsidP="0055147D">
            <w:pPr>
              <w:spacing w:after="0"/>
              <w:jc w:val="center"/>
              <w:rPr>
                <w:ins w:id="2914" w:author="Samylla Oliveira" w:date="2020-08-25T15:32:00Z"/>
                <w:rFonts w:ascii="Times New Roman" w:hAnsi="Times New Roman" w:cs="Times New Roman"/>
                <w:noProof/>
                <w:lang w:eastAsia="pt-BR"/>
              </w:rPr>
            </w:pPr>
            <w:ins w:id="2915" w:author="Samylla Oliveira" w:date="2020-08-25T15:32:00Z">
              <w:r w:rsidRPr="001A7881">
                <w:rPr>
                  <w:rFonts w:ascii="Times New Roman" w:hAnsi="Times New Roman" w:cs="Times New Roman"/>
                  <w:noProof/>
                  <w:lang w:val="pt-BR" w:eastAsia="pt-BR"/>
                </w:rPr>
                <w:t>168 h</w:t>
              </w:r>
            </w:ins>
          </w:p>
        </w:tc>
        <w:tc>
          <w:tcPr>
            <w:tcW w:w="2123" w:type="dxa"/>
            <w:vAlign w:val="center"/>
          </w:tcPr>
          <w:p w14:paraId="3564D706" w14:textId="3F8DE4C7" w:rsidR="0055147D" w:rsidRDefault="00BA6928" w:rsidP="0055147D">
            <w:pPr>
              <w:spacing w:after="0"/>
              <w:jc w:val="center"/>
              <w:rPr>
                <w:ins w:id="2916" w:author="Samylla Oliveira" w:date="2020-08-25T15:32:00Z"/>
                <w:rFonts w:ascii="Times New Roman" w:hAnsi="Times New Roman" w:cs="Times New Roman"/>
                <w:noProof/>
                <w:lang w:eastAsia="pt-BR"/>
              </w:rPr>
            </w:pPr>
            <w:ins w:id="2917" w:author="Allan Clemente de Souza" w:date="2020-10-05T01:09:00Z">
              <w:r>
                <w:rPr>
                  <w:rFonts w:ascii="Times New Roman" w:hAnsi="Times New Roman" w:cs="Times New Roman"/>
                  <w:noProof/>
                  <w:lang w:eastAsia="pt-BR"/>
                </w:rPr>
                <w:t>0,27</w:t>
              </w:r>
            </w:ins>
            <w:ins w:id="2918" w:author="Allan Clemente de Souza" w:date="2020-10-05T01:10:00Z">
              <w:r>
                <w:rPr>
                  <w:rFonts w:ascii="Times New Roman" w:hAnsi="Times New Roman" w:cs="Times New Roman"/>
                  <w:noProof/>
                  <w:lang w:eastAsia="pt-BR"/>
                </w:rPr>
                <w:t>(0,07-0,83)</w:t>
              </w:r>
            </w:ins>
          </w:p>
        </w:tc>
        <w:tc>
          <w:tcPr>
            <w:tcW w:w="2124" w:type="dxa"/>
            <w:vAlign w:val="center"/>
          </w:tcPr>
          <w:p w14:paraId="7899C450" w14:textId="20B3BCAC" w:rsidR="0055147D" w:rsidRDefault="0055147D" w:rsidP="0055147D">
            <w:pPr>
              <w:spacing w:after="0"/>
              <w:jc w:val="center"/>
              <w:rPr>
                <w:ins w:id="2919" w:author="Samylla Oliveira" w:date="2020-08-25T15:32:00Z"/>
                <w:rFonts w:ascii="Times New Roman" w:hAnsi="Times New Roman" w:cs="Times New Roman"/>
                <w:noProof/>
                <w:lang w:eastAsia="pt-BR"/>
              </w:rPr>
            </w:pPr>
            <w:ins w:id="2920" w:author="Samylla Oliveira" w:date="2020-08-25T15:50:00Z">
              <w:r>
                <w:rPr>
                  <w:rFonts w:ascii="Times New Roman" w:hAnsi="Times New Roman" w:cs="Times New Roman"/>
                  <w:noProof/>
                  <w:lang w:eastAsia="pt-BR"/>
                </w:rPr>
                <w:t xml:space="preserve">3,70 (3,70 – </w:t>
              </w:r>
              <w:del w:id="2921" w:author="Allan Clemente de Souza" w:date="2020-10-05T01:13:00Z">
                <w:r w:rsidDel="00BA6928">
                  <w:rPr>
                    <w:rFonts w:ascii="Times New Roman" w:hAnsi="Times New Roman" w:cs="Times New Roman"/>
                    <w:noProof/>
                    <w:lang w:eastAsia="pt-BR"/>
                  </w:rPr>
                  <w:delText>5,00</w:delText>
                </w:r>
              </w:del>
            </w:ins>
            <w:ins w:id="2922" w:author="Allan Clemente de Souza" w:date="2020-10-05T01:13:00Z">
              <w:r w:rsidR="00BA6928">
                <w:rPr>
                  <w:rFonts w:ascii="Times New Roman" w:hAnsi="Times New Roman" w:cs="Times New Roman"/>
                  <w:noProof/>
                  <w:lang w:eastAsia="pt-BR"/>
                </w:rPr>
                <w:t>4,70</w:t>
              </w:r>
            </w:ins>
            <w:ins w:id="2923" w:author="Samylla Oliveira" w:date="2020-08-25T15:50:00Z">
              <w:r>
                <w:rPr>
                  <w:rFonts w:ascii="Times New Roman" w:hAnsi="Times New Roman" w:cs="Times New Roman"/>
                  <w:noProof/>
                  <w:lang w:eastAsia="pt-BR"/>
                </w:rPr>
                <w:t>)</w:t>
              </w:r>
            </w:ins>
          </w:p>
        </w:tc>
        <w:tc>
          <w:tcPr>
            <w:tcW w:w="2124" w:type="dxa"/>
            <w:vAlign w:val="center"/>
          </w:tcPr>
          <w:p w14:paraId="3E0D27AD" w14:textId="5D1195FD" w:rsidR="0055147D" w:rsidRDefault="0055147D" w:rsidP="0055147D">
            <w:pPr>
              <w:spacing w:after="0"/>
              <w:jc w:val="center"/>
              <w:rPr>
                <w:ins w:id="2924" w:author="Samylla Oliveira" w:date="2020-08-25T15:32:00Z"/>
                <w:rFonts w:ascii="Times New Roman" w:hAnsi="Times New Roman" w:cs="Times New Roman"/>
                <w:noProof/>
                <w:lang w:eastAsia="pt-BR"/>
              </w:rPr>
            </w:pPr>
            <w:ins w:id="2925" w:author="Samylla Oliveira" w:date="2020-08-25T15:42:00Z">
              <w:r>
                <w:rPr>
                  <w:rFonts w:ascii="Times New Roman" w:hAnsi="Times New Roman" w:cs="Times New Roman"/>
                  <w:noProof/>
                  <w:lang w:eastAsia="pt-BR"/>
                </w:rPr>
                <w:t>2,23 (</w:t>
              </w:r>
              <w:del w:id="2926" w:author="Allan Clemente de Souza" w:date="2020-10-05T01:16:00Z">
                <w:r w:rsidDel="00BA6928">
                  <w:rPr>
                    <w:rFonts w:ascii="Times New Roman" w:hAnsi="Times New Roman" w:cs="Times New Roman"/>
                    <w:noProof/>
                    <w:lang w:eastAsia="pt-BR"/>
                  </w:rPr>
                  <w:delText>1,00</w:delText>
                </w:r>
              </w:del>
            </w:ins>
            <w:ins w:id="2927" w:author="Allan Clemente de Souza" w:date="2020-10-05T01:16:00Z">
              <w:r w:rsidR="00BA6928">
                <w:rPr>
                  <w:rFonts w:ascii="Times New Roman" w:hAnsi="Times New Roman" w:cs="Times New Roman"/>
                  <w:noProof/>
                  <w:lang w:eastAsia="pt-BR"/>
                </w:rPr>
                <w:t>0,98</w:t>
              </w:r>
            </w:ins>
            <w:ins w:id="2928" w:author="Samylla Oliveira" w:date="2020-08-25T15:42:00Z">
              <w:r>
                <w:rPr>
                  <w:rFonts w:ascii="Times New Roman" w:hAnsi="Times New Roman" w:cs="Times New Roman"/>
                  <w:noProof/>
                  <w:lang w:eastAsia="pt-BR"/>
                </w:rPr>
                <w:t xml:space="preserve"> – </w:t>
              </w:r>
              <w:del w:id="2929" w:author="Allan Clemente de Souza" w:date="2020-10-05T01:17:00Z">
                <w:r w:rsidDel="00BA6928">
                  <w:rPr>
                    <w:rFonts w:ascii="Times New Roman" w:hAnsi="Times New Roman" w:cs="Times New Roman"/>
                    <w:noProof/>
                    <w:lang w:eastAsia="pt-BR"/>
                  </w:rPr>
                  <w:delText>4,95</w:delText>
                </w:r>
              </w:del>
            </w:ins>
            <w:ins w:id="2930" w:author="Allan Clemente de Souza" w:date="2020-10-05T01:17:00Z">
              <w:r w:rsidR="00BA6928">
                <w:rPr>
                  <w:rFonts w:ascii="Times New Roman" w:hAnsi="Times New Roman" w:cs="Times New Roman"/>
                  <w:noProof/>
                  <w:lang w:eastAsia="pt-BR"/>
                </w:rPr>
                <w:t>5,02</w:t>
              </w:r>
            </w:ins>
            <w:ins w:id="2931" w:author="Samylla Oliveira" w:date="2020-08-25T15:42:00Z">
              <w:r>
                <w:rPr>
                  <w:rFonts w:ascii="Times New Roman" w:hAnsi="Times New Roman" w:cs="Times New Roman"/>
                  <w:noProof/>
                  <w:lang w:eastAsia="pt-BR"/>
                </w:rPr>
                <w:t>)</w:t>
              </w:r>
            </w:ins>
          </w:p>
        </w:tc>
      </w:tr>
      <w:tr w:rsidR="0055147D" w14:paraId="797E4718" w14:textId="77777777" w:rsidTr="00661AE7">
        <w:trPr>
          <w:trHeight w:val="454"/>
          <w:ins w:id="2932" w:author="Samylla Oliveira" w:date="2020-08-25T15:32:00Z"/>
        </w:trPr>
        <w:tc>
          <w:tcPr>
            <w:tcW w:w="2123" w:type="dxa"/>
            <w:vAlign w:val="center"/>
          </w:tcPr>
          <w:p w14:paraId="3E195D21" w14:textId="77777777" w:rsidR="0055147D" w:rsidRDefault="0055147D" w:rsidP="0055147D">
            <w:pPr>
              <w:spacing w:after="0"/>
              <w:jc w:val="center"/>
              <w:rPr>
                <w:ins w:id="2933" w:author="Samylla Oliveira" w:date="2020-08-25T15:32:00Z"/>
                <w:rFonts w:ascii="Times New Roman" w:hAnsi="Times New Roman" w:cs="Times New Roman"/>
                <w:noProof/>
                <w:lang w:eastAsia="pt-BR"/>
              </w:rPr>
            </w:pPr>
            <w:ins w:id="2934" w:author="Samylla Oliveira" w:date="2020-08-25T15:32:00Z">
              <w:r w:rsidRPr="001A7881">
                <w:rPr>
                  <w:rFonts w:ascii="Times New Roman" w:hAnsi="Times New Roman" w:cs="Times New Roman"/>
                  <w:noProof/>
                  <w:lang w:val="pt-BR" w:eastAsia="pt-BR"/>
                </w:rPr>
                <w:t>336 h</w:t>
              </w:r>
            </w:ins>
          </w:p>
        </w:tc>
        <w:tc>
          <w:tcPr>
            <w:tcW w:w="2123" w:type="dxa"/>
            <w:vAlign w:val="center"/>
          </w:tcPr>
          <w:p w14:paraId="6E16A1DD" w14:textId="314C53C7" w:rsidR="0055147D" w:rsidRDefault="00BA6928" w:rsidP="0055147D">
            <w:pPr>
              <w:spacing w:after="0"/>
              <w:jc w:val="center"/>
              <w:rPr>
                <w:ins w:id="2935" w:author="Samylla Oliveira" w:date="2020-08-25T15:32:00Z"/>
                <w:rFonts w:ascii="Times New Roman" w:hAnsi="Times New Roman" w:cs="Times New Roman"/>
                <w:noProof/>
                <w:lang w:eastAsia="pt-BR"/>
              </w:rPr>
            </w:pPr>
            <w:ins w:id="2936" w:author="Allan Clemente de Souza" w:date="2020-10-05T01:10:00Z">
              <w:r>
                <w:rPr>
                  <w:rFonts w:ascii="Times New Roman" w:hAnsi="Times New Roman" w:cs="Times New Roman"/>
                  <w:noProof/>
                  <w:lang w:eastAsia="pt-BR"/>
                </w:rPr>
                <w:t>0,69(0,</w:t>
              </w:r>
            </w:ins>
            <w:ins w:id="2937" w:author="Allan Clemente de Souza" w:date="2020-10-05T01:11:00Z">
              <w:r>
                <w:rPr>
                  <w:rFonts w:ascii="Times New Roman" w:hAnsi="Times New Roman" w:cs="Times New Roman"/>
                  <w:noProof/>
                  <w:lang w:eastAsia="pt-BR"/>
                </w:rPr>
                <w:t>17</w:t>
              </w:r>
            </w:ins>
            <w:ins w:id="2938" w:author="Allan Clemente de Souza" w:date="2020-10-05T01:10:00Z">
              <w:r>
                <w:rPr>
                  <w:rFonts w:ascii="Times New Roman" w:hAnsi="Times New Roman" w:cs="Times New Roman"/>
                  <w:noProof/>
                  <w:lang w:eastAsia="pt-BR"/>
                </w:rPr>
                <w:t>-</w:t>
              </w:r>
            </w:ins>
            <w:ins w:id="2939" w:author="Allan Clemente de Souza" w:date="2020-10-05T01:11:00Z">
              <w:r>
                <w:rPr>
                  <w:rFonts w:ascii="Times New Roman" w:hAnsi="Times New Roman" w:cs="Times New Roman"/>
                  <w:noProof/>
                  <w:lang w:eastAsia="pt-BR"/>
                </w:rPr>
                <w:t>2,48</w:t>
              </w:r>
            </w:ins>
            <w:ins w:id="2940" w:author="Allan Clemente de Souza" w:date="2020-10-05T01:10:00Z">
              <w:r>
                <w:rPr>
                  <w:rFonts w:ascii="Times New Roman" w:hAnsi="Times New Roman" w:cs="Times New Roman"/>
                  <w:noProof/>
                  <w:lang w:eastAsia="pt-BR"/>
                </w:rPr>
                <w:t>)</w:t>
              </w:r>
            </w:ins>
          </w:p>
        </w:tc>
        <w:tc>
          <w:tcPr>
            <w:tcW w:w="2124" w:type="dxa"/>
            <w:vAlign w:val="center"/>
          </w:tcPr>
          <w:p w14:paraId="754C842F" w14:textId="52681064" w:rsidR="0055147D" w:rsidRDefault="0055147D" w:rsidP="0055147D">
            <w:pPr>
              <w:spacing w:after="0"/>
              <w:jc w:val="center"/>
              <w:rPr>
                <w:ins w:id="2941" w:author="Samylla Oliveira" w:date="2020-08-25T15:32:00Z"/>
                <w:rFonts w:ascii="Times New Roman" w:hAnsi="Times New Roman" w:cs="Times New Roman"/>
                <w:noProof/>
                <w:lang w:eastAsia="pt-BR"/>
              </w:rPr>
            </w:pPr>
            <w:ins w:id="2942" w:author="Samylla Oliveira" w:date="2020-08-25T15:50:00Z">
              <w:r>
                <w:rPr>
                  <w:rFonts w:ascii="Times New Roman" w:hAnsi="Times New Roman" w:cs="Times New Roman"/>
                  <w:noProof/>
                  <w:lang w:eastAsia="pt-BR"/>
                </w:rPr>
                <w:t>2,70 (2,50 – 3,</w:t>
              </w:r>
              <w:del w:id="2943" w:author="Allan Clemente de Souza" w:date="2020-10-05T01:13:00Z">
                <w:r w:rsidDel="00BA6928">
                  <w:rPr>
                    <w:rFonts w:ascii="Times New Roman" w:hAnsi="Times New Roman" w:cs="Times New Roman"/>
                    <w:noProof/>
                    <w:lang w:eastAsia="pt-BR"/>
                  </w:rPr>
                  <w:delText>7</w:delText>
                </w:r>
              </w:del>
            </w:ins>
            <w:ins w:id="2944" w:author="Allan Clemente de Souza" w:date="2020-10-05T01:13:00Z">
              <w:r w:rsidR="00BA6928">
                <w:rPr>
                  <w:rFonts w:ascii="Times New Roman" w:hAnsi="Times New Roman" w:cs="Times New Roman"/>
                  <w:noProof/>
                  <w:lang w:eastAsia="pt-BR"/>
                </w:rPr>
                <w:t>6</w:t>
              </w:r>
            </w:ins>
            <w:ins w:id="2945" w:author="Samylla Oliveira" w:date="2020-08-25T15:50:00Z">
              <w:r>
                <w:rPr>
                  <w:rFonts w:ascii="Times New Roman" w:hAnsi="Times New Roman" w:cs="Times New Roman"/>
                  <w:noProof/>
                  <w:lang w:eastAsia="pt-BR"/>
                </w:rPr>
                <w:t>0)</w:t>
              </w:r>
            </w:ins>
          </w:p>
        </w:tc>
        <w:tc>
          <w:tcPr>
            <w:tcW w:w="2124" w:type="dxa"/>
            <w:vAlign w:val="center"/>
          </w:tcPr>
          <w:p w14:paraId="1377E44E" w14:textId="4171E7DC" w:rsidR="0055147D" w:rsidRDefault="0055147D" w:rsidP="0055147D">
            <w:pPr>
              <w:spacing w:after="0"/>
              <w:jc w:val="center"/>
              <w:rPr>
                <w:ins w:id="2946" w:author="Samylla Oliveira" w:date="2020-08-25T15:32:00Z"/>
                <w:rFonts w:ascii="Times New Roman" w:hAnsi="Times New Roman" w:cs="Times New Roman"/>
                <w:noProof/>
                <w:lang w:eastAsia="pt-BR"/>
              </w:rPr>
            </w:pPr>
            <w:ins w:id="2947" w:author="Samylla Oliveira" w:date="2020-08-25T15:43:00Z">
              <w:r>
                <w:rPr>
                  <w:rFonts w:ascii="Times New Roman" w:hAnsi="Times New Roman" w:cs="Times New Roman"/>
                  <w:noProof/>
                  <w:lang w:eastAsia="pt-BR"/>
                </w:rPr>
                <w:t>2,72 (</w:t>
              </w:r>
            </w:ins>
            <w:ins w:id="2948" w:author="Allan Clemente de Souza" w:date="2020-10-05T01:17:00Z">
              <w:r w:rsidR="00BA6928">
                <w:rPr>
                  <w:rFonts w:ascii="Times New Roman" w:hAnsi="Times New Roman" w:cs="Times New Roman"/>
                  <w:noProof/>
                  <w:lang w:eastAsia="pt-BR"/>
                </w:rPr>
                <w:t>0,9</w:t>
              </w:r>
              <w:r w:rsidR="00BA6928">
                <w:rPr>
                  <w:rFonts w:ascii="Times New Roman" w:hAnsi="Times New Roman" w:cs="Times New Roman"/>
                  <w:noProof/>
                  <w:lang w:eastAsia="pt-BR"/>
                </w:rPr>
                <w:t>6</w:t>
              </w:r>
              <w:r w:rsidR="00BA6928">
                <w:rPr>
                  <w:rFonts w:ascii="Times New Roman" w:hAnsi="Times New Roman" w:cs="Times New Roman"/>
                  <w:noProof/>
                  <w:lang w:eastAsia="pt-BR"/>
                </w:rPr>
                <w:t xml:space="preserve"> </w:t>
              </w:r>
            </w:ins>
            <w:ins w:id="2949" w:author="Samylla Oliveira" w:date="2020-08-25T15:43:00Z">
              <w:del w:id="2950" w:author="Allan Clemente de Souza" w:date="2020-10-05T01:17:00Z">
                <w:r w:rsidDel="00BA6928">
                  <w:rPr>
                    <w:rFonts w:ascii="Times New Roman" w:hAnsi="Times New Roman" w:cs="Times New Roman"/>
                    <w:noProof/>
                    <w:lang w:eastAsia="pt-BR"/>
                  </w:rPr>
                  <w:delText xml:space="preserve">1,00 </w:delText>
                </w:r>
              </w:del>
              <w:r>
                <w:rPr>
                  <w:rFonts w:ascii="Times New Roman" w:hAnsi="Times New Roman" w:cs="Times New Roman"/>
                  <w:noProof/>
                  <w:lang w:eastAsia="pt-BR"/>
                </w:rPr>
                <w:t>– 7,</w:t>
              </w:r>
            </w:ins>
            <w:ins w:id="2951" w:author="Allan Clemente de Souza" w:date="2020-10-05T01:17:00Z">
              <w:r w:rsidR="00BA6928">
                <w:rPr>
                  <w:rFonts w:ascii="Times New Roman" w:hAnsi="Times New Roman" w:cs="Times New Roman"/>
                  <w:noProof/>
                  <w:lang w:eastAsia="pt-BR"/>
                </w:rPr>
                <w:t>55</w:t>
              </w:r>
            </w:ins>
            <w:ins w:id="2952" w:author="Samylla Oliveira" w:date="2020-08-25T15:43:00Z">
              <w:del w:id="2953" w:author="Allan Clemente de Souza" w:date="2020-10-05T01:17:00Z">
                <w:r w:rsidDel="00BA6928">
                  <w:rPr>
                    <w:rFonts w:ascii="Times New Roman" w:hAnsi="Times New Roman" w:cs="Times New Roman"/>
                    <w:noProof/>
                    <w:lang w:eastAsia="pt-BR"/>
                  </w:rPr>
                  <w:delText>39</w:delText>
                </w:r>
              </w:del>
              <w:r>
                <w:rPr>
                  <w:rFonts w:ascii="Times New Roman" w:hAnsi="Times New Roman" w:cs="Times New Roman"/>
                  <w:noProof/>
                  <w:lang w:eastAsia="pt-BR"/>
                </w:rPr>
                <w:t>)</w:t>
              </w:r>
            </w:ins>
          </w:p>
        </w:tc>
      </w:tr>
      <w:tr w:rsidR="0055147D" w14:paraId="6DF19BA5" w14:textId="77777777" w:rsidTr="00661AE7">
        <w:trPr>
          <w:trHeight w:val="454"/>
          <w:ins w:id="2954" w:author="Samylla Oliveira" w:date="2020-08-25T15:32:00Z"/>
        </w:trPr>
        <w:tc>
          <w:tcPr>
            <w:tcW w:w="2123" w:type="dxa"/>
            <w:vAlign w:val="center"/>
          </w:tcPr>
          <w:p w14:paraId="7C7A5DD9" w14:textId="77777777" w:rsidR="0055147D" w:rsidRDefault="0055147D" w:rsidP="0055147D">
            <w:pPr>
              <w:spacing w:after="0"/>
              <w:jc w:val="center"/>
              <w:rPr>
                <w:ins w:id="2955" w:author="Samylla Oliveira" w:date="2020-08-25T15:32:00Z"/>
                <w:rFonts w:ascii="Times New Roman" w:hAnsi="Times New Roman" w:cs="Times New Roman"/>
                <w:noProof/>
                <w:lang w:eastAsia="pt-BR"/>
              </w:rPr>
            </w:pPr>
            <w:ins w:id="2956" w:author="Samylla Oliveira" w:date="2020-08-25T15:32:00Z">
              <w:r w:rsidRPr="00F040CF">
                <w:rPr>
                  <w:rFonts w:ascii="Times New Roman" w:hAnsi="Times New Roman" w:cs="Times New Roman"/>
                  <w:noProof/>
                  <w:lang w:eastAsia="pt-BR"/>
                </w:rPr>
                <w:t>504 h</w:t>
              </w:r>
            </w:ins>
          </w:p>
        </w:tc>
        <w:tc>
          <w:tcPr>
            <w:tcW w:w="2123" w:type="dxa"/>
            <w:vAlign w:val="center"/>
          </w:tcPr>
          <w:p w14:paraId="7D6F5107" w14:textId="1BC82E7D" w:rsidR="0055147D" w:rsidRDefault="00BA6928" w:rsidP="007B1BBC">
            <w:pPr>
              <w:spacing w:after="0"/>
              <w:jc w:val="center"/>
              <w:rPr>
                <w:ins w:id="2957" w:author="Samylla Oliveira" w:date="2020-08-25T15:32:00Z"/>
                <w:rFonts w:ascii="Times New Roman" w:hAnsi="Times New Roman" w:cs="Times New Roman"/>
                <w:noProof/>
                <w:lang w:eastAsia="pt-BR"/>
              </w:rPr>
              <w:pPrChange w:id="2958" w:author="Allan Clemente de Souza" w:date="2020-10-05T00:54:00Z">
                <w:pPr>
                  <w:spacing w:after="0"/>
                  <w:jc w:val="center"/>
                </w:pPr>
              </w:pPrChange>
            </w:pPr>
            <w:ins w:id="2959" w:author="Allan Clemente de Souza" w:date="2020-10-05T01:10:00Z">
              <w:r>
                <w:rPr>
                  <w:rFonts w:ascii="Times New Roman" w:hAnsi="Times New Roman" w:cs="Times New Roman"/>
                  <w:noProof/>
                  <w:lang w:eastAsia="pt-BR"/>
                </w:rPr>
                <w:t>1,41</w:t>
              </w:r>
            </w:ins>
            <w:ins w:id="2960" w:author="Allan Clemente de Souza" w:date="2020-10-05T01:11:00Z">
              <w:r>
                <w:rPr>
                  <w:rFonts w:ascii="Times New Roman" w:hAnsi="Times New Roman" w:cs="Times New Roman"/>
                  <w:noProof/>
                  <w:lang w:eastAsia="pt-BR"/>
                </w:rPr>
                <w:t>(0,31 – 5,98)</w:t>
              </w:r>
            </w:ins>
          </w:p>
        </w:tc>
        <w:tc>
          <w:tcPr>
            <w:tcW w:w="2124" w:type="dxa"/>
            <w:vAlign w:val="center"/>
          </w:tcPr>
          <w:p w14:paraId="32847BD8" w14:textId="5B02D1D3" w:rsidR="0055147D" w:rsidRDefault="0055147D" w:rsidP="0055147D">
            <w:pPr>
              <w:spacing w:after="0"/>
              <w:jc w:val="center"/>
              <w:rPr>
                <w:ins w:id="2961" w:author="Samylla Oliveira" w:date="2020-08-25T15:32:00Z"/>
                <w:rFonts w:ascii="Times New Roman" w:hAnsi="Times New Roman" w:cs="Times New Roman"/>
                <w:noProof/>
                <w:lang w:eastAsia="pt-BR"/>
              </w:rPr>
            </w:pPr>
            <w:ins w:id="2962" w:author="Samylla Oliveira" w:date="2020-08-25T15:50:00Z">
              <w:r>
                <w:rPr>
                  <w:rFonts w:ascii="Times New Roman" w:hAnsi="Times New Roman" w:cs="Times New Roman"/>
                  <w:noProof/>
                  <w:lang w:eastAsia="pt-BR"/>
                </w:rPr>
                <w:t>2,70 (2,50 – 3,30)</w:t>
              </w:r>
            </w:ins>
          </w:p>
        </w:tc>
        <w:tc>
          <w:tcPr>
            <w:tcW w:w="2124" w:type="dxa"/>
            <w:vAlign w:val="center"/>
          </w:tcPr>
          <w:p w14:paraId="1F8FE284" w14:textId="49D8A78E" w:rsidR="0055147D" w:rsidRDefault="0055147D" w:rsidP="0055147D">
            <w:pPr>
              <w:spacing w:after="0"/>
              <w:jc w:val="center"/>
              <w:rPr>
                <w:ins w:id="2963" w:author="Samylla Oliveira" w:date="2020-08-25T15:32:00Z"/>
                <w:rFonts w:ascii="Times New Roman" w:hAnsi="Times New Roman" w:cs="Times New Roman"/>
                <w:noProof/>
                <w:lang w:eastAsia="pt-BR"/>
              </w:rPr>
            </w:pPr>
            <w:ins w:id="2964" w:author="Samylla Oliveira" w:date="2020-08-25T15:43:00Z">
              <w:r>
                <w:rPr>
                  <w:rFonts w:ascii="Times New Roman" w:hAnsi="Times New Roman" w:cs="Times New Roman"/>
                  <w:noProof/>
                  <w:lang w:eastAsia="pt-BR"/>
                </w:rPr>
                <w:t>1,</w:t>
              </w:r>
            </w:ins>
            <w:ins w:id="2965" w:author="Allan Clemente de Souza" w:date="2020-10-05T01:16:00Z">
              <w:r w:rsidR="00BA6928">
                <w:rPr>
                  <w:rFonts w:ascii="Times New Roman" w:hAnsi="Times New Roman" w:cs="Times New Roman"/>
                  <w:noProof/>
                  <w:lang w:eastAsia="pt-BR"/>
                </w:rPr>
                <w:t>06</w:t>
              </w:r>
            </w:ins>
            <w:ins w:id="2966" w:author="Samylla Oliveira" w:date="2020-08-25T15:43:00Z">
              <w:del w:id="2967" w:author="Allan Clemente de Souza" w:date="2020-10-05T01:16:00Z">
                <w:r w:rsidDel="00BA6928">
                  <w:rPr>
                    <w:rFonts w:ascii="Times New Roman" w:hAnsi="Times New Roman" w:cs="Times New Roman"/>
                    <w:noProof/>
                    <w:lang w:eastAsia="pt-BR"/>
                  </w:rPr>
                  <w:delText>11</w:delText>
                </w:r>
              </w:del>
              <w:r>
                <w:rPr>
                  <w:rFonts w:ascii="Times New Roman" w:hAnsi="Times New Roman" w:cs="Times New Roman"/>
                  <w:noProof/>
                  <w:lang w:eastAsia="pt-BR"/>
                </w:rPr>
                <w:t xml:space="preserve"> (0,</w:t>
              </w:r>
            </w:ins>
            <w:ins w:id="2968" w:author="Allan Clemente de Souza" w:date="2020-10-05T01:17:00Z">
              <w:r w:rsidR="00BA6928">
                <w:rPr>
                  <w:rFonts w:ascii="Times New Roman" w:hAnsi="Times New Roman" w:cs="Times New Roman"/>
                  <w:noProof/>
                  <w:lang w:eastAsia="pt-BR"/>
                </w:rPr>
                <w:t>29</w:t>
              </w:r>
            </w:ins>
            <w:ins w:id="2969" w:author="Samylla Oliveira" w:date="2020-08-25T15:43:00Z">
              <w:del w:id="2970" w:author="Allan Clemente de Souza" w:date="2020-10-05T01:17:00Z">
                <w:r w:rsidDel="00BA6928">
                  <w:rPr>
                    <w:rFonts w:ascii="Times New Roman" w:hAnsi="Times New Roman" w:cs="Times New Roman"/>
                    <w:noProof/>
                    <w:lang w:eastAsia="pt-BR"/>
                  </w:rPr>
                  <w:delText>30</w:delText>
                </w:r>
              </w:del>
              <w:r>
                <w:rPr>
                  <w:rFonts w:ascii="Times New Roman" w:hAnsi="Times New Roman" w:cs="Times New Roman"/>
                  <w:noProof/>
                  <w:lang w:eastAsia="pt-BR"/>
                </w:rPr>
                <w:t xml:space="preserve"> – 3,6</w:t>
              </w:r>
            </w:ins>
            <w:ins w:id="2971" w:author="Allan Clemente de Souza" w:date="2020-10-05T01:17:00Z">
              <w:r w:rsidR="00BA6928">
                <w:rPr>
                  <w:rFonts w:ascii="Times New Roman" w:hAnsi="Times New Roman" w:cs="Times New Roman"/>
                  <w:noProof/>
                  <w:lang w:eastAsia="pt-BR"/>
                </w:rPr>
                <w:t>3</w:t>
              </w:r>
            </w:ins>
            <w:ins w:id="2972" w:author="Samylla Oliveira" w:date="2020-08-25T15:43:00Z">
              <w:del w:id="2973" w:author="Allan Clemente de Souza" w:date="2020-10-05T01:17:00Z">
                <w:r w:rsidDel="00BA6928">
                  <w:rPr>
                    <w:rFonts w:ascii="Times New Roman" w:hAnsi="Times New Roman" w:cs="Times New Roman"/>
                    <w:noProof/>
                    <w:lang w:eastAsia="pt-BR"/>
                  </w:rPr>
                  <w:delText>7</w:delText>
                </w:r>
              </w:del>
              <w:r>
                <w:rPr>
                  <w:rFonts w:ascii="Times New Roman" w:hAnsi="Times New Roman" w:cs="Times New Roman"/>
                  <w:noProof/>
                  <w:lang w:eastAsia="pt-BR"/>
                </w:rPr>
                <w:t>)</w:t>
              </w:r>
            </w:ins>
          </w:p>
        </w:tc>
      </w:tr>
      <w:tr w:rsidR="0055147D" w14:paraId="0AF81548" w14:textId="77777777" w:rsidTr="00661AE7">
        <w:trPr>
          <w:trHeight w:val="454"/>
          <w:ins w:id="2974" w:author="Samylla Oliveira" w:date="2020-08-25T15:32:00Z"/>
        </w:trPr>
        <w:tc>
          <w:tcPr>
            <w:tcW w:w="2123" w:type="dxa"/>
            <w:vAlign w:val="center"/>
          </w:tcPr>
          <w:p w14:paraId="68ED03E6" w14:textId="77777777" w:rsidR="0055147D" w:rsidRDefault="0055147D" w:rsidP="0055147D">
            <w:pPr>
              <w:spacing w:after="0"/>
              <w:jc w:val="center"/>
              <w:rPr>
                <w:ins w:id="2975" w:author="Samylla Oliveira" w:date="2020-08-25T15:32:00Z"/>
                <w:rFonts w:ascii="Times New Roman" w:hAnsi="Times New Roman" w:cs="Times New Roman"/>
                <w:noProof/>
                <w:lang w:eastAsia="pt-BR"/>
              </w:rPr>
            </w:pPr>
            <w:ins w:id="2976" w:author="Samylla Oliveira" w:date="2020-08-25T15:32:00Z">
              <w:r w:rsidRPr="00F040CF">
                <w:rPr>
                  <w:rFonts w:ascii="Times New Roman" w:hAnsi="Times New Roman" w:cs="Times New Roman"/>
                  <w:noProof/>
                  <w:lang w:eastAsia="pt-BR"/>
                </w:rPr>
                <w:t>720 h</w:t>
              </w:r>
            </w:ins>
          </w:p>
        </w:tc>
        <w:tc>
          <w:tcPr>
            <w:tcW w:w="2123" w:type="dxa"/>
            <w:vAlign w:val="center"/>
          </w:tcPr>
          <w:p w14:paraId="67BB6B3D" w14:textId="41EF7D24" w:rsidR="0055147D" w:rsidRDefault="00BA6928" w:rsidP="0055147D">
            <w:pPr>
              <w:spacing w:after="0"/>
              <w:jc w:val="center"/>
              <w:rPr>
                <w:ins w:id="2977" w:author="Samylla Oliveira" w:date="2020-08-25T15:32:00Z"/>
                <w:rFonts w:ascii="Times New Roman" w:hAnsi="Times New Roman" w:cs="Times New Roman"/>
                <w:noProof/>
                <w:lang w:eastAsia="pt-BR"/>
              </w:rPr>
            </w:pPr>
            <w:ins w:id="2978" w:author="Allan Clemente de Souza" w:date="2020-10-05T01:10:00Z">
              <w:r>
                <w:rPr>
                  <w:rFonts w:ascii="Times New Roman" w:hAnsi="Times New Roman" w:cs="Times New Roman"/>
                  <w:noProof/>
                  <w:lang w:eastAsia="pt-BR"/>
                </w:rPr>
                <w:t>2,30</w:t>
              </w:r>
            </w:ins>
            <w:ins w:id="2979" w:author="Allan Clemente de Souza" w:date="2020-10-05T01:12:00Z">
              <w:r>
                <w:rPr>
                  <w:rFonts w:ascii="Times New Roman" w:hAnsi="Times New Roman" w:cs="Times New Roman"/>
                  <w:noProof/>
                  <w:lang w:eastAsia="pt-BR"/>
                </w:rPr>
                <w:t>(0,49 – 10,49)</w:t>
              </w:r>
            </w:ins>
          </w:p>
        </w:tc>
        <w:tc>
          <w:tcPr>
            <w:tcW w:w="2124" w:type="dxa"/>
            <w:vAlign w:val="center"/>
          </w:tcPr>
          <w:p w14:paraId="1C0DF774" w14:textId="16387468" w:rsidR="0055147D" w:rsidRDefault="0055147D" w:rsidP="0055147D">
            <w:pPr>
              <w:spacing w:after="0"/>
              <w:jc w:val="center"/>
              <w:rPr>
                <w:ins w:id="2980" w:author="Samylla Oliveira" w:date="2020-08-25T15:32:00Z"/>
                <w:rFonts w:ascii="Times New Roman" w:hAnsi="Times New Roman" w:cs="Times New Roman"/>
                <w:noProof/>
                <w:lang w:eastAsia="pt-BR"/>
              </w:rPr>
            </w:pPr>
            <w:ins w:id="2981" w:author="Samylla Oliveira" w:date="2020-08-25T15:50:00Z">
              <w:r>
                <w:rPr>
                  <w:rFonts w:ascii="Times New Roman" w:hAnsi="Times New Roman" w:cs="Times New Roman"/>
                  <w:noProof/>
                  <w:lang w:eastAsia="pt-BR"/>
                </w:rPr>
                <w:t>0,60 (0,40 – 0,60)</w:t>
              </w:r>
            </w:ins>
          </w:p>
        </w:tc>
        <w:tc>
          <w:tcPr>
            <w:tcW w:w="2124" w:type="dxa"/>
            <w:vAlign w:val="center"/>
          </w:tcPr>
          <w:p w14:paraId="5EDACD05" w14:textId="17A0DB1D" w:rsidR="0055147D" w:rsidRDefault="0055147D" w:rsidP="0055147D">
            <w:pPr>
              <w:spacing w:after="0"/>
              <w:jc w:val="center"/>
              <w:rPr>
                <w:ins w:id="2982" w:author="Samylla Oliveira" w:date="2020-08-25T15:32:00Z"/>
                <w:rFonts w:ascii="Times New Roman" w:hAnsi="Times New Roman" w:cs="Times New Roman"/>
                <w:noProof/>
                <w:lang w:eastAsia="pt-BR"/>
              </w:rPr>
            </w:pPr>
            <w:ins w:id="2983" w:author="Samylla Oliveira" w:date="2020-08-25T15:43:00Z">
              <w:r>
                <w:rPr>
                  <w:rFonts w:ascii="Times New Roman" w:hAnsi="Times New Roman" w:cs="Times New Roman"/>
                  <w:noProof/>
                  <w:lang w:eastAsia="pt-BR"/>
                </w:rPr>
                <w:t>0,5</w:t>
              </w:r>
            </w:ins>
            <w:ins w:id="2984" w:author="Allan Clemente de Souza" w:date="2020-10-05T01:16:00Z">
              <w:r w:rsidR="00BA6928">
                <w:rPr>
                  <w:rFonts w:ascii="Times New Roman" w:hAnsi="Times New Roman" w:cs="Times New Roman"/>
                  <w:noProof/>
                  <w:lang w:eastAsia="pt-BR"/>
                </w:rPr>
                <w:t>4</w:t>
              </w:r>
            </w:ins>
            <w:ins w:id="2985" w:author="Samylla Oliveira" w:date="2020-08-25T15:43:00Z">
              <w:del w:id="2986" w:author="Allan Clemente de Souza" w:date="2020-10-05T01:16:00Z">
                <w:r w:rsidDel="00BA6928">
                  <w:rPr>
                    <w:rFonts w:ascii="Times New Roman" w:hAnsi="Times New Roman" w:cs="Times New Roman"/>
                    <w:noProof/>
                    <w:lang w:eastAsia="pt-BR"/>
                  </w:rPr>
                  <w:delText>5</w:delText>
                </w:r>
              </w:del>
              <w:r>
                <w:rPr>
                  <w:rFonts w:ascii="Times New Roman" w:hAnsi="Times New Roman" w:cs="Times New Roman"/>
                  <w:noProof/>
                  <w:lang w:eastAsia="pt-BR"/>
                </w:rPr>
                <w:t xml:space="preserve"> </w:t>
              </w:r>
            </w:ins>
            <w:ins w:id="2987" w:author="Samylla Oliveira" w:date="2020-08-25T15:44:00Z">
              <w:r>
                <w:rPr>
                  <w:rFonts w:ascii="Times New Roman" w:hAnsi="Times New Roman" w:cs="Times New Roman"/>
                  <w:noProof/>
                  <w:lang w:eastAsia="pt-BR"/>
                </w:rPr>
                <w:t>(0,17 – 1,</w:t>
              </w:r>
              <w:del w:id="2988" w:author="Allan Clemente de Souza" w:date="2020-10-05T01:18:00Z">
                <w:r w:rsidDel="00BA6928">
                  <w:rPr>
                    <w:rFonts w:ascii="Times New Roman" w:hAnsi="Times New Roman" w:cs="Times New Roman"/>
                    <w:noProof/>
                    <w:lang w:eastAsia="pt-BR"/>
                  </w:rPr>
                  <w:delText>6</w:delText>
                </w:r>
              </w:del>
              <w:r>
                <w:rPr>
                  <w:rFonts w:ascii="Times New Roman" w:hAnsi="Times New Roman" w:cs="Times New Roman"/>
                  <w:noProof/>
                  <w:lang w:eastAsia="pt-BR"/>
                </w:rPr>
                <w:t>5</w:t>
              </w:r>
            </w:ins>
            <w:ins w:id="2989" w:author="Allan Clemente de Souza" w:date="2020-10-05T01:18:00Z">
              <w:r w:rsidR="00BA6928">
                <w:rPr>
                  <w:rFonts w:ascii="Times New Roman" w:hAnsi="Times New Roman" w:cs="Times New Roman"/>
                  <w:noProof/>
                  <w:lang w:eastAsia="pt-BR"/>
                </w:rPr>
                <w:t>9</w:t>
              </w:r>
            </w:ins>
            <w:ins w:id="2990" w:author="Samylla Oliveira" w:date="2020-08-25T15:44:00Z">
              <w:r>
                <w:rPr>
                  <w:rFonts w:ascii="Times New Roman" w:hAnsi="Times New Roman" w:cs="Times New Roman"/>
                  <w:noProof/>
                  <w:lang w:eastAsia="pt-BR"/>
                </w:rPr>
                <w:t>)</w:t>
              </w:r>
            </w:ins>
          </w:p>
        </w:tc>
      </w:tr>
    </w:tbl>
    <w:p w14:paraId="02B36A42" w14:textId="24D9F63A" w:rsidR="006D0128" w:rsidRDefault="006D0128" w:rsidP="00D01FF6">
      <w:pPr>
        <w:rPr>
          <w:ins w:id="2991" w:author="Allan Clemente de Souza" w:date="2020-10-05T01:14:00Z"/>
          <w:rFonts w:ascii="Times New Roman" w:hAnsi="Times New Roman" w:cs="Times New Roman"/>
          <w:lang w:val="pt-BR"/>
        </w:rPr>
      </w:pPr>
    </w:p>
    <w:p w14:paraId="58C7D0A2" w14:textId="1102A9ED" w:rsidR="00BA6928" w:rsidRPr="00DA6FEE" w:rsidRDefault="00BA6928" w:rsidP="00D01FF6">
      <w:pPr>
        <w:rPr>
          <w:rFonts w:ascii="Times New Roman" w:hAnsi="Times New Roman" w:cs="Times New Roman"/>
          <w:lang w:val="pt-BR"/>
        </w:rPr>
      </w:pPr>
      <w:bookmarkStart w:id="2992" w:name="_GoBack"/>
      <w:bookmarkEnd w:id="2992"/>
    </w:p>
    <w:p w14:paraId="38CC41B9" w14:textId="3985807F" w:rsidR="00176EE5" w:rsidRPr="00DA6FEE" w:rsidRDefault="00E33513" w:rsidP="00E33513">
      <w:pPr>
        <w:pStyle w:val="NormalWeb"/>
        <w:spacing w:before="0" w:beforeAutospacing="0" w:after="0" w:afterAutospacing="0" w:line="360" w:lineRule="auto"/>
        <w:jc w:val="both"/>
      </w:pPr>
      <w:r>
        <w:t>Figura 7: Comparação do</w:t>
      </w:r>
      <w:r w:rsidR="00EF1806">
        <w:t xml:space="preserve"> impacto na i</w:t>
      </w:r>
      <w:ins w:id="2993" w:author="Allan Clemente de Souza" w:date="2020-10-05T01:12:00Z">
        <w:r w:rsidR="00BA6928" w:rsidRPr="00BA6928">
          <w:rPr>
            <w:noProof/>
          </w:rPr>
          <w:t xml:space="preserve"> </w:t>
        </w:r>
      </w:ins>
      <w:proofErr w:type="spellStart"/>
      <w:r w:rsidR="00EF1806">
        <w:t>ntegridade</w:t>
      </w:r>
      <w:proofErr w:type="spellEnd"/>
      <w:r w:rsidR="00EF1806">
        <w:t xml:space="preserve"> celular</w:t>
      </w:r>
      <w:r>
        <w:t xml:space="preserve"> da espécie</w:t>
      </w:r>
      <w:r w:rsidR="002D3065">
        <w:t xml:space="preserve"> </w:t>
      </w:r>
      <w:r w:rsidRPr="00DA6FEE">
        <w:t xml:space="preserve"> </w:t>
      </w:r>
      <w:r w:rsidRPr="00DA6FEE">
        <w:rPr>
          <w:i/>
        </w:rPr>
        <w:t>Planktothrix agardhii</w:t>
      </w:r>
      <w:r w:rsidR="00D01FF6">
        <w:rPr>
          <w:i/>
        </w:rPr>
        <w:t xml:space="preserve"> </w:t>
      </w:r>
      <w:ins w:id="2994" w:author="Samylla Oliveira" w:date="2020-08-25T12:05:00Z">
        <w:r w:rsidR="00F040CF">
          <w:rPr>
            <w:i/>
          </w:rPr>
          <w:t xml:space="preserve"> e </w:t>
        </w:r>
      </w:ins>
      <w:ins w:id="2995" w:author="Samylla Oliveira" w:date="2020-08-25T15:27:00Z">
        <w:r w:rsidR="00652A07">
          <w:rPr>
            <w:i/>
          </w:rPr>
          <w:t>algas</w:t>
        </w:r>
      </w:ins>
      <w:ins w:id="2996" w:author="Samylla Oliveira" w:date="2020-08-25T12:05:00Z">
        <w:r w:rsidR="00F040CF">
          <w:rPr>
            <w:i/>
          </w:rPr>
          <w:t>.</w:t>
        </w:r>
      </w:ins>
      <w:del w:id="2997" w:author="Samylla Oliveira" w:date="2020-08-25T12:05:00Z">
        <w:r w:rsidR="00D01FF6" w:rsidRPr="00F040CF" w:rsidDel="00F040CF">
          <w:rPr>
            <w:highlight w:val="yellow"/>
            <w:rPrChange w:id="2998" w:author="Samylla Oliveira" w:date="2020-08-25T12:05:00Z">
              <w:rPr/>
            </w:rPrChange>
          </w:rPr>
          <w:delText>e algas.</w:delText>
        </w:r>
      </w:del>
      <w:ins w:id="2999" w:author="Samylla Oliveira" w:date="2020-08-25T12:05:00Z">
        <w:r w:rsidR="00F040CF">
          <w:t xml:space="preserve"> </w:t>
        </w:r>
      </w:ins>
    </w:p>
    <w:p w14:paraId="5705E903" w14:textId="4A506A90" w:rsidR="008429E5" w:rsidRDefault="00877AA7" w:rsidP="00600077">
      <w:pPr>
        <w:pStyle w:val="NormalWeb"/>
        <w:spacing w:before="0" w:beforeAutospacing="0" w:after="0" w:afterAutospacing="0" w:line="360" w:lineRule="auto"/>
        <w:jc w:val="both"/>
        <w:rPr>
          <w:ins w:id="3000" w:author="Samylla Oliveira" w:date="2020-08-25T12:06:00Z"/>
        </w:rPr>
      </w:pPr>
      <w:del w:id="3001" w:author="Samylla Oliveira" w:date="2020-08-25T15:27:00Z">
        <w:r w:rsidRPr="00DA6FEE" w:rsidDel="00652A07">
          <w:rPr>
            <w:noProof/>
          </w:rPr>
          <w:drawing>
            <wp:inline distT="0" distB="0" distL="0" distR="0" wp14:anchorId="42AB88BF" wp14:editId="7753C4CB">
              <wp:extent cx="5400040" cy="2505075"/>
              <wp:effectExtent l="0" t="0" r="0" b="9525"/>
              <wp:docPr id="308" name="Imagem 308" descr="C:\Users\Samylla\Downloads\WhatsApp Image 2020-04-03 at 12.4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ylla\Downloads\WhatsApp Image 2020-04-03 at 12.48.34.jpeg"/>
                      <pic:cNvPicPr>
                        <a:picLocks noChangeAspect="1" noChangeArrowheads="1"/>
                      </pic:cNvPicPr>
                    </pic:nvPicPr>
                    <pic:blipFill rotWithShape="1">
                      <a:blip r:embed="rId40">
                        <a:extLst>
                          <a:ext uri="{28A0092B-C50C-407E-A947-70E740481C1C}">
                            <a14:useLocalDpi xmlns:a14="http://schemas.microsoft.com/office/drawing/2010/main" val="0"/>
                          </a:ext>
                        </a:extLst>
                      </a:blip>
                      <a:srcRect t="71435"/>
                      <a:stretch/>
                    </pic:blipFill>
                    <pic:spPr bwMode="auto">
                      <a:xfrm>
                        <a:off x="0" y="0"/>
                        <a:ext cx="5400040" cy="2505075"/>
                      </a:xfrm>
                      <a:prstGeom prst="rect">
                        <a:avLst/>
                      </a:prstGeom>
                      <a:noFill/>
                      <a:ln>
                        <a:noFill/>
                      </a:ln>
                      <a:extLst>
                        <a:ext uri="{53640926-AAD7-44D8-BBD7-CCE9431645EC}">
                          <a14:shadowObscured xmlns:a14="http://schemas.microsoft.com/office/drawing/2010/main"/>
                        </a:ext>
                      </a:extLst>
                    </pic:spPr>
                  </pic:pic>
                </a:graphicData>
              </a:graphic>
            </wp:inline>
          </w:drawing>
        </w:r>
      </w:del>
      <w:ins w:id="3002" w:author="Samylla Oliveira" w:date="2020-08-25T15:27:00Z">
        <w:r w:rsidR="00652A07">
          <w:rPr>
            <w:noProof/>
          </w:rPr>
          <w:drawing>
            <wp:inline distT="0" distB="0" distL="0" distR="0" wp14:anchorId="5A7C0199" wp14:editId="6A028631">
              <wp:extent cx="5400675" cy="216026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400675" cy="2160269"/>
                      </a:xfrm>
                      <a:prstGeom prst="rect">
                        <a:avLst/>
                      </a:prstGeom>
                      <a:noFill/>
                      <a:ln>
                        <a:noFill/>
                      </a:ln>
                    </pic:spPr>
                  </pic:pic>
                </a:graphicData>
              </a:graphic>
            </wp:inline>
          </w:drawing>
        </w:r>
      </w:ins>
    </w:p>
    <w:p w14:paraId="130946AD" w14:textId="59FE8FCF" w:rsidR="00D0195F" w:rsidRPr="00DA6FEE" w:rsidDel="0016034F" w:rsidRDefault="00D0195F" w:rsidP="00D0195F">
      <w:pPr>
        <w:pStyle w:val="NormalWeb"/>
        <w:spacing w:before="0" w:beforeAutospacing="0" w:after="0" w:afterAutospacing="0" w:line="360" w:lineRule="auto"/>
        <w:jc w:val="both"/>
        <w:rPr>
          <w:del w:id="3003" w:author="Samylla Oliveira" w:date="2020-08-26T11:38:00Z"/>
        </w:rPr>
      </w:pPr>
    </w:p>
    <w:p w14:paraId="04DA71B0" w14:textId="37310F64" w:rsidR="0061494F" w:rsidRDefault="002D3065" w:rsidP="002D3065">
      <w:pPr>
        <w:pStyle w:val="NormalWeb"/>
        <w:spacing w:before="0" w:beforeAutospacing="0" w:after="0" w:afterAutospacing="0" w:line="360" w:lineRule="auto"/>
        <w:jc w:val="both"/>
        <w:rPr>
          <w:color w:val="2E2E2E"/>
        </w:rPr>
      </w:pPr>
      <w:r w:rsidRPr="002D3065">
        <w:rPr>
          <w:color w:val="2E2E2E"/>
        </w:rPr>
        <w:t xml:space="preserve">Nos tempos </w:t>
      </w:r>
      <w:r w:rsidR="0061494F">
        <w:rPr>
          <w:color w:val="2E2E2E"/>
        </w:rPr>
        <w:t>avaliados no presente estudo</w:t>
      </w:r>
      <w:r w:rsidR="00C46904">
        <w:rPr>
          <w:color w:val="2E2E2E"/>
        </w:rPr>
        <w:t xml:space="preserve"> (Figura 7A)</w:t>
      </w:r>
      <w:r w:rsidRPr="002D3065">
        <w:rPr>
          <w:color w:val="2E2E2E"/>
        </w:rPr>
        <w:t xml:space="preserve"> </w:t>
      </w:r>
      <w:r w:rsidR="0061494F">
        <w:rPr>
          <w:color w:val="2E2E2E"/>
        </w:rPr>
        <w:t>n</w:t>
      </w:r>
      <w:r w:rsidR="0061494F" w:rsidRPr="0061494F">
        <w:rPr>
          <w:color w:val="2E2E2E"/>
        </w:rPr>
        <w:t xml:space="preserve">ão </w:t>
      </w:r>
      <w:r w:rsidR="0061494F">
        <w:rPr>
          <w:color w:val="2E2E2E"/>
        </w:rPr>
        <w:t>foram observadas</w:t>
      </w:r>
      <w:r w:rsidR="0061494F" w:rsidRPr="0061494F">
        <w:rPr>
          <w:color w:val="2E2E2E"/>
        </w:rPr>
        <w:t xml:space="preserve"> diferença</w:t>
      </w:r>
      <w:r w:rsidR="0061494F">
        <w:rPr>
          <w:color w:val="2E2E2E"/>
        </w:rPr>
        <w:t>s significativas</w:t>
      </w:r>
      <w:r w:rsidR="0061494F" w:rsidRPr="0061494F">
        <w:rPr>
          <w:color w:val="2E2E2E"/>
        </w:rPr>
        <w:t xml:space="preserve"> no impacto</w:t>
      </w:r>
      <w:r w:rsidR="0061494F">
        <w:rPr>
          <w:color w:val="2E2E2E"/>
        </w:rPr>
        <w:t xml:space="preserve"> da integridade celular das células avaliadas da </w:t>
      </w:r>
      <w:r w:rsidR="00C46904">
        <w:rPr>
          <w:color w:val="2E2E2E"/>
        </w:rPr>
        <w:t xml:space="preserve">espécie </w:t>
      </w:r>
      <w:r w:rsidR="00C46904" w:rsidRPr="00C46904">
        <w:rPr>
          <w:i/>
          <w:color w:val="2E2E2E"/>
        </w:rPr>
        <w:t>Planktothrix</w:t>
      </w:r>
      <w:r w:rsidRPr="00DA6FEE">
        <w:rPr>
          <w:i/>
        </w:rPr>
        <w:t xml:space="preserve"> agardhii</w:t>
      </w:r>
      <w:r w:rsidRPr="002D3065">
        <w:rPr>
          <w:color w:val="2E2E2E"/>
        </w:rPr>
        <w:t xml:space="preserve"> e </w:t>
      </w:r>
      <w:r w:rsidR="0061494F">
        <w:rPr>
          <w:color w:val="2E2E2E"/>
        </w:rPr>
        <w:t>algas.</w:t>
      </w:r>
    </w:p>
    <w:p w14:paraId="31CB4ED2" w14:textId="3A97D961" w:rsidR="0061494F" w:rsidRDefault="0061494F" w:rsidP="002D3065">
      <w:pPr>
        <w:pStyle w:val="NormalWeb"/>
        <w:spacing w:before="0" w:beforeAutospacing="0" w:after="0" w:afterAutospacing="0" w:line="360" w:lineRule="auto"/>
        <w:jc w:val="both"/>
        <w:rPr>
          <w:color w:val="2E2E2E"/>
        </w:rPr>
      </w:pPr>
      <w:r>
        <w:rPr>
          <w:color w:val="2E2E2E"/>
        </w:rPr>
        <w:t xml:space="preserve">Quando analisado o impacto do isolamento das amostras de água </w:t>
      </w:r>
      <w:r w:rsidRPr="00C46904">
        <w:rPr>
          <w:i/>
          <w:color w:val="2E2E2E"/>
        </w:rPr>
        <w:t>in natura</w:t>
      </w:r>
      <w:r>
        <w:rPr>
          <w:color w:val="2E2E2E"/>
        </w:rPr>
        <w:t xml:space="preserve"> nos </w:t>
      </w:r>
      <w:proofErr w:type="spellStart"/>
      <w:r>
        <w:rPr>
          <w:color w:val="2E2E2E"/>
        </w:rPr>
        <w:t>mesocosmos</w:t>
      </w:r>
      <w:proofErr w:type="spellEnd"/>
      <w:r>
        <w:rPr>
          <w:color w:val="2E2E2E"/>
        </w:rPr>
        <w:t xml:space="preserve"> comparando os impactos na espécie </w:t>
      </w:r>
      <w:r w:rsidRPr="0061494F">
        <w:rPr>
          <w:color w:val="2E2E2E"/>
        </w:rPr>
        <w:t xml:space="preserve"> </w:t>
      </w:r>
      <w:r w:rsidRPr="00DA6FEE">
        <w:rPr>
          <w:i/>
        </w:rPr>
        <w:t>Planktothrix agardhii</w:t>
      </w:r>
      <w:r w:rsidRPr="002D3065">
        <w:rPr>
          <w:color w:val="2E2E2E"/>
        </w:rPr>
        <w:t xml:space="preserve"> e</w:t>
      </w:r>
      <w:r w:rsidR="00CC0E2C">
        <w:rPr>
          <w:color w:val="2E2E2E"/>
        </w:rPr>
        <w:t xml:space="preserve"> nos gêneros de</w:t>
      </w:r>
      <w:r w:rsidRPr="002D3065">
        <w:rPr>
          <w:color w:val="2E2E2E"/>
        </w:rPr>
        <w:t xml:space="preserve"> </w:t>
      </w:r>
      <w:r>
        <w:rPr>
          <w:color w:val="2E2E2E"/>
        </w:rPr>
        <w:t>algas</w:t>
      </w:r>
      <w:r w:rsidR="009A4BFA">
        <w:rPr>
          <w:color w:val="2E2E2E"/>
        </w:rPr>
        <w:t xml:space="preserve"> (Figura 7B)</w:t>
      </w:r>
      <w:r>
        <w:rPr>
          <w:color w:val="2E2E2E"/>
        </w:rPr>
        <w:t xml:space="preserve"> têm-se que n</w:t>
      </w:r>
      <w:r w:rsidRPr="0061494F">
        <w:rPr>
          <w:color w:val="2E2E2E"/>
        </w:rPr>
        <w:t>o tempos de 72 e 168</w:t>
      </w:r>
      <w:r>
        <w:rPr>
          <w:color w:val="2E2E2E"/>
        </w:rPr>
        <w:t xml:space="preserve"> horas</w:t>
      </w:r>
      <w:r w:rsidRPr="0061494F">
        <w:rPr>
          <w:color w:val="2E2E2E"/>
        </w:rPr>
        <w:t xml:space="preserve"> a </w:t>
      </w:r>
      <w:r w:rsidRPr="00DA6FEE">
        <w:rPr>
          <w:i/>
        </w:rPr>
        <w:t>Planktothrix agardhii</w:t>
      </w:r>
      <w:r w:rsidRPr="0061494F">
        <w:rPr>
          <w:color w:val="2E2E2E"/>
        </w:rPr>
        <w:t xml:space="preserve"> e algas sofre</w:t>
      </w:r>
      <w:r>
        <w:rPr>
          <w:color w:val="2E2E2E"/>
        </w:rPr>
        <w:t>ram</w:t>
      </w:r>
      <w:r w:rsidRPr="0061494F">
        <w:rPr>
          <w:color w:val="2E2E2E"/>
        </w:rPr>
        <w:t xml:space="preserve"> maiores impactos ao isolamento. A partir 336 horas </w:t>
      </w:r>
      <w:r w:rsidR="00C46904" w:rsidRPr="0061494F">
        <w:rPr>
          <w:color w:val="2E2E2E"/>
        </w:rPr>
        <w:t>as algas</w:t>
      </w:r>
      <w:r w:rsidRPr="0061494F">
        <w:rPr>
          <w:color w:val="2E2E2E"/>
        </w:rPr>
        <w:t xml:space="preserve"> e </w:t>
      </w:r>
      <w:r w:rsidRPr="00DA6FEE">
        <w:rPr>
          <w:i/>
        </w:rPr>
        <w:t>Planktothrix agardhii</w:t>
      </w:r>
      <w:r w:rsidRPr="0061494F">
        <w:rPr>
          <w:color w:val="2E2E2E"/>
        </w:rPr>
        <w:t xml:space="preserve"> não apresentaram impactos significativos referentes ao isolamento</w:t>
      </w:r>
      <w:r>
        <w:rPr>
          <w:color w:val="2E2E2E"/>
        </w:rPr>
        <w:t>.</w:t>
      </w:r>
    </w:p>
    <w:p w14:paraId="0B8BBC3C" w14:textId="02A2D303" w:rsidR="00B04202" w:rsidRDefault="0061494F" w:rsidP="002D3065">
      <w:pPr>
        <w:pStyle w:val="NormalWeb"/>
        <w:spacing w:before="0" w:beforeAutospacing="0" w:after="0" w:afterAutospacing="0" w:line="360" w:lineRule="auto"/>
        <w:jc w:val="both"/>
        <w:rPr>
          <w:color w:val="2E2E2E"/>
        </w:rPr>
      </w:pPr>
      <w:r>
        <w:rPr>
          <w:color w:val="2E2E2E"/>
        </w:rPr>
        <w:t xml:space="preserve">Na Figura 7C </w:t>
      </w:r>
      <w:r w:rsidR="00E715A5">
        <w:rPr>
          <w:color w:val="2E2E2E"/>
        </w:rPr>
        <w:t>ao avaliar o comportamento dos organismos que se apresentaram mais resistentes ao longo do experimento (</w:t>
      </w:r>
      <w:r w:rsidR="00E715A5" w:rsidRPr="00D2287B">
        <w:rPr>
          <w:i/>
          <w:color w:val="2E2E2E"/>
        </w:rPr>
        <w:t>Planktothrix agardhii</w:t>
      </w:r>
      <w:r w:rsidR="00E715A5" w:rsidRPr="002D3065">
        <w:rPr>
          <w:color w:val="2E2E2E"/>
        </w:rPr>
        <w:t xml:space="preserve"> e </w:t>
      </w:r>
      <w:r w:rsidR="00E715A5">
        <w:rPr>
          <w:color w:val="2E2E2E"/>
        </w:rPr>
        <w:t>algas) percebeu-se que</w:t>
      </w:r>
      <w:r w:rsidRPr="0061494F">
        <w:rPr>
          <w:color w:val="2E2E2E"/>
        </w:rPr>
        <w:t xml:space="preserve"> tratamento demora mais tempo a atuar nesses organismos</w:t>
      </w:r>
      <w:r w:rsidR="005504F3">
        <w:rPr>
          <w:color w:val="2E2E2E"/>
        </w:rPr>
        <w:t xml:space="preserve"> quando comparado aos demais gênero</w:t>
      </w:r>
      <w:r w:rsidR="00D2287B">
        <w:rPr>
          <w:color w:val="2E2E2E"/>
        </w:rPr>
        <w:t>s</w:t>
      </w:r>
      <w:r w:rsidR="005504F3">
        <w:rPr>
          <w:color w:val="2E2E2E"/>
        </w:rPr>
        <w:t xml:space="preserve"> de cianobactérias avaliados neste estudo</w:t>
      </w:r>
      <w:r w:rsidRPr="0061494F">
        <w:rPr>
          <w:color w:val="2E2E2E"/>
        </w:rPr>
        <w:t>.</w:t>
      </w:r>
      <w:r w:rsidR="009A4BFA">
        <w:rPr>
          <w:color w:val="2E2E2E"/>
        </w:rPr>
        <w:t xml:space="preserve"> </w:t>
      </w:r>
      <w:r w:rsidR="00D2287B">
        <w:rPr>
          <w:color w:val="2E2E2E"/>
        </w:rPr>
        <w:t>Dess</w:t>
      </w:r>
      <w:r w:rsidRPr="0061494F">
        <w:rPr>
          <w:color w:val="2E2E2E"/>
        </w:rPr>
        <w:t>e</w:t>
      </w:r>
      <w:r w:rsidR="00D2287B">
        <w:rPr>
          <w:color w:val="2E2E2E"/>
        </w:rPr>
        <w:t xml:space="preserve"> modo, se</w:t>
      </w:r>
      <w:r w:rsidRPr="0061494F">
        <w:rPr>
          <w:color w:val="2E2E2E"/>
        </w:rPr>
        <w:t xml:space="preserve"> o reservatório apresentar dominância dessa espécie é necessário um maior tempo de contato</w:t>
      </w:r>
      <w:r w:rsidR="00D2287B">
        <w:rPr>
          <w:color w:val="2E2E2E"/>
        </w:rPr>
        <w:t xml:space="preserve"> do tratamento para garantir a efetividade da fotocatálise. Tendo em vista que se faz necessário além da promoção do dano celular também a oxidação dos conteúdos intracelulares liberados.</w:t>
      </w:r>
    </w:p>
    <w:p w14:paraId="2AA1E048" w14:textId="677EF6ED" w:rsidR="005504F3" w:rsidRPr="00AF4912" w:rsidRDefault="005504F3" w:rsidP="00B04202">
      <w:pPr>
        <w:pStyle w:val="NormalWeb"/>
        <w:spacing w:before="0" w:beforeAutospacing="0" w:after="0" w:afterAutospacing="0" w:line="360" w:lineRule="auto"/>
        <w:jc w:val="both"/>
        <w:rPr>
          <w:color w:val="2E2E2E"/>
        </w:rPr>
      </w:pPr>
      <w:r w:rsidRPr="005504F3">
        <w:rPr>
          <w:color w:val="2E2E2E"/>
        </w:rPr>
        <w:t xml:space="preserve">A </w:t>
      </w:r>
      <w:r w:rsidRPr="00D2287B">
        <w:rPr>
          <w:i/>
          <w:color w:val="2E2E2E"/>
        </w:rPr>
        <w:t>Planktothrix agardhii</w:t>
      </w:r>
      <w:r w:rsidRPr="005504F3">
        <w:rPr>
          <w:color w:val="2E2E2E"/>
        </w:rPr>
        <w:t xml:space="preserve"> (</w:t>
      </w:r>
      <w:proofErr w:type="spellStart"/>
      <w:r w:rsidRPr="005504F3">
        <w:rPr>
          <w:color w:val="2E2E2E"/>
        </w:rPr>
        <w:t>Gomont</w:t>
      </w:r>
      <w:proofErr w:type="spellEnd"/>
      <w:r w:rsidRPr="005504F3">
        <w:rPr>
          <w:color w:val="2E2E2E"/>
        </w:rPr>
        <w:t xml:space="preserve">) </w:t>
      </w:r>
      <w:proofErr w:type="spellStart"/>
      <w:r w:rsidRPr="005504F3">
        <w:rPr>
          <w:color w:val="2E2E2E"/>
        </w:rPr>
        <w:t>Anagnostidis</w:t>
      </w:r>
      <w:proofErr w:type="spellEnd"/>
      <w:r w:rsidRPr="005504F3">
        <w:rPr>
          <w:color w:val="2E2E2E"/>
        </w:rPr>
        <w:t xml:space="preserve"> &amp; </w:t>
      </w:r>
      <w:proofErr w:type="spellStart"/>
      <w:r w:rsidRPr="005504F3">
        <w:rPr>
          <w:color w:val="2E2E2E"/>
        </w:rPr>
        <w:t>Komàrek</w:t>
      </w:r>
      <w:proofErr w:type="spellEnd"/>
      <w:r w:rsidRPr="005504F3">
        <w:rPr>
          <w:color w:val="2E2E2E"/>
        </w:rPr>
        <w:t xml:space="preserve"> </w:t>
      </w:r>
      <w:r w:rsidR="00D2287B">
        <w:rPr>
          <w:color w:val="2E2E2E"/>
        </w:rPr>
        <w:t xml:space="preserve">é uma espécie </w:t>
      </w:r>
      <w:r w:rsidR="00B10104">
        <w:rPr>
          <w:color w:val="2E2E2E"/>
        </w:rPr>
        <w:t>comum em</w:t>
      </w:r>
      <w:r w:rsidRPr="005504F3">
        <w:rPr>
          <w:color w:val="2E2E2E"/>
        </w:rPr>
        <w:t xml:space="preserve"> água doce </w:t>
      </w:r>
      <w:r w:rsidR="00D2287B">
        <w:rPr>
          <w:color w:val="2E2E2E"/>
        </w:rPr>
        <w:t>de</w:t>
      </w:r>
      <w:r w:rsidRPr="005504F3">
        <w:rPr>
          <w:color w:val="2E2E2E"/>
        </w:rPr>
        <w:t xml:space="preserve"> áreas temperadas </w:t>
      </w:r>
      <w:r w:rsidR="00B04202">
        <w:rPr>
          <w:color w:val="2E2E2E"/>
        </w:rPr>
        <w:t>e tropicais</w:t>
      </w:r>
      <w:r w:rsidR="00B04202" w:rsidRPr="00AF4912">
        <w:rPr>
          <w:color w:val="2E2E2E"/>
        </w:rPr>
        <w:t xml:space="preserve"> podem ter efeitos adversos na saúde humana e animal, pois produzem toxina</w:t>
      </w:r>
      <w:r w:rsidR="007E3D43" w:rsidRPr="00AF4912">
        <w:rPr>
          <w:color w:val="2E2E2E"/>
        </w:rPr>
        <w:t xml:space="preserve">s – </w:t>
      </w:r>
      <w:r w:rsidR="00B04202" w:rsidRPr="00AF4912">
        <w:rPr>
          <w:color w:val="2E2E2E"/>
        </w:rPr>
        <w:t>microcistinas</w:t>
      </w:r>
      <w:r w:rsidR="007E3D43" w:rsidRPr="00AF4912">
        <w:rPr>
          <w:color w:val="2E2E2E"/>
        </w:rPr>
        <w:t xml:space="preserve"> </w:t>
      </w:r>
      <w:r w:rsidR="007E3D43" w:rsidRPr="005504F3">
        <w:rPr>
          <w:color w:val="2E2E2E"/>
        </w:rPr>
        <w:t>(</w:t>
      </w:r>
      <w:proofErr w:type="spellStart"/>
      <w:r w:rsidR="007E3D43" w:rsidRPr="005504F3">
        <w:rPr>
          <w:color w:val="2E2E2E"/>
        </w:rPr>
        <w:t>Chomerat</w:t>
      </w:r>
      <w:proofErr w:type="spellEnd"/>
      <w:r w:rsidR="007E3D43" w:rsidRPr="005504F3">
        <w:rPr>
          <w:color w:val="2E2E2E"/>
        </w:rPr>
        <w:t xml:space="preserve"> et </w:t>
      </w:r>
      <w:r w:rsidR="00D2287B" w:rsidRPr="005504F3">
        <w:rPr>
          <w:color w:val="2E2E2E"/>
        </w:rPr>
        <w:t>al.</w:t>
      </w:r>
      <w:r w:rsidR="00D2287B">
        <w:rPr>
          <w:color w:val="2E2E2E"/>
        </w:rPr>
        <w:t>,</w:t>
      </w:r>
      <w:r w:rsidR="007E3D43" w:rsidRPr="005504F3">
        <w:rPr>
          <w:color w:val="2E2E2E"/>
        </w:rPr>
        <w:t xml:space="preserve"> </w:t>
      </w:r>
      <w:r w:rsidR="00D2287B" w:rsidRPr="005504F3">
        <w:rPr>
          <w:color w:val="2E2E2E"/>
        </w:rPr>
        <w:t>2007)</w:t>
      </w:r>
      <w:r w:rsidR="007E3D43" w:rsidRPr="00AF4912">
        <w:rPr>
          <w:color w:val="2E2E2E"/>
        </w:rPr>
        <w:t>,</w:t>
      </w:r>
      <w:r w:rsidR="00D2287B">
        <w:rPr>
          <w:color w:val="2E2E2E"/>
        </w:rPr>
        <w:t xml:space="preserve"> cilindrospermopsina e</w:t>
      </w:r>
      <w:r w:rsidR="007E3D43" w:rsidRPr="00AF4912">
        <w:rPr>
          <w:color w:val="2E2E2E"/>
        </w:rPr>
        <w:t xml:space="preserve"> anatoxina</w:t>
      </w:r>
      <w:r w:rsidR="00D2287B">
        <w:rPr>
          <w:color w:val="2E2E2E"/>
        </w:rPr>
        <w:t xml:space="preserve"> </w:t>
      </w:r>
      <w:r w:rsidR="007E3D43" w:rsidRPr="00AF4912">
        <w:rPr>
          <w:color w:val="2E2E2E"/>
        </w:rPr>
        <w:t>(</w:t>
      </w:r>
      <w:proofErr w:type="spellStart"/>
      <w:r w:rsidR="007E3D43" w:rsidRPr="00AF4912">
        <w:rPr>
          <w:color w:val="2E2E2E"/>
        </w:rPr>
        <w:t>Wiegand</w:t>
      </w:r>
      <w:proofErr w:type="spellEnd"/>
      <w:r w:rsidR="007E3D43" w:rsidRPr="00AF4912">
        <w:rPr>
          <w:color w:val="2E2E2E"/>
        </w:rPr>
        <w:t xml:space="preserve"> </w:t>
      </w:r>
      <w:proofErr w:type="spellStart"/>
      <w:r w:rsidR="007E3D43" w:rsidRPr="00AF4912">
        <w:rPr>
          <w:color w:val="2E2E2E"/>
        </w:rPr>
        <w:t>and</w:t>
      </w:r>
      <w:proofErr w:type="spellEnd"/>
      <w:r w:rsidR="007E3D43" w:rsidRPr="00AF4912">
        <w:rPr>
          <w:color w:val="2E2E2E"/>
        </w:rPr>
        <w:t xml:space="preserve"> </w:t>
      </w:r>
      <w:proofErr w:type="spellStart"/>
      <w:r w:rsidR="007E3D43" w:rsidRPr="00AF4912">
        <w:rPr>
          <w:color w:val="2E2E2E"/>
        </w:rPr>
        <w:t>Pflugmacher</w:t>
      </w:r>
      <w:proofErr w:type="spellEnd"/>
      <w:r w:rsidR="007E3D43" w:rsidRPr="00AF4912">
        <w:rPr>
          <w:color w:val="2E2E2E"/>
        </w:rPr>
        <w:t>, 2005</w:t>
      </w:r>
      <w:r w:rsidR="00B04202" w:rsidRPr="00AF4912">
        <w:rPr>
          <w:color w:val="2E2E2E"/>
        </w:rPr>
        <w:t>) além de alterar as funções ecossistêmicas e a biodiversidade dos </w:t>
      </w:r>
      <w:r w:rsidR="00B04202" w:rsidRPr="00AF4912">
        <w:rPr>
          <w:i/>
          <w:iCs/>
        </w:rPr>
        <w:t>lagos</w:t>
      </w:r>
      <w:r w:rsidR="00B04202" w:rsidRPr="00AF4912">
        <w:rPr>
          <w:color w:val="2E2E2E"/>
        </w:rPr>
        <w:t> (</w:t>
      </w:r>
      <w:proofErr w:type="spellStart"/>
      <w:r w:rsidR="00B04202" w:rsidRPr="00AF4912">
        <w:rPr>
          <w:color w:val="2E2E2E"/>
        </w:rPr>
        <w:t>Djediat</w:t>
      </w:r>
      <w:proofErr w:type="spellEnd"/>
      <w:r w:rsidR="00B04202" w:rsidRPr="00AF4912">
        <w:rPr>
          <w:color w:val="2E2E2E"/>
        </w:rPr>
        <w:t xml:space="preserve"> et al., 2020)</w:t>
      </w:r>
      <w:r w:rsidR="00D2287B">
        <w:rPr>
          <w:color w:val="2E2E2E"/>
        </w:rPr>
        <w:t>.</w:t>
      </w:r>
    </w:p>
    <w:p w14:paraId="13B87E2C" w14:textId="77777777" w:rsidR="008B38D9" w:rsidRDefault="00327790" w:rsidP="00B04202">
      <w:pPr>
        <w:pStyle w:val="NormalWeb"/>
        <w:spacing w:before="0" w:beforeAutospacing="0" w:after="0" w:afterAutospacing="0" w:line="360" w:lineRule="auto"/>
        <w:jc w:val="both"/>
        <w:rPr>
          <w:color w:val="2E2E2E"/>
        </w:rPr>
      </w:pPr>
      <w:r>
        <w:rPr>
          <w:color w:val="2E2E2E"/>
        </w:rPr>
        <w:t>Em</w:t>
      </w:r>
      <w:r w:rsidRPr="00327790">
        <w:rPr>
          <w:color w:val="2E2E2E"/>
        </w:rPr>
        <w:t xml:space="preserve"> estudo</w:t>
      </w:r>
      <w:r>
        <w:rPr>
          <w:color w:val="2E2E2E"/>
        </w:rPr>
        <w:t xml:space="preserve"> realizado por Zhang et al., 2020 visando avaliar o papel funcional de florações de </w:t>
      </w:r>
      <w:r w:rsidR="00D2287B" w:rsidRPr="00D2287B">
        <w:rPr>
          <w:i/>
          <w:color w:val="2E2E2E"/>
        </w:rPr>
        <w:t>Planktothrix</w:t>
      </w:r>
      <w:r w:rsidR="00D2287B">
        <w:rPr>
          <w:color w:val="2E2E2E"/>
        </w:rPr>
        <w:t xml:space="preserve"> em</w:t>
      </w:r>
      <w:r>
        <w:rPr>
          <w:color w:val="2E2E2E"/>
        </w:rPr>
        <w:t xml:space="preserve"> ambientes </w:t>
      </w:r>
      <w:r w:rsidR="00D2287B">
        <w:rPr>
          <w:color w:val="2E2E2E"/>
        </w:rPr>
        <w:t>aquáticos através</w:t>
      </w:r>
      <w:r>
        <w:rPr>
          <w:color w:val="2E2E2E"/>
        </w:rPr>
        <w:t xml:space="preserve"> de uma </w:t>
      </w:r>
      <w:r w:rsidRPr="00327790">
        <w:rPr>
          <w:color w:val="2E2E2E"/>
        </w:rPr>
        <w:t xml:space="preserve">análise guiada pelo genoma de </w:t>
      </w:r>
      <w:r>
        <w:rPr>
          <w:color w:val="2E2E2E"/>
        </w:rPr>
        <w:t xml:space="preserve">dessa espécie </w:t>
      </w:r>
      <w:r w:rsidRPr="00327790">
        <w:rPr>
          <w:color w:val="2E2E2E"/>
        </w:rPr>
        <w:t>e</w:t>
      </w:r>
      <w:r>
        <w:rPr>
          <w:color w:val="2E2E2E"/>
        </w:rPr>
        <w:t xml:space="preserve"> de</w:t>
      </w:r>
      <w:r w:rsidRPr="00327790">
        <w:rPr>
          <w:color w:val="2E2E2E"/>
        </w:rPr>
        <w:t xml:space="preserve"> comparaç</w:t>
      </w:r>
      <w:r w:rsidR="00D2287B">
        <w:rPr>
          <w:color w:val="2E2E2E"/>
        </w:rPr>
        <w:t xml:space="preserve">ões dos genomas de </w:t>
      </w:r>
      <w:r w:rsidR="00D2287B" w:rsidRPr="00D2287B">
        <w:rPr>
          <w:i/>
          <w:color w:val="2E2E2E"/>
        </w:rPr>
        <w:t>Planktothrix</w:t>
      </w:r>
      <w:r w:rsidR="00D2287B">
        <w:rPr>
          <w:color w:val="2E2E2E"/>
        </w:rPr>
        <w:t xml:space="preserve">. </w:t>
      </w:r>
    </w:p>
    <w:p w14:paraId="65754432" w14:textId="27CD0EEA" w:rsidR="00327790" w:rsidRDefault="00CB4388" w:rsidP="00B04202">
      <w:pPr>
        <w:pStyle w:val="NormalWeb"/>
        <w:spacing w:before="0" w:beforeAutospacing="0" w:after="0" w:afterAutospacing="0" w:line="360" w:lineRule="auto"/>
        <w:jc w:val="both"/>
        <w:rPr>
          <w:color w:val="2E2E2E"/>
        </w:rPr>
      </w:pPr>
      <w:r>
        <w:rPr>
          <w:color w:val="2E2E2E"/>
        </w:rPr>
        <w:t>Dentre os resultados, a</w:t>
      </w:r>
      <w:r w:rsidR="00327790" w:rsidRPr="00327790">
        <w:rPr>
          <w:color w:val="2E2E2E"/>
        </w:rPr>
        <w:t xml:space="preserve"> previsão do metabolismo central mostrou a diversidade funcional em relação à captação de fontes de carbono, nitrogênio e enxofre. Como </w:t>
      </w:r>
      <w:r w:rsidR="00512210" w:rsidRPr="00327790">
        <w:rPr>
          <w:color w:val="2E2E2E"/>
        </w:rPr>
        <w:t>microrganismos</w:t>
      </w:r>
      <w:r w:rsidR="00327790" w:rsidRPr="00327790">
        <w:rPr>
          <w:color w:val="2E2E2E"/>
        </w:rPr>
        <w:t xml:space="preserve"> fixadores de carbono, </w:t>
      </w:r>
      <w:r>
        <w:rPr>
          <w:color w:val="2E2E2E"/>
        </w:rPr>
        <w:t>a</w:t>
      </w:r>
      <w:r w:rsidR="00327790" w:rsidRPr="00327790">
        <w:rPr>
          <w:color w:val="2E2E2E"/>
        </w:rPr>
        <w:t xml:space="preserve">s </w:t>
      </w:r>
      <w:r>
        <w:rPr>
          <w:color w:val="2E2E2E"/>
        </w:rPr>
        <w:t xml:space="preserve">cepas </w:t>
      </w:r>
      <w:r w:rsidR="00327790" w:rsidRPr="00327790">
        <w:rPr>
          <w:color w:val="2E2E2E"/>
        </w:rPr>
        <w:t>isolad</w:t>
      </w:r>
      <w:r>
        <w:rPr>
          <w:color w:val="2E2E2E"/>
        </w:rPr>
        <w:t>a</w:t>
      </w:r>
      <w:r w:rsidR="00327790" w:rsidRPr="00327790">
        <w:rPr>
          <w:color w:val="2E2E2E"/>
        </w:rPr>
        <w:t xml:space="preserve">s de </w:t>
      </w:r>
      <w:r w:rsidR="00327790" w:rsidRPr="008B38D9">
        <w:rPr>
          <w:i/>
          <w:color w:val="2E2E2E"/>
        </w:rPr>
        <w:t>Planktothrix</w:t>
      </w:r>
      <w:r w:rsidR="00327790" w:rsidRPr="00327790">
        <w:rPr>
          <w:color w:val="2E2E2E"/>
        </w:rPr>
        <w:t xml:space="preserve"> desempenharam um papel crítico na transformação do carbono atmosférico em carbono orgânico - o pool de carbono</w:t>
      </w:r>
      <w:r w:rsidR="00AF4912">
        <w:rPr>
          <w:color w:val="2E2E2E"/>
        </w:rPr>
        <w:t xml:space="preserve"> disponível dos corpos de água. C</w:t>
      </w:r>
      <w:r w:rsidR="00327790" w:rsidRPr="00327790">
        <w:rPr>
          <w:color w:val="2E2E2E"/>
        </w:rPr>
        <w:t>ert</w:t>
      </w:r>
      <w:r>
        <w:rPr>
          <w:color w:val="2E2E2E"/>
        </w:rPr>
        <w:t>a</w:t>
      </w:r>
      <w:r w:rsidR="00327790" w:rsidRPr="00327790">
        <w:rPr>
          <w:color w:val="2E2E2E"/>
        </w:rPr>
        <w:t>s</w:t>
      </w:r>
      <w:r>
        <w:rPr>
          <w:color w:val="2E2E2E"/>
        </w:rPr>
        <w:t xml:space="preserve"> </w:t>
      </w:r>
      <w:r w:rsidRPr="00327790">
        <w:rPr>
          <w:color w:val="2E2E2E"/>
        </w:rPr>
        <w:t>cepas</w:t>
      </w:r>
      <w:r w:rsidR="00327790" w:rsidRPr="00327790">
        <w:rPr>
          <w:color w:val="2E2E2E"/>
        </w:rPr>
        <w:t xml:space="preserve"> </w:t>
      </w:r>
      <w:r w:rsidR="00327790" w:rsidRPr="008B38D9">
        <w:rPr>
          <w:i/>
          <w:color w:val="2E2E2E"/>
        </w:rPr>
        <w:t>Planktothrix</w:t>
      </w:r>
      <w:r>
        <w:rPr>
          <w:color w:val="2E2E2E"/>
        </w:rPr>
        <w:t xml:space="preserve"> </w:t>
      </w:r>
      <w:r w:rsidR="00AF4912">
        <w:rPr>
          <w:color w:val="2E2E2E"/>
        </w:rPr>
        <w:t>possuem e</w:t>
      </w:r>
      <w:r w:rsidR="00AF4912" w:rsidRPr="00327790">
        <w:rPr>
          <w:color w:val="2E2E2E"/>
        </w:rPr>
        <w:t xml:space="preserve">stilo de vida </w:t>
      </w:r>
      <w:proofErr w:type="spellStart"/>
      <w:r w:rsidR="00AF4912" w:rsidRPr="00327790">
        <w:rPr>
          <w:color w:val="2E2E2E"/>
        </w:rPr>
        <w:t>diazotrófico</w:t>
      </w:r>
      <w:proofErr w:type="spellEnd"/>
      <w:r w:rsidR="008B38D9">
        <w:rPr>
          <w:color w:val="2E2E2E"/>
        </w:rPr>
        <w:t>,</w:t>
      </w:r>
      <w:r w:rsidR="00AF4912" w:rsidRPr="00327790">
        <w:rPr>
          <w:color w:val="2E2E2E"/>
        </w:rPr>
        <w:t xml:space="preserve"> </w:t>
      </w:r>
      <w:r w:rsidR="00327790" w:rsidRPr="00327790">
        <w:rPr>
          <w:color w:val="2E2E2E"/>
        </w:rPr>
        <w:t>podem fornecer caminhos valiosos para apoiar a comunidade de equilíbrio.</w:t>
      </w:r>
    </w:p>
    <w:p w14:paraId="6FA2EEA1" w14:textId="0CD3D587" w:rsidR="00D2287B" w:rsidRDefault="00DD4EE9" w:rsidP="00D2287B">
      <w:pPr>
        <w:pStyle w:val="NormalWeb"/>
        <w:spacing w:before="0" w:beforeAutospacing="0" w:after="0" w:afterAutospacing="0" w:line="360" w:lineRule="auto"/>
        <w:jc w:val="both"/>
        <w:rPr>
          <w:color w:val="2E2E2E"/>
        </w:rPr>
      </w:pPr>
      <w:r>
        <w:rPr>
          <w:color w:val="2E2E2E"/>
        </w:rPr>
        <w:t>Desse modo, t</w:t>
      </w:r>
      <w:r w:rsidR="00D2287B">
        <w:rPr>
          <w:color w:val="2E2E2E"/>
        </w:rPr>
        <w:t xml:space="preserve">odos os fatores apresentados por Zhang et al., 2020 podem ter auxiliado na maior </w:t>
      </w:r>
      <w:r>
        <w:rPr>
          <w:color w:val="2E2E2E"/>
        </w:rPr>
        <w:t xml:space="preserve">resistência e adaptabilidade dessa espécie aos estresses promovidos pelo isolamento da água </w:t>
      </w:r>
      <w:r w:rsidRPr="00DD4EE9">
        <w:rPr>
          <w:i/>
          <w:color w:val="2E2E2E"/>
        </w:rPr>
        <w:t>in natura</w:t>
      </w:r>
      <w:r>
        <w:rPr>
          <w:color w:val="2E2E2E"/>
        </w:rPr>
        <w:t xml:space="preserve"> nos </w:t>
      </w:r>
      <w:proofErr w:type="spellStart"/>
      <w:r>
        <w:rPr>
          <w:color w:val="2E2E2E"/>
        </w:rPr>
        <w:t>mesocosmos</w:t>
      </w:r>
      <w:proofErr w:type="spellEnd"/>
      <w:r>
        <w:rPr>
          <w:color w:val="2E2E2E"/>
        </w:rPr>
        <w:t xml:space="preserve"> e posteriormente o tratamento utilizando </w:t>
      </w:r>
      <w:proofErr w:type="spellStart"/>
      <w:r>
        <w:rPr>
          <w:color w:val="2E2E2E"/>
        </w:rPr>
        <w:t>fotocatílise</w:t>
      </w:r>
      <w:proofErr w:type="spellEnd"/>
      <w:r>
        <w:rPr>
          <w:color w:val="2E2E2E"/>
        </w:rPr>
        <w:t xml:space="preserve"> (TiO</w:t>
      </w:r>
      <w:r w:rsidRPr="00DD4EE9">
        <w:rPr>
          <w:color w:val="2E2E2E"/>
          <w:vertAlign w:val="subscript"/>
        </w:rPr>
        <w:t>2</w:t>
      </w:r>
      <w:r>
        <w:rPr>
          <w:color w:val="2E2E2E"/>
        </w:rPr>
        <w:t xml:space="preserve"> + UV). </w:t>
      </w:r>
    </w:p>
    <w:p w14:paraId="109F0899" w14:textId="1A7DB590" w:rsidR="008B1605" w:rsidRDefault="00B10104" w:rsidP="008B1605">
      <w:pPr>
        <w:pStyle w:val="NormalWeb"/>
        <w:spacing w:before="0" w:beforeAutospacing="0" w:after="0" w:afterAutospacing="0" w:line="360" w:lineRule="auto"/>
        <w:jc w:val="both"/>
        <w:rPr>
          <w:ins w:id="3004" w:author="Samylla Oliveira" w:date="2020-06-01T17:12:00Z"/>
          <w:color w:val="2E2E2E"/>
        </w:rPr>
      </w:pPr>
      <w:r>
        <w:rPr>
          <w:color w:val="2E2E2E"/>
        </w:rPr>
        <w:lastRenderedPageBreak/>
        <w:t xml:space="preserve">É importante ressaltar, que não foram encontrados estudos avaliando o impacto da exposição da espécie </w:t>
      </w:r>
      <w:r w:rsidRPr="00D2287B">
        <w:rPr>
          <w:i/>
          <w:color w:val="2E2E2E"/>
        </w:rPr>
        <w:t>Planktothrix agardhii</w:t>
      </w:r>
      <w:r>
        <w:rPr>
          <w:i/>
          <w:color w:val="2E2E2E"/>
        </w:rPr>
        <w:t xml:space="preserve"> </w:t>
      </w:r>
      <w:r w:rsidRPr="00B10104">
        <w:rPr>
          <w:color w:val="2E2E2E"/>
        </w:rPr>
        <w:t>a</w:t>
      </w:r>
      <w:r>
        <w:rPr>
          <w:color w:val="2E2E2E"/>
        </w:rPr>
        <w:t>os</w:t>
      </w:r>
      <w:r w:rsidRPr="00B10104">
        <w:rPr>
          <w:color w:val="2E2E2E"/>
        </w:rPr>
        <w:t xml:space="preserve"> tratamentos fotocatalíticos, fato que dificulta a comparação do comportamento</w:t>
      </w:r>
      <w:r>
        <w:rPr>
          <w:color w:val="2E2E2E"/>
        </w:rPr>
        <w:t xml:space="preserve"> observado neste estudo.</w:t>
      </w:r>
    </w:p>
    <w:p w14:paraId="63AB0604" w14:textId="77777777" w:rsidR="00C002A8" w:rsidRDefault="00C002A8" w:rsidP="008B1605">
      <w:pPr>
        <w:pStyle w:val="NormalWeb"/>
        <w:spacing w:before="0" w:beforeAutospacing="0" w:after="0" w:afterAutospacing="0" w:line="360" w:lineRule="auto"/>
        <w:jc w:val="both"/>
        <w:rPr>
          <w:ins w:id="3005" w:author="Samylla Oliveira" w:date="2020-06-01T17:11:00Z"/>
          <w:color w:val="2E2E2E"/>
        </w:rPr>
      </w:pPr>
    </w:p>
    <w:p w14:paraId="6B8FEA6D" w14:textId="579C2412" w:rsidR="00C002A8" w:rsidRDefault="00C002A8" w:rsidP="00C002A8">
      <w:pPr>
        <w:pStyle w:val="NormalWeb"/>
        <w:spacing w:before="0" w:beforeAutospacing="0" w:after="0" w:afterAutospacing="0" w:line="360" w:lineRule="auto"/>
        <w:jc w:val="both"/>
        <w:rPr>
          <w:ins w:id="3006" w:author="Samylla Oliveira" w:date="2020-06-17T13:36:00Z"/>
          <w:b/>
          <w:color w:val="2E2E2E"/>
        </w:rPr>
      </w:pPr>
      <w:ins w:id="3007" w:author="Samylla Oliveira" w:date="2020-06-01T17:11:00Z">
        <w:r w:rsidRPr="00C002A8">
          <w:rPr>
            <w:b/>
            <w:color w:val="2E2E2E"/>
            <w:rPrChange w:id="3008" w:author="Samylla Oliveira" w:date="2020-06-01T17:12:00Z">
              <w:rPr>
                <w:color w:val="2E2E2E"/>
              </w:rPr>
            </w:rPrChange>
          </w:rPr>
          <w:t>Avaliação da redução de tricomas</w:t>
        </w:r>
      </w:ins>
    </w:p>
    <w:p w14:paraId="1C209ECF" w14:textId="47A65D14" w:rsidR="007B7953" w:rsidRDefault="001F6B6E" w:rsidP="00C002A8">
      <w:pPr>
        <w:pStyle w:val="NormalWeb"/>
        <w:spacing w:before="0" w:beforeAutospacing="0" w:after="0" w:afterAutospacing="0" w:line="360" w:lineRule="auto"/>
        <w:jc w:val="both"/>
        <w:rPr>
          <w:ins w:id="3009" w:author="Samylla Oliveira" w:date="2020-08-26T11:44:00Z"/>
          <w:color w:val="2E2E2E"/>
        </w:rPr>
      </w:pPr>
      <w:ins w:id="3010" w:author="Samylla Oliveira" w:date="2020-06-17T13:47:00Z">
        <w:r w:rsidRPr="00FE1700">
          <w:rPr>
            <w:color w:val="2E2E2E"/>
            <w:rPrChange w:id="3011" w:author="Samylla Oliveira" w:date="2020-06-17T13:51:00Z">
              <w:rPr>
                <w:b/>
                <w:color w:val="2E2E2E"/>
              </w:rPr>
            </w:rPrChange>
          </w:rPr>
          <w:t xml:space="preserve">A figura </w:t>
        </w:r>
      </w:ins>
    </w:p>
    <w:tbl>
      <w:tblPr>
        <w:tblStyle w:val="Tabelacomgrade"/>
        <w:tblW w:w="9301" w:type="dxa"/>
        <w:jc w:val="center"/>
        <w:tblLook w:val="04A0" w:firstRow="1" w:lastRow="0" w:firstColumn="1" w:lastColumn="0" w:noHBand="0" w:noVBand="1"/>
      </w:tblPr>
      <w:tblGrid>
        <w:gridCol w:w="1363"/>
        <w:gridCol w:w="1828"/>
        <w:gridCol w:w="1061"/>
        <w:gridCol w:w="988"/>
        <w:gridCol w:w="992"/>
        <w:gridCol w:w="993"/>
        <w:gridCol w:w="992"/>
        <w:gridCol w:w="1084"/>
        <w:tblGridChange w:id="3012">
          <w:tblGrid>
            <w:gridCol w:w="1363"/>
            <w:gridCol w:w="14"/>
            <w:gridCol w:w="1814"/>
            <w:gridCol w:w="14"/>
            <w:gridCol w:w="876"/>
            <w:gridCol w:w="171"/>
            <w:gridCol w:w="732"/>
            <w:gridCol w:w="256"/>
            <w:gridCol w:w="673"/>
            <w:gridCol w:w="319"/>
            <w:gridCol w:w="573"/>
            <w:gridCol w:w="286"/>
            <w:gridCol w:w="134"/>
            <w:gridCol w:w="472"/>
            <w:gridCol w:w="253"/>
            <w:gridCol w:w="267"/>
            <w:gridCol w:w="567"/>
            <w:gridCol w:w="208"/>
            <w:gridCol w:w="267"/>
            <w:gridCol w:w="42"/>
          </w:tblGrid>
        </w:tblGridChange>
      </w:tblGrid>
      <w:tr w:rsidR="001603C4" w14:paraId="6C4F70F8" w14:textId="202A95A0" w:rsidTr="006F47BC">
        <w:trPr>
          <w:jc w:val="center"/>
          <w:ins w:id="3013" w:author="Samylla Oliveira" w:date="2020-08-26T11:54:00Z"/>
        </w:trPr>
        <w:tc>
          <w:tcPr>
            <w:tcW w:w="1363" w:type="dxa"/>
            <w:vMerge w:val="restart"/>
            <w:vAlign w:val="center"/>
          </w:tcPr>
          <w:p w14:paraId="48460527" w14:textId="1F77D8D5" w:rsidR="001603C4" w:rsidRPr="008A0EE7" w:rsidRDefault="001603C4">
            <w:pPr>
              <w:pStyle w:val="NormalWeb"/>
              <w:spacing w:before="0" w:after="0" w:line="360" w:lineRule="auto"/>
              <w:jc w:val="center"/>
              <w:rPr>
                <w:ins w:id="3014" w:author="Samylla Oliveira" w:date="2020-08-26T11:54:00Z"/>
                <w:color w:val="2E2E2E"/>
                <w:sz w:val="20"/>
                <w:szCs w:val="20"/>
              </w:rPr>
            </w:pPr>
            <w:ins w:id="3015" w:author="Samylla Oliveira" w:date="2020-08-26T11:54:00Z">
              <w:r w:rsidRPr="008A0EE7">
                <w:rPr>
                  <w:color w:val="2E2E2E"/>
                  <w:sz w:val="20"/>
                  <w:szCs w:val="20"/>
                </w:rPr>
                <w:t>Condição experimental</w:t>
              </w:r>
            </w:ins>
          </w:p>
        </w:tc>
        <w:tc>
          <w:tcPr>
            <w:tcW w:w="1828" w:type="dxa"/>
            <w:vMerge w:val="restart"/>
            <w:vAlign w:val="center"/>
          </w:tcPr>
          <w:p w14:paraId="414081CF" w14:textId="2736F3AB" w:rsidR="001603C4" w:rsidRPr="008A0EE7" w:rsidRDefault="001603C4">
            <w:pPr>
              <w:pStyle w:val="NormalWeb"/>
              <w:spacing w:before="0" w:after="0" w:line="360" w:lineRule="auto"/>
              <w:jc w:val="center"/>
              <w:rPr>
                <w:ins w:id="3016" w:author="Samylla Oliveira" w:date="2020-08-26T11:54:00Z"/>
                <w:color w:val="2E2E2E"/>
                <w:sz w:val="20"/>
                <w:szCs w:val="20"/>
              </w:rPr>
            </w:pPr>
            <w:ins w:id="3017" w:author="Samylla Oliveira" w:date="2020-08-26T11:54:00Z">
              <w:r w:rsidRPr="008A0EE7">
                <w:rPr>
                  <w:color w:val="2E2E2E"/>
                  <w:sz w:val="20"/>
                  <w:szCs w:val="20"/>
                </w:rPr>
                <w:t>Espécie</w:t>
              </w:r>
            </w:ins>
          </w:p>
        </w:tc>
        <w:tc>
          <w:tcPr>
            <w:tcW w:w="6110" w:type="dxa"/>
            <w:gridSpan w:val="6"/>
            <w:vAlign w:val="center"/>
          </w:tcPr>
          <w:p w14:paraId="1CBAEC0D" w14:textId="731D1606" w:rsidR="001603C4" w:rsidRPr="008A0EE7" w:rsidRDefault="001603C4" w:rsidP="00DA1D22">
            <w:pPr>
              <w:pStyle w:val="NormalWeb"/>
              <w:spacing w:before="0" w:beforeAutospacing="0" w:after="0" w:afterAutospacing="0" w:line="360" w:lineRule="auto"/>
              <w:jc w:val="center"/>
              <w:rPr>
                <w:ins w:id="3018" w:author="Samylla Oliveira" w:date="2020-08-26T14:20:00Z"/>
                <w:color w:val="2E2E2E"/>
                <w:sz w:val="20"/>
                <w:szCs w:val="20"/>
              </w:rPr>
            </w:pPr>
            <w:ins w:id="3019" w:author="Samylla Oliveira" w:date="2020-08-26T12:12:00Z">
              <w:r w:rsidRPr="008A0EE7">
                <w:rPr>
                  <w:color w:val="2E2E2E"/>
                  <w:sz w:val="20"/>
                  <w:szCs w:val="20"/>
                </w:rPr>
                <w:t>Tempo</w:t>
              </w:r>
            </w:ins>
          </w:p>
        </w:tc>
      </w:tr>
      <w:tr w:rsidR="00FF4A2B" w14:paraId="20BCBB81" w14:textId="49FE68CB" w:rsidTr="001603C4">
        <w:tblPrEx>
          <w:tblW w:w="9301" w:type="dxa"/>
          <w:jc w:val="center"/>
          <w:tblPrExChange w:id="3020" w:author="Samylla Oliveira" w:date="2020-08-26T17:10:00Z">
            <w:tblPrEx>
              <w:tblW w:w="9013" w:type="dxa"/>
              <w:jc w:val="center"/>
            </w:tblPrEx>
          </w:tblPrExChange>
        </w:tblPrEx>
        <w:trPr>
          <w:jc w:val="center"/>
          <w:ins w:id="3021" w:author="Samylla Oliveira" w:date="2020-08-26T11:45:00Z"/>
          <w:trPrChange w:id="3022" w:author="Samylla Oliveira" w:date="2020-08-26T17:10:00Z">
            <w:trPr>
              <w:gridAfter w:val="0"/>
              <w:wAfter w:w="21" w:type="dxa"/>
              <w:jc w:val="center"/>
            </w:trPr>
          </w:trPrChange>
        </w:trPr>
        <w:tc>
          <w:tcPr>
            <w:tcW w:w="1363" w:type="dxa"/>
            <w:vMerge/>
            <w:vAlign w:val="center"/>
            <w:tcPrChange w:id="3023" w:author="Samylla Oliveira" w:date="2020-08-26T17:10:00Z">
              <w:tcPr>
                <w:tcW w:w="1363" w:type="dxa"/>
                <w:vMerge/>
                <w:vAlign w:val="center"/>
              </w:tcPr>
            </w:tcPrChange>
          </w:tcPr>
          <w:p w14:paraId="41EEBF7F" w14:textId="237A2205" w:rsidR="00ED41D9" w:rsidRPr="008A0EE7" w:rsidRDefault="00ED41D9">
            <w:pPr>
              <w:pStyle w:val="NormalWeb"/>
              <w:spacing w:before="0" w:beforeAutospacing="0" w:after="0" w:afterAutospacing="0" w:line="360" w:lineRule="auto"/>
              <w:jc w:val="center"/>
              <w:rPr>
                <w:ins w:id="3024" w:author="Samylla Oliveira" w:date="2020-08-26T11:45:00Z"/>
                <w:color w:val="2E2E2E"/>
                <w:sz w:val="20"/>
                <w:szCs w:val="20"/>
                <w:rPrChange w:id="3025" w:author="Samylla Oliveira" w:date="2020-08-26T12:13:00Z">
                  <w:rPr>
                    <w:ins w:id="3026" w:author="Samylla Oliveira" w:date="2020-08-26T11:45:00Z"/>
                    <w:color w:val="2E2E2E"/>
                  </w:rPr>
                </w:rPrChange>
              </w:rPr>
              <w:pPrChange w:id="3027" w:author="Samylla Oliveira" w:date="2020-08-26T13:17:00Z">
                <w:pPr>
                  <w:pStyle w:val="NormalWeb"/>
                  <w:spacing w:before="0" w:beforeAutospacing="0" w:after="0" w:afterAutospacing="0" w:line="360" w:lineRule="auto"/>
                  <w:jc w:val="both"/>
                </w:pPr>
              </w:pPrChange>
            </w:pPr>
          </w:p>
        </w:tc>
        <w:tc>
          <w:tcPr>
            <w:tcW w:w="1828" w:type="dxa"/>
            <w:vMerge/>
            <w:vAlign w:val="center"/>
            <w:tcPrChange w:id="3028" w:author="Samylla Oliveira" w:date="2020-08-26T17:10:00Z">
              <w:tcPr>
                <w:tcW w:w="1828" w:type="dxa"/>
                <w:gridSpan w:val="2"/>
                <w:vMerge/>
                <w:vAlign w:val="center"/>
              </w:tcPr>
            </w:tcPrChange>
          </w:tcPr>
          <w:p w14:paraId="11B85470" w14:textId="22F835DC" w:rsidR="00ED41D9" w:rsidRPr="008A0EE7" w:rsidRDefault="00ED41D9">
            <w:pPr>
              <w:pStyle w:val="NormalWeb"/>
              <w:spacing w:before="0" w:beforeAutospacing="0" w:after="0" w:afterAutospacing="0" w:line="360" w:lineRule="auto"/>
              <w:jc w:val="center"/>
              <w:rPr>
                <w:ins w:id="3029" w:author="Samylla Oliveira" w:date="2020-08-26T11:53:00Z"/>
                <w:color w:val="2E2E2E"/>
                <w:sz w:val="20"/>
                <w:szCs w:val="20"/>
              </w:rPr>
            </w:pPr>
          </w:p>
        </w:tc>
        <w:tc>
          <w:tcPr>
            <w:tcW w:w="1061" w:type="dxa"/>
            <w:vAlign w:val="center"/>
            <w:tcPrChange w:id="3030" w:author="Samylla Oliveira" w:date="2020-08-26T17:10:00Z">
              <w:tcPr>
                <w:tcW w:w="1061" w:type="dxa"/>
                <w:gridSpan w:val="3"/>
                <w:vAlign w:val="center"/>
              </w:tcPr>
            </w:tcPrChange>
          </w:tcPr>
          <w:p w14:paraId="5C9EA4FA" w14:textId="16F6B632" w:rsidR="00ED41D9" w:rsidRPr="008A0EE7" w:rsidRDefault="00ED41D9">
            <w:pPr>
              <w:pStyle w:val="NormalWeb"/>
              <w:spacing w:before="0" w:beforeAutospacing="0" w:after="0" w:afterAutospacing="0" w:line="360" w:lineRule="auto"/>
              <w:jc w:val="center"/>
              <w:rPr>
                <w:ins w:id="3031" w:author="Samylla Oliveira" w:date="2020-08-26T11:46:00Z"/>
                <w:color w:val="2E2E2E"/>
                <w:sz w:val="20"/>
                <w:szCs w:val="20"/>
              </w:rPr>
            </w:pPr>
            <w:ins w:id="3032" w:author="Samylla Oliveira" w:date="2020-08-26T11:46:00Z">
              <w:r w:rsidRPr="008A0EE7">
                <w:rPr>
                  <w:color w:val="2E2E2E"/>
                  <w:sz w:val="20"/>
                  <w:szCs w:val="20"/>
                </w:rPr>
                <w:t>0</w:t>
              </w:r>
            </w:ins>
          </w:p>
          <w:p w14:paraId="7F3546B2" w14:textId="4D2C04CE" w:rsidR="00ED41D9" w:rsidRPr="008A0EE7" w:rsidRDefault="00ED41D9">
            <w:pPr>
              <w:pStyle w:val="NormalWeb"/>
              <w:spacing w:before="0" w:beforeAutospacing="0" w:after="0" w:afterAutospacing="0" w:line="360" w:lineRule="auto"/>
              <w:jc w:val="center"/>
              <w:rPr>
                <w:ins w:id="3033" w:author="Samylla Oliveira" w:date="2020-08-26T11:45:00Z"/>
                <w:color w:val="2E2E2E"/>
                <w:sz w:val="20"/>
                <w:szCs w:val="20"/>
                <w:rPrChange w:id="3034" w:author="Samylla Oliveira" w:date="2020-08-26T12:13:00Z">
                  <w:rPr>
                    <w:ins w:id="3035" w:author="Samylla Oliveira" w:date="2020-08-26T11:45:00Z"/>
                    <w:color w:val="2E2E2E"/>
                  </w:rPr>
                </w:rPrChange>
              </w:rPr>
              <w:pPrChange w:id="3036" w:author="Samylla Oliveira" w:date="2020-08-26T13:17:00Z">
                <w:pPr>
                  <w:pStyle w:val="NormalWeb"/>
                  <w:spacing w:before="0" w:beforeAutospacing="0" w:after="0" w:afterAutospacing="0" w:line="360" w:lineRule="auto"/>
                  <w:jc w:val="both"/>
                </w:pPr>
              </w:pPrChange>
            </w:pPr>
            <w:ins w:id="3037" w:author="Samylla Oliveira" w:date="2020-08-26T11:46:00Z">
              <w:r w:rsidRPr="008A0EE7">
                <w:rPr>
                  <w:color w:val="2E2E2E"/>
                  <w:sz w:val="20"/>
                  <w:szCs w:val="20"/>
                </w:rPr>
                <w:t>h</w:t>
              </w:r>
            </w:ins>
          </w:p>
        </w:tc>
        <w:tc>
          <w:tcPr>
            <w:tcW w:w="988" w:type="dxa"/>
            <w:vAlign w:val="center"/>
            <w:tcPrChange w:id="3038" w:author="Samylla Oliveira" w:date="2020-08-26T17:10:00Z">
              <w:tcPr>
                <w:tcW w:w="988" w:type="dxa"/>
                <w:gridSpan w:val="2"/>
                <w:vAlign w:val="center"/>
              </w:tcPr>
            </w:tcPrChange>
          </w:tcPr>
          <w:p w14:paraId="2CC12196" w14:textId="77777777" w:rsidR="00ED41D9" w:rsidRPr="008A0EE7" w:rsidRDefault="00ED41D9">
            <w:pPr>
              <w:pStyle w:val="NormalWeb"/>
              <w:spacing w:before="0" w:beforeAutospacing="0" w:after="0" w:afterAutospacing="0" w:line="360" w:lineRule="auto"/>
              <w:jc w:val="center"/>
              <w:rPr>
                <w:ins w:id="3039" w:author="Samylla Oliveira" w:date="2020-08-26T11:46:00Z"/>
                <w:color w:val="2E2E2E"/>
                <w:sz w:val="20"/>
                <w:szCs w:val="20"/>
              </w:rPr>
            </w:pPr>
            <w:ins w:id="3040" w:author="Samylla Oliveira" w:date="2020-08-26T11:46:00Z">
              <w:r w:rsidRPr="008A0EE7">
                <w:rPr>
                  <w:color w:val="2E2E2E"/>
                  <w:sz w:val="20"/>
                  <w:szCs w:val="20"/>
                </w:rPr>
                <w:t>72</w:t>
              </w:r>
            </w:ins>
          </w:p>
          <w:p w14:paraId="39E61985" w14:textId="08324DAA" w:rsidR="00ED41D9" w:rsidRPr="008A0EE7" w:rsidRDefault="00ED41D9">
            <w:pPr>
              <w:pStyle w:val="NormalWeb"/>
              <w:spacing w:before="0" w:beforeAutospacing="0" w:after="0" w:afterAutospacing="0" w:line="360" w:lineRule="auto"/>
              <w:jc w:val="center"/>
              <w:rPr>
                <w:ins w:id="3041" w:author="Samylla Oliveira" w:date="2020-08-26T11:45:00Z"/>
                <w:color w:val="2E2E2E"/>
                <w:sz w:val="20"/>
                <w:szCs w:val="20"/>
                <w:rPrChange w:id="3042" w:author="Samylla Oliveira" w:date="2020-08-26T12:13:00Z">
                  <w:rPr>
                    <w:ins w:id="3043" w:author="Samylla Oliveira" w:date="2020-08-26T11:45:00Z"/>
                    <w:color w:val="2E2E2E"/>
                  </w:rPr>
                </w:rPrChange>
              </w:rPr>
              <w:pPrChange w:id="3044" w:author="Samylla Oliveira" w:date="2020-08-26T13:17:00Z">
                <w:pPr>
                  <w:pStyle w:val="NormalWeb"/>
                  <w:spacing w:before="0" w:beforeAutospacing="0" w:after="0" w:afterAutospacing="0" w:line="360" w:lineRule="auto"/>
                  <w:jc w:val="both"/>
                </w:pPr>
              </w:pPrChange>
            </w:pPr>
            <w:ins w:id="3045" w:author="Samylla Oliveira" w:date="2020-08-26T11:46:00Z">
              <w:r w:rsidRPr="008A0EE7">
                <w:rPr>
                  <w:color w:val="2E2E2E"/>
                  <w:sz w:val="20"/>
                  <w:szCs w:val="20"/>
                </w:rPr>
                <w:t>h</w:t>
              </w:r>
            </w:ins>
          </w:p>
        </w:tc>
        <w:tc>
          <w:tcPr>
            <w:tcW w:w="992" w:type="dxa"/>
            <w:vAlign w:val="center"/>
            <w:tcPrChange w:id="3046" w:author="Samylla Oliveira" w:date="2020-08-26T17:10:00Z">
              <w:tcPr>
                <w:tcW w:w="992" w:type="dxa"/>
                <w:gridSpan w:val="2"/>
                <w:vAlign w:val="center"/>
              </w:tcPr>
            </w:tcPrChange>
          </w:tcPr>
          <w:p w14:paraId="0CDA21E4" w14:textId="77777777" w:rsidR="00ED41D9" w:rsidRPr="008A0EE7" w:rsidRDefault="00ED41D9">
            <w:pPr>
              <w:pStyle w:val="NormalWeb"/>
              <w:spacing w:before="0" w:beforeAutospacing="0" w:after="0" w:afterAutospacing="0" w:line="360" w:lineRule="auto"/>
              <w:jc w:val="center"/>
              <w:rPr>
                <w:ins w:id="3047" w:author="Samylla Oliveira" w:date="2020-08-26T11:46:00Z"/>
                <w:color w:val="2E2E2E"/>
                <w:sz w:val="20"/>
                <w:szCs w:val="20"/>
              </w:rPr>
            </w:pPr>
            <w:ins w:id="3048" w:author="Samylla Oliveira" w:date="2020-08-26T11:46:00Z">
              <w:r w:rsidRPr="008A0EE7">
                <w:rPr>
                  <w:color w:val="2E2E2E"/>
                  <w:sz w:val="20"/>
                  <w:szCs w:val="20"/>
                </w:rPr>
                <w:t>168</w:t>
              </w:r>
            </w:ins>
          </w:p>
          <w:p w14:paraId="4B6DCAB9" w14:textId="2752E4F9" w:rsidR="00ED41D9" w:rsidRPr="008A0EE7" w:rsidRDefault="00ED41D9">
            <w:pPr>
              <w:pStyle w:val="NormalWeb"/>
              <w:spacing w:before="0" w:beforeAutospacing="0" w:after="0" w:afterAutospacing="0" w:line="360" w:lineRule="auto"/>
              <w:jc w:val="center"/>
              <w:rPr>
                <w:ins w:id="3049" w:author="Samylla Oliveira" w:date="2020-08-26T11:45:00Z"/>
                <w:color w:val="2E2E2E"/>
                <w:sz w:val="20"/>
                <w:szCs w:val="20"/>
                <w:rPrChange w:id="3050" w:author="Samylla Oliveira" w:date="2020-08-26T12:13:00Z">
                  <w:rPr>
                    <w:ins w:id="3051" w:author="Samylla Oliveira" w:date="2020-08-26T11:45:00Z"/>
                    <w:color w:val="2E2E2E"/>
                  </w:rPr>
                </w:rPrChange>
              </w:rPr>
              <w:pPrChange w:id="3052" w:author="Samylla Oliveira" w:date="2020-08-26T13:17:00Z">
                <w:pPr>
                  <w:pStyle w:val="NormalWeb"/>
                  <w:spacing w:before="0" w:beforeAutospacing="0" w:after="0" w:afterAutospacing="0" w:line="360" w:lineRule="auto"/>
                  <w:jc w:val="both"/>
                </w:pPr>
              </w:pPrChange>
            </w:pPr>
            <w:ins w:id="3053" w:author="Samylla Oliveira" w:date="2020-08-26T11:46:00Z">
              <w:r w:rsidRPr="008A0EE7">
                <w:rPr>
                  <w:color w:val="2E2E2E"/>
                  <w:sz w:val="20"/>
                  <w:szCs w:val="20"/>
                </w:rPr>
                <w:t>h</w:t>
              </w:r>
            </w:ins>
          </w:p>
        </w:tc>
        <w:tc>
          <w:tcPr>
            <w:tcW w:w="993" w:type="dxa"/>
            <w:vAlign w:val="center"/>
            <w:tcPrChange w:id="3054" w:author="Samylla Oliveira" w:date="2020-08-26T17:10:00Z">
              <w:tcPr>
                <w:tcW w:w="859" w:type="dxa"/>
                <w:gridSpan w:val="2"/>
                <w:vAlign w:val="center"/>
              </w:tcPr>
            </w:tcPrChange>
          </w:tcPr>
          <w:p w14:paraId="3226E053" w14:textId="77777777" w:rsidR="00ED41D9" w:rsidRPr="008A0EE7" w:rsidRDefault="00ED41D9">
            <w:pPr>
              <w:pStyle w:val="NormalWeb"/>
              <w:spacing w:before="0" w:beforeAutospacing="0" w:after="0" w:afterAutospacing="0" w:line="360" w:lineRule="auto"/>
              <w:jc w:val="center"/>
              <w:rPr>
                <w:ins w:id="3055" w:author="Samylla Oliveira" w:date="2020-08-26T11:46:00Z"/>
                <w:color w:val="2E2E2E"/>
                <w:sz w:val="20"/>
                <w:szCs w:val="20"/>
              </w:rPr>
            </w:pPr>
            <w:ins w:id="3056" w:author="Samylla Oliveira" w:date="2020-08-26T11:46:00Z">
              <w:r w:rsidRPr="008A0EE7">
                <w:rPr>
                  <w:color w:val="2E2E2E"/>
                  <w:sz w:val="20"/>
                  <w:szCs w:val="20"/>
                </w:rPr>
                <w:t>336</w:t>
              </w:r>
            </w:ins>
          </w:p>
          <w:p w14:paraId="4E06F904" w14:textId="58CD8124" w:rsidR="00ED41D9" w:rsidRPr="008A0EE7" w:rsidRDefault="00427F22">
            <w:pPr>
              <w:pStyle w:val="NormalWeb"/>
              <w:spacing w:before="0" w:beforeAutospacing="0" w:after="0" w:afterAutospacing="0" w:line="360" w:lineRule="auto"/>
              <w:jc w:val="center"/>
              <w:rPr>
                <w:ins w:id="3057" w:author="Samylla Oliveira" w:date="2020-08-26T11:45:00Z"/>
                <w:color w:val="2E2E2E"/>
                <w:sz w:val="20"/>
                <w:szCs w:val="20"/>
                <w:rPrChange w:id="3058" w:author="Samylla Oliveira" w:date="2020-08-26T12:13:00Z">
                  <w:rPr>
                    <w:ins w:id="3059" w:author="Samylla Oliveira" w:date="2020-08-26T11:45:00Z"/>
                    <w:color w:val="2E2E2E"/>
                  </w:rPr>
                </w:rPrChange>
              </w:rPr>
              <w:pPrChange w:id="3060" w:author="Samylla Oliveira" w:date="2020-08-26T13:17:00Z">
                <w:pPr>
                  <w:pStyle w:val="NormalWeb"/>
                  <w:spacing w:before="0" w:beforeAutospacing="0" w:after="0" w:afterAutospacing="0" w:line="360" w:lineRule="auto"/>
                  <w:jc w:val="both"/>
                </w:pPr>
              </w:pPrChange>
            </w:pPr>
            <w:ins w:id="3061" w:author="Samylla Oliveira" w:date="2020-08-26T11:46:00Z">
              <w:r w:rsidRPr="008A0EE7">
                <w:rPr>
                  <w:color w:val="2E2E2E"/>
                  <w:sz w:val="20"/>
                  <w:szCs w:val="20"/>
                </w:rPr>
                <w:t>H</w:t>
              </w:r>
            </w:ins>
          </w:p>
        </w:tc>
        <w:tc>
          <w:tcPr>
            <w:tcW w:w="992" w:type="dxa"/>
            <w:vAlign w:val="center"/>
            <w:tcPrChange w:id="3062" w:author="Samylla Oliveira" w:date="2020-08-26T17:10:00Z">
              <w:tcPr>
                <w:tcW w:w="859" w:type="dxa"/>
                <w:gridSpan w:val="3"/>
                <w:vAlign w:val="center"/>
              </w:tcPr>
            </w:tcPrChange>
          </w:tcPr>
          <w:p w14:paraId="68DEDE47" w14:textId="77777777" w:rsidR="00ED41D9" w:rsidRPr="008A0EE7" w:rsidRDefault="00ED41D9">
            <w:pPr>
              <w:pStyle w:val="NormalWeb"/>
              <w:spacing w:before="0" w:beforeAutospacing="0" w:after="0" w:afterAutospacing="0" w:line="360" w:lineRule="auto"/>
              <w:jc w:val="center"/>
              <w:rPr>
                <w:ins w:id="3063" w:author="Samylla Oliveira" w:date="2020-08-26T11:46:00Z"/>
                <w:color w:val="2E2E2E"/>
                <w:sz w:val="20"/>
                <w:szCs w:val="20"/>
              </w:rPr>
            </w:pPr>
            <w:ins w:id="3064" w:author="Samylla Oliveira" w:date="2020-08-26T11:46:00Z">
              <w:r w:rsidRPr="008A0EE7">
                <w:rPr>
                  <w:color w:val="2E2E2E"/>
                  <w:sz w:val="20"/>
                  <w:szCs w:val="20"/>
                </w:rPr>
                <w:t>504</w:t>
              </w:r>
            </w:ins>
          </w:p>
          <w:p w14:paraId="7C8BF82C" w14:textId="43ED3002" w:rsidR="00ED41D9" w:rsidRPr="008A0EE7" w:rsidRDefault="00ED41D9">
            <w:pPr>
              <w:pStyle w:val="NormalWeb"/>
              <w:spacing w:before="0" w:beforeAutospacing="0" w:after="0" w:afterAutospacing="0" w:line="360" w:lineRule="auto"/>
              <w:jc w:val="center"/>
              <w:rPr>
                <w:ins w:id="3065" w:author="Samylla Oliveira" w:date="2020-08-26T11:45:00Z"/>
                <w:color w:val="2E2E2E"/>
                <w:sz w:val="20"/>
                <w:szCs w:val="20"/>
                <w:rPrChange w:id="3066" w:author="Samylla Oliveira" w:date="2020-08-26T12:13:00Z">
                  <w:rPr>
                    <w:ins w:id="3067" w:author="Samylla Oliveira" w:date="2020-08-26T11:45:00Z"/>
                    <w:color w:val="2E2E2E"/>
                  </w:rPr>
                </w:rPrChange>
              </w:rPr>
              <w:pPrChange w:id="3068" w:author="Samylla Oliveira" w:date="2020-08-26T13:17:00Z">
                <w:pPr>
                  <w:pStyle w:val="NormalWeb"/>
                  <w:spacing w:before="0" w:beforeAutospacing="0" w:after="0" w:afterAutospacing="0" w:line="360" w:lineRule="auto"/>
                  <w:jc w:val="both"/>
                </w:pPr>
              </w:pPrChange>
            </w:pPr>
            <w:ins w:id="3069" w:author="Samylla Oliveira" w:date="2020-08-26T14:20:00Z">
              <w:r>
                <w:rPr>
                  <w:color w:val="2E2E2E"/>
                  <w:sz w:val="20"/>
                  <w:szCs w:val="20"/>
                </w:rPr>
                <w:t>h</w:t>
              </w:r>
            </w:ins>
          </w:p>
        </w:tc>
        <w:tc>
          <w:tcPr>
            <w:tcW w:w="1084" w:type="dxa"/>
            <w:tcPrChange w:id="3070" w:author="Samylla Oliveira" w:date="2020-08-26T17:10:00Z">
              <w:tcPr>
                <w:tcW w:w="1042" w:type="dxa"/>
                <w:gridSpan w:val="3"/>
              </w:tcPr>
            </w:tcPrChange>
          </w:tcPr>
          <w:p w14:paraId="4C7BBD9D" w14:textId="77777777" w:rsidR="00ED41D9" w:rsidRDefault="00ED41D9" w:rsidP="00DA1D22">
            <w:pPr>
              <w:pStyle w:val="NormalWeb"/>
              <w:spacing w:before="0" w:beforeAutospacing="0" w:after="0" w:afterAutospacing="0" w:line="360" w:lineRule="auto"/>
              <w:jc w:val="center"/>
              <w:rPr>
                <w:ins w:id="3071" w:author="Samylla Oliveira" w:date="2020-08-26T14:20:00Z"/>
                <w:color w:val="2E2E2E"/>
                <w:sz w:val="20"/>
                <w:szCs w:val="20"/>
              </w:rPr>
            </w:pPr>
            <w:ins w:id="3072" w:author="Samylla Oliveira" w:date="2020-08-26T14:20:00Z">
              <w:r>
                <w:rPr>
                  <w:color w:val="2E2E2E"/>
                  <w:sz w:val="20"/>
                  <w:szCs w:val="20"/>
                </w:rPr>
                <w:t>720</w:t>
              </w:r>
            </w:ins>
          </w:p>
          <w:p w14:paraId="400704D2" w14:textId="0AFBC9FD" w:rsidR="00ED41D9" w:rsidRPr="008A0EE7" w:rsidRDefault="00B73F00" w:rsidP="00DA1D22">
            <w:pPr>
              <w:pStyle w:val="NormalWeb"/>
              <w:spacing w:before="0" w:beforeAutospacing="0" w:after="0" w:afterAutospacing="0" w:line="360" w:lineRule="auto"/>
              <w:jc w:val="center"/>
              <w:rPr>
                <w:ins w:id="3073" w:author="Samylla Oliveira" w:date="2020-08-26T14:20:00Z"/>
                <w:color w:val="2E2E2E"/>
                <w:sz w:val="20"/>
                <w:szCs w:val="20"/>
              </w:rPr>
            </w:pPr>
            <w:ins w:id="3074" w:author="Samylla Oliveira" w:date="2020-08-26T14:20:00Z">
              <w:r>
                <w:rPr>
                  <w:color w:val="2E2E2E"/>
                  <w:sz w:val="20"/>
                  <w:szCs w:val="20"/>
                </w:rPr>
                <w:t>H</w:t>
              </w:r>
            </w:ins>
          </w:p>
        </w:tc>
      </w:tr>
      <w:tr w:rsidR="001603C4" w14:paraId="4831F131" w14:textId="6850B44B" w:rsidTr="001603C4">
        <w:tblPrEx>
          <w:tblW w:w="9301" w:type="dxa"/>
          <w:jc w:val="center"/>
          <w:tblPrExChange w:id="3075" w:author="Samylla Oliveira" w:date="2020-08-26T17:10:00Z">
            <w:tblPrEx>
              <w:tblW w:w="9301" w:type="dxa"/>
              <w:jc w:val="center"/>
            </w:tblPrEx>
          </w:tblPrExChange>
        </w:tblPrEx>
        <w:trPr>
          <w:trHeight w:val="173"/>
          <w:jc w:val="center"/>
          <w:ins w:id="3076" w:author="Samylla Oliveira" w:date="2020-08-26T11:45:00Z"/>
          <w:trPrChange w:id="3077" w:author="Samylla Oliveira" w:date="2020-08-26T17:10:00Z">
            <w:trPr>
              <w:gridAfter w:val="0"/>
              <w:wAfter w:w="42" w:type="dxa"/>
              <w:trHeight w:val="173"/>
              <w:jc w:val="center"/>
            </w:trPr>
          </w:trPrChange>
        </w:trPr>
        <w:tc>
          <w:tcPr>
            <w:tcW w:w="1363" w:type="dxa"/>
            <w:vMerge w:val="restart"/>
            <w:vAlign w:val="center"/>
            <w:tcPrChange w:id="3078" w:author="Samylla Oliveira" w:date="2020-08-26T17:10:00Z">
              <w:tcPr>
                <w:tcW w:w="1363" w:type="dxa"/>
                <w:vMerge w:val="restart"/>
                <w:vAlign w:val="center"/>
              </w:tcPr>
            </w:tcPrChange>
          </w:tcPr>
          <w:p w14:paraId="0371FFBC" w14:textId="06C7E4A4" w:rsidR="001603C4" w:rsidRPr="008A0EE7" w:rsidRDefault="001603C4">
            <w:pPr>
              <w:pStyle w:val="NormalWeb"/>
              <w:spacing w:before="0" w:beforeAutospacing="0" w:after="0" w:afterAutospacing="0" w:line="360" w:lineRule="auto"/>
              <w:jc w:val="center"/>
              <w:rPr>
                <w:ins w:id="3079" w:author="Samylla Oliveira" w:date="2020-08-26T11:45:00Z"/>
                <w:color w:val="2E2E2E"/>
                <w:sz w:val="20"/>
                <w:szCs w:val="20"/>
                <w:rPrChange w:id="3080" w:author="Samylla Oliveira" w:date="2020-08-26T12:13:00Z">
                  <w:rPr>
                    <w:ins w:id="3081" w:author="Samylla Oliveira" w:date="2020-08-26T11:45:00Z"/>
                    <w:color w:val="2E2E2E"/>
                  </w:rPr>
                </w:rPrChange>
              </w:rPr>
              <w:pPrChange w:id="3082" w:author="Samylla Oliveira" w:date="2020-08-26T13:17:00Z">
                <w:pPr>
                  <w:pStyle w:val="NormalWeb"/>
                  <w:spacing w:before="0" w:beforeAutospacing="0" w:after="0" w:afterAutospacing="0" w:line="360" w:lineRule="auto"/>
                  <w:jc w:val="both"/>
                </w:pPr>
              </w:pPrChange>
            </w:pPr>
            <w:ins w:id="3083" w:author="Samylla Oliveira" w:date="2020-08-26T12:12:00Z">
              <w:r w:rsidRPr="008A0EE7">
                <w:rPr>
                  <w:color w:val="2E2E2E"/>
                  <w:sz w:val="20"/>
                  <w:szCs w:val="20"/>
                  <w:rPrChange w:id="3084" w:author="Samylla Oliveira" w:date="2020-08-26T12:13:00Z">
                    <w:rPr>
                      <w:color w:val="2E2E2E"/>
                    </w:rPr>
                  </w:rPrChange>
                </w:rPr>
                <w:t>Água bruta</w:t>
              </w:r>
            </w:ins>
          </w:p>
        </w:tc>
        <w:tc>
          <w:tcPr>
            <w:tcW w:w="1828" w:type="dxa"/>
            <w:vMerge w:val="restart"/>
            <w:vAlign w:val="center"/>
            <w:tcPrChange w:id="3085" w:author="Samylla Oliveira" w:date="2020-08-26T17:10:00Z">
              <w:tcPr>
                <w:tcW w:w="1828" w:type="dxa"/>
                <w:gridSpan w:val="2"/>
                <w:vMerge w:val="restart"/>
                <w:vAlign w:val="center"/>
              </w:tcPr>
            </w:tcPrChange>
          </w:tcPr>
          <w:p w14:paraId="034DA1A5" w14:textId="551609B5" w:rsidR="001603C4" w:rsidRPr="008A0EE7" w:rsidRDefault="001603C4">
            <w:pPr>
              <w:pStyle w:val="NormalWeb"/>
              <w:spacing w:before="0" w:beforeAutospacing="0" w:after="0" w:afterAutospacing="0" w:line="360" w:lineRule="auto"/>
              <w:jc w:val="center"/>
              <w:rPr>
                <w:ins w:id="3086" w:author="Samylla Oliveira" w:date="2020-08-26T11:53:00Z"/>
                <w:i/>
                <w:color w:val="2E2E2E"/>
                <w:sz w:val="20"/>
                <w:szCs w:val="20"/>
                <w:rPrChange w:id="3087" w:author="Samylla Oliveira" w:date="2020-08-26T12:13:00Z">
                  <w:rPr>
                    <w:ins w:id="3088" w:author="Samylla Oliveira" w:date="2020-08-26T11:53:00Z"/>
                    <w:color w:val="2E2E2E"/>
                  </w:rPr>
                </w:rPrChange>
              </w:rPr>
              <w:pPrChange w:id="3089" w:author="Samylla Oliveira" w:date="2020-08-26T13:17:00Z">
                <w:pPr>
                  <w:pStyle w:val="NormalWeb"/>
                  <w:spacing w:before="0" w:beforeAutospacing="0" w:after="0" w:afterAutospacing="0" w:line="360" w:lineRule="auto"/>
                  <w:jc w:val="both"/>
                </w:pPr>
              </w:pPrChange>
            </w:pPr>
            <w:ins w:id="3090" w:author="Samylla Oliveira" w:date="2020-08-26T12:13:00Z">
              <w:r w:rsidRPr="008A0EE7">
                <w:rPr>
                  <w:i/>
                  <w:color w:val="2E2E2E"/>
                  <w:sz w:val="20"/>
                  <w:szCs w:val="20"/>
                  <w:rPrChange w:id="3091" w:author="Samylla Oliveira" w:date="2020-08-26T12:13:00Z">
                    <w:rPr>
                      <w:color w:val="2E2E2E"/>
                    </w:rPr>
                  </w:rPrChange>
                </w:rPr>
                <w:t>Cylindrospermopsis raciborskii</w:t>
              </w:r>
            </w:ins>
          </w:p>
        </w:tc>
        <w:tc>
          <w:tcPr>
            <w:tcW w:w="1061" w:type="dxa"/>
            <w:vAlign w:val="center"/>
            <w:tcPrChange w:id="3092" w:author="Samylla Oliveira" w:date="2020-08-26T17:10:00Z">
              <w:tcPr>
                <w:tcW w:w="1061" w:type="dxa"/>
                <w:gridSpan w:val="3"/>
                <w:vAlign w:val="center"/>
              </w:tcPr>
            </w:tcPrChange>
          </w:tcPr>
          <w:p w14:paraId="476C87CB" w14:textId="41EAD199" w:rsidR="001603C4" w:rsidRPr="008A0EE7" w:rsidRDefault="001603C4">
            <w:pPr>
              <w:pStyle w:val="NormalWeb"/>
              <w:spacing w:before="0" w:beforeAutospacing="0" w:after="0" w:afterAutospacing="0" w:line="360" w:lineRule="auto"/>
              <w:jc w:val="center"/>
              <w:rPr>
                <w:ins w:id="3093" w:author="Samylla Oliveira" w:date="2020-08-26T11:45:00Z"/>
                <w:color w:val="2E2E2E"/>
                <w:sz w:val="20"/>
                <w:szCs w:val="20"/>
                <w:rPrChange w:id="3094" w:author="Samylla Oliveira" w:date="2020-08-26T12:13:00Z">
                  <w:rPr>
                    <w:ins w:id="3095" w:author="Samylla Oliveira" w:date="2020-08-26T11:45:00Z"/>
                    <w:color w:val="2E2E2E"/>
                  </w:rPr>
                </w:rPrChange>
              </w:rPr>
              <w:pPrChange w:id="3096" w:author="Samylla Oliveira" w:date="2020-08-26T13:17:00Z">
                <w:pPr>
                  <w:pStyle w:val="NormalWeb"/>
                  <w:spacing w:before="0" w:beforeAutospacing="0" w:after="0" w:afterAutospacing="0" w:line="360" w:lineRule="auto"/>
                  <w:jc w:val="both"/>
                </w:pPr>
              </w:pPrChange>
            </w:pPr>
            <w:ins w:id="3097" w:author="Samylla Oliveira" w:date="2020-08-26T17:11:00Z">
              <w:r>
                <w:rPr>
                  <w:color w:val="2E2E2E"/>
                  <w:sz w:val="20"/>
                  <w:szCs w:val="20"/>
                </w:rPr>
                <w:t>19</w:t>
              </w:r>
            </w:ins>
          </w:p>
        </w:tc>
        <w:tc>
          <w:tcPr>
            <w:tcW w:w="988" w:type="dxa"/>
            <w:vAlign w:val="center"/>
            <w:tcPrChange w:id="3098" w:author="Samylla Oliveira" w:date="2020-08-26T17:10:00Z">
              <w:tcPr>
                <w:tcW w:w="988" w:type="dxa"/>
                <w:gridSpan w:val="2"/>
                <w:vAlign w:val="center"/>
              </w:tcPr>
            </w:tcPrChange>
          </w:tcPr>
          <w:p w14:paraId="29A24EF0" w14:textId="4F40BBE1" w:rsidR="001603C4" w:rsidRPr="008A0EE7" w:rsidRDefault="008374D6">
            <w:pPr>
              <w:pStyle w:val="NormalWeb"/>
              <w:spacing w:before="0" w:beforeAutospacing="0" w:after="0" w:afterAutospacing="0" w:line="360" w:lineRule="auto"/>
              <w:jc w:val="center"/>
              <w:rPr>
                <w:ins w:id="3099" w:author="Samylla Oliveira" w:date="2020-08-26T11:45:00Z"/>
                <w:color w:val="2E2E2E"/>
                <w:sz w:val="20"/>
                <w:szCs w:val="20"/>
                <w:rPrChange w:id="3100" w:author="Samylla Oliveira" w:date="2020-08-26T12:13:00Z">
                  <w:rPr>
                    <w:ins w:id="3101" w:author="Samylla Oliveira" w:date="2020-08-26T11:45:00Z"/>
                    <w:color w:val="2E2E2E"/>
                  </w:rPr>
                </w:rPrChange>
              </w:rPr>
              <w:pPrChange w:id="3102" w:author="Samylla Oliveira" w:date="2020-08-26T13:17:00Z">
                <w:pPr>
                  <w:pStyle w:val="NormalWeb"/>
                  <w:spacing w:before="0" w:beforeAutospacing="0" w:after="0" w:afterAutospacing="0" w:line="360" w:lineRule="auto"/>
                  <w:jc w:val="both"/>
                </w:pPr>
              </w:pPrChange>
            </w:pPr>
            <w:ins w:id="3103" w:author="Samylla Oliveira" w:date="2020-08-26T17:24:00Z">
              <w:r>
                <w:rPr>
                  <w:color w:val="2E2E2E"/>
                  <w:sz w:val="20"/>
                  <w:szCs w:val="20"/>
                </w:rPr>
                <w:t>12</w:t>
              </w:r>
            </w:ins>
          </w:p>
        </w:tc>
        <w:tc>
          <w:tcPr>
            <w:tcW w:w="992" w:type="dxa"/>
            <w:vAlign w:val="center"/>
            <w:tcPrChange w:id="3104" w:author="Samylla Oliveira" w:date="2020-08-26T17:10:00Z">
              <w:tcPr>
                <w:tcW w:w="992" w:type="dxa"/>
                <w:gridSpan w:val="2"/>
                <w:vAlign w:val="center"/>
              </w:tcPr>
            </w:tcPrChange>
          </w:tcPr>
          <w:p w14:paraId="52BB1F02" w14:textId="1AFDC329" w:rsidR="001603C4" w:rsidRPr="008A0EE7" w:rsidRDefault="00A27B8D">
            <w:pPr>
              <w:pStyle w:val="NormalWeb"/>
              <w:spacing w:before="0" w:beforeAutospacing="0" w:after="0" w:afterAutospacing="0" w:line="360" w:lineRule="auto"/>
              <w:jc w:val="center"/>
              <w:rPr>
                <w:ins w:id="3105" w:author="Samylla Oliveira" w:date="2020-08-26T11:45:00Z"/>
                <w:color w:val="2E2E2E"/>
                <w:sz w:val="20"/>
                <w:szCs w:val="20"/>
                <w:rPrChange w:id="3106" w:author="Samylla Oliveira" w:date="2020-08-26T12:13:00Z">
                  <w:rPr>
                    <w:ins w:id="3107" w:author="Samylla Oliveira" w:date="2020-08-26T11:45:00Z"/>
                    <w:color w:val="2E2E2E"/>
                  </w:rPr>
                </w:rPrChange>
              </w:rPr>
              <w:pPrChange w:id="3108" w:author="Samylla Oliveira" w:date="2020-08-26T13:17:00Z">
                <w:pPr>
                  <w:pStyle w:val="NormalWeb"/>
                  <w:spacing w:before="0" w:beforeAutospacing="0" w:after="0" w:afterAutospacing="0" w:line="360" w:lineRule="auto"/>
                  <w:jc w:val="both"/>
                </w:pPr>
              </w:pPrChange>
            </w:pPr>
            <w:ins w:id="3109" w:author="Samylla Oliveira" w:date="2020-08-26T21:15:00Z">
              <w:r>
                <w:rPr>
                  <w:color w:val="2E2E2E"/>
                  <w:sz w:val="20"/>
                  <w:szCs w:val="20"/>
                </w:rPr>
                <w:t>11</w:t>
              </w:r>
            </w:ins>
          </w:p>
        </w:tc>
        <w:tc>
          <w:tcPr>
            <w:tcW w:w="993" w:type="dxa"/>
            <w:vAlign w:val="center"/>
            <w:tcPrChange w:id="3110" w:author="Samylla Oliveira" w:date="2020-08-26T17:10:00Z">
              <w:tcPr>
                <w:tcW w:w="993" w:type="dxa"/>
                <w:gridSpan w:val="3"/>
                <w:vAlign w:val="center"/>
              </w:tcPr>
            </w:tcPrChange>
          </w:tcPr>
          <w:p w14:paraId="6FA1770D" w14:textId="4DFE8F26" w:rsidR="001603C4" w:rsidRPr="008A0EE7" w:rsidRDefault="00C7630E">
            <w:pPr>
              <w:pStyle w:val="NormalWeb"/>
              <w:spacing w:before="0" w:beforeAutospacing="0" w:after="0" w:afterAutospacing="0" w:line="360" w:lineRule="auto"/>
              <w:jc w:val="center"/>
              <w:rPr>
                <w:ins w:id="3111" w:author="Samylla Oliveira" w:date="2020-08-26T11:45:00Z"/>
                <w:color w:val="2E2E2E"/>
                <w:sz w:val="20"/>
                <w:szCs w:val="20"/>
                <w:rPrChange w:id="3112" w:author="Samylla Oliveira" w:date="2020-08-26T12:13:00Z">
                  <w:rPr>
                    <w:ins w:id="3113" w:author="Samylla Oliveira" w:date="2020-08-26T11:45:00Z"/>
                    <w:color w:val="2E2E2E"/>
                  </w:rPr>
                </w:rPrChange>
              </w:rPr>
              <w:pPrChange w:id="3114" w:author="Samylla Oliveira" w:date="2020-08-26T13:17:00Z">
                <w:pPr>
                  <w:pStyle w:val="NormalWeb"/>
                  <w:spacing w:before="0" w:beforeAutospacing="0" w:after="0" w:afterAutospacing="0" w:line="360" w:lineRule="auto"/>
                  <w:jc w:val="both"/>
                </w:pPr>
              </w:pPrChange>
            </w:pPr>
            <w:ins w:id="3115" w:author="Samylla Oliveira" w:date="2020-08-26T21:27:00Z">
              <w:r>
                <w:rPr>
                  <w:color w:val="2E2E2E"/>
                  <w:sz w:val="20"/>
                  <w:szCs w:val="20"/>
                </w:rPr>
                <w:t>13</w:t>
              </w:r>
            </w:ins>
          </w:p>
        </w:tc>
        <w:tc>
          <w:tcPr>
            <w:tcW w:w="992" w:type="dxa"/>
            <w:vAlign w:val="center"/>
            <w:tcPrChange w:id="3116" w:author="Samylla Oliveira" w:date="2020-08-26T17:10:00Z">
              <w:tcPr>
                <w:tcW w:w="992" w:type="dxa"/>
                <w:gridSpan w:val="3"/>
                <w:vAlign w:val="center"/>
              </w:tcPr>
            </w:tcPrChange>
          </w:tcPr>
          <w:p w14:paraId="20611A12" w14:textId="26009BA3" w:rsidR="001603C4" w:rsidRPr="008A0EE7" w:rsidRDefault="00C802E8">
            <w:pPr>
              <w:pStyle w:val="NormalWeb"/>
              <w:spacing w:before="0" w:beforeAutospacing="0" w:after="0" w:afterAutospacing="0" w:line="360" w:lineRule="auto"/>
              <w:jc w:val="center"/>
              <w:rPr>
                <w:ins w:id="3117" w:author="Samylla Oliveira" w:date="2020-08-26T11:45:00Z"/>
                <w:color w:val="2E2E2E"/>
                <w:sz w:val="20"/>
                <w:szCs w:val="20"/>
                <w:rPrChange w:id="3118" w:author="Samylla Oliveira" w:date="2020-08-26T12:13:00Z">
                  <w:rPr>
                    <w:ins w:id="3119" w:author="Samylla Oliveira" w:date="2020-08-26T11:45:00Z"/>
                    <w:color w:val="2E2E2E"/>
                  </w:rPr>
                </w:rPrChange>
              </w:rPr>
              <w:pPrChange w:id="3120" w:author="Samylla Oliveira" w:date="2020-08-26T13:17:00Z">
                <w:pPr>
                  <w:pStyle w:val="NormalWeb"/>
                  <w:spacing w:before="0" w:beforeAutospacing="0" w:after="0" w:afterAutospacing="0" w:line="360" w:lineRule="auto"/>
                  <w:jc w:val="both"/>
                </w:pPr>
              </w:pPrChange>
            </w:pPr>
            <w:ins w:id="3121" w:author="Samylla Oliveira" w:date="2020-08-26T22:29:00Z">
              <w:r>
                <w:rPr>
                  <w:color w:val="2E2E2E"/>
                  <w:sz w:val="20"/>
                  <w:szCs w:val="20"/>
                </w:rPr>
                <w:t>10</w:t>
              </w:r>
            </w:ins>
          </w:p>
        </w:tc>
        <w:tc>
          <w:tcPr>
            <w:tcW w:w="1084" w:type="dxa"/>
            <w:tcPrChange w:id="3122" w:author="Samylla Oliveira" w:date="2020-08-26T17:10:00Z">
              <w:tcPr>
                <w:tcW w:w="1042" w:type="dxa"/>
                <w:gridSpan w:val="3"/>
              </w:tcPr>
            </w:tcPrChange>
          </w:tcPr>
          <w:p w14:paraId="7B219070" w14:textId="33E9E6D0" w:rsidR="001603C4" w:rsidRPr="008A0EE7" w:rsidRDefault="00AE1D51" w:rsidP="00DA1D22">
            <w:pPr>
              <w:pStyle w:val="NormalWeb"/>
              <w:spacing w:before="0" w:beforeAutospacing="0" w:after="0" w:afterAutospacing="0" w:line="360" w:lineRule="auto"/>
              <w:jc w:val="center"/>
              <w:rPr>
                <w:ins w:id="3123" w:author="Samylla Oliveira" w:date="2020-08-26T14:20:00Z"/>
                <w:color w:val="2E2E2E"/>
                <w:sz w:val="20"/>
                <w:szCs w:val="20"/>
              </w:rPr>
            </w:pPr>
            <w:ins w:id="3124" w:author="Samylla Oliveira" w:date="2020-08-26T22:56:00Z">
              <w:r>
                <w:rPr>
                  <w:color w:val="2E2E2E"/>
                  <w:sz w:val="20"/>
                  <w:szCs w:val="20"/>
                </w:rPr>
                <w:t>11</w:t>
              </w:r>
            </w:ins>
          </w:p>
        </w:tc>
      </w:tr>
      <w:tr w:rsidR="001603C4" w14:paraId="60A78FAD" w14:textId="77777777" w:rsidTr="001603C4">
        <w:tblPrEx>
          <w:tblW w:w="9301" w:type="dxa"/>
          <w:jc w:val="center"/>
          <w:tblPrExChange w:id="3125" w:author="Samylla Oliveira" w:date="2020-08-26T17:10:00Z">
            <w:tblPrEx>
              <w:tblW w:w="9301" w:type="dxa"/>
              <w:jc w:val="center"/>
            </w:tblPrEx>
          </w:tblPrExChange>
        </w:tblPrEx>
        <w:trPr>
          <w:trHeight w:val="172"/>
          <w:jc w:val="center"/>
          <w:ins w:id="3126" w:author="Samylla Oliveira" w:date="2020-08-26T11:45:00Z"/>
          <w:trPrChange w:id="3127" w:author="Samylla Oliveira" w:date="2020-08-26T17:10:00Z">
            <w:trPr>
              <w:gridAfter w:val="0"/>
              <w:wAfter w:w="42" w:type="dxa"/>
              <w:trHeight w:val="172"/>
              <w:jc w:val="center"/>
            </w:trPr>
          </w:trPrChange>
        </w:trPr>
        <w:tc>
          <w:tcPr>
            <w:tcW w:w="1363" w:type="dxa"/>
            <w:vMerge/>
            <w:vAlign w:val="center"/>
            <w:tcPrChange w:id="3128" w:author="Samylla Oliveira" w:date="2020-08-26T17:10:00Z">
              <w:tcPr>
                <w:tcW w:w="1363" w:type="dxa"/>
                <w:vMerge/>
                <w:vAlign w:val="center"/>
              </w:tcPr>
            </w:tcPrChange>
          </w:tcPr>
          <w:p w14:paraId="6F5B938D" w14:textId="77777777" w:rsidR="001603C4" w:rsidRPr="008A0EE7" w:rsidRDefault="001603C4" w:rsidP="00DA1D22">
            <w:pPr>
              <w:pStyle w:val="NormalWeb"/>
              <w:spacing w:before="0" w:beforeAutospacing="0" w:after="0" w:afterAutospacing="0" w:line="360" w:lineRule="auto"/>
              <w:jc w:val="center"/>
              <w:rPr>
                <w:ins w:id="3129" w:author="Samylla Oliveira" w:date="2020-08-26T12:12:00Z"/>
                <w:color w:val="2E2E2E"/>
                <w:sz w:val="20"/>
                <w:szCs w:val="20"/>
              </w:rPr>
            </w:pPr>
          </w:p>
        </w:tc>
        <w:tc>
          <w:tcPr>
            <w:tcW w:w="1828" w:type="dxa"/>
            <w:vMerge/>
            <w:vAlign w:val="center"/>
            <w:tcPrChange w:id="3130" w:author="Samylla Oliveira" w:date="2020-08-26T17:10:00Z">
              <w:tcPr>
                <w:tcW w:w="1828" w:type="dxa"/>
                <w:gridSpan w:val="2"/>
                <w:vMerge/>
                <w:vAlign w:val="center"/>
              </w:tcPr>
            </w:tcPrChange>
          </w:tcPr>
          <w:p w14:paraId="27388175" w14:textId="77777777" w:rsidR="001603C4" w:rsidRPr="008A0EE7" w:rsidRDefault="001603C4" w:rsidP="00DA1D22">
            <w:pPr>
              <w:pStyle w:val="NormalWeb"/>
              <w:spacing w:before="0" w:beforeAutospacing="0" w:after="0" w:afterAutospacing="0" w:line="360" w:lineRule="auto"/>
              <w:jc w:val="center"/>
              <w:rPr>
                <w:ins w:id="3131" w:author="Samylla Oliveira" w:date="2020-08-26T12:13:00Z"/>
                <w:i/>
                <w:color w:val="2E2E2E"/>
                <w:sz w:val="20"/>
                <w:szCs w:val="20"/>
              </w:rPr>
            </w:pPr>
          </w:p>
        </w:tc>
        <w:tc>
          <w:tcPr>
            <w:tcW w:w="1061" w:type="dxa"/>
            <w:vAlign w:val="center"/>
            <w:tcPrChange w:id="3132" w:author="Samylla Oliveira" w:date="2020-08-26T17:10:00Z">
              <w:tcPr>
                <w:tcW w:w="1061" w:type="dxa"/>
                <w:gridSpan w:val="3"/>
                <w:vAlign w:val="center"/>
              </w:tcPr>
            </w:tcPrChange>
          </w:tcPr>
          <w:p w14:paraId="75421F38" w14:textId="77777777" w:rsidR="001603C4" w:rsidRDefault="001603C4" w:rsidP="00DA1D22">
            <w:pPr>
              <w:pStyle w:val="NormalWeb"/>
              <w:spacing w:before="0" w:beforeAutospacing="0" w:after="0" w:afterAutospacing="0" w:line="360" w:lineRule="auto"/>
              <w:jc w:val="center"/>
              <w:rPr>
                <w:ins w:id="3133" w:author="Samylla Oliveira" w:date="2020-08-26T17:12:00Z"/>
                <w:color w:val="2E2E2E"/>
                <w:sz w:val="20"/>
                <w:szCs w:val="20"/>
              </w:rPr>
            </w:pPr>
            <w:ins w:id="3134" w:author="Samylla Oliveira" w:date="2020-08-26T17:12:00Z">
              <w:r>
                <w:rPr>
                  <w:color w:val="2E2E2E"/>
                  <w:sz w:val="20"/>
                  <w:szCs w:val="20"/>
                </w:rPr>
                <w:t>23</w:t>
              </w:r>
            </w:ins>
          </w:p>
          <w:p w14:paraId="3DCB3B72" w14:textId="441B5416" w:rsidR="001603C4" w:rsidRPr="008A0EE7" w:rsidRDefault="001603C4" w:rsidP="00DA1D22">
            <w:pPr>
              <w:pStyle w:val="NormalWeb"/>
              <w:spacing w:before="0" w:beforeAutospacing="0" w:after="0" w:afterAutospacing="0" w:line="360" w:lineRule="auto"/>
              <w:jc w:val="center"/>
              <w:rPr>
                <w:ins w:id="3135" w:author="Samylla Oliveira" w:date="2020-08-26T11:45:00Z"/>
                <w:color w:val="2E2E2E"/>
                <w:sz w:val="20"/>
                <w:szCs w:val="20"/>
              </w:rPr>
            </w:pPr>
            <w:ins w:id="3136" w:author="Samylla Oliveira" w:date="2020-08-26T17:12:00Z">
              <w:r>
                <w:rPr>
                  <w:color w:val="2E2E2E"/>
                  <w:sz w:val="20"/>
                  <w:szCs w:val="20"/>
                </w:rPr>
                <w:t>(± 13,91)</w:t>
              </w:r>
            </w:ins>
          </w:p>
        </w:tc>
        <w:tc>
          <w:tcPr>
            <w:tcW w:w="988" w:type="dxa"/>
            <w:vAlign w:val="center"/>
            <w:tcPrChange w:id="3137" w:author="Samylla Oliveira" w:date="2020-08-26T17:10:00Z">
              <w:tcPr>
                <w:tcW w:w="988" w:type="dxa"/>
                <w:gridSpan w:val="2"/>
                <w:vAlign w:val="center"/>
              </w:tcPr>
            </w:tcPrChange>
          </w:tcPr>
          <w:p w14:paraId="025DDC57" w14:textId="77777777" w:rsidR="001603C4" w:rsidRDefault="008374D6" w:rsidP="00DA1D22">
            <w:pPr>
              <w:pStyle w:val="NormalWeb"/>
              <w:spacing w:before="0" w:beforeAutospacing="0" w:after="0" w:afterAutospacing="0" w:line="360" w:lineRule="auto"/>
              <w:jc w:val="center"/>
              <w:rPr>
                <w:ins w:id="3138" w:author="Samylla Oliveira" w:date="2020-08-26T17:24:00Z"/>
                <w:color w:val="2E2E2E"/>
                <w:sz w:val="20"/>
                <w:szCs w:val="20"/>
              </w:rPr>
            </w:pPr>
            <w:ins w:id="3139" w:author="Samylla Oliveira" w:date="2020-08-26T17:24:00Z">
              <w:r>
                <w:rPr>
                  <w:color w:val="2E2E2E"/>
                  <w:sz w:val="20"/>
                  <w:szCs w:val="20"/>
                </w:rPr>
                <w:t>13</w:t>
              </w:r>
            </w:ins>
          </w:p>
          <w:p w14:paraId="38B46B5E" w14:textId="0B443CA2" w:rsidR="008374D6" w:rsidRPr="008A0EE7" w:rsidRDefault="008374D6" w:rsidP="00DA1D22">
            <w:pPr>
              <w:pStyle w:val="NormalWeb"/>
              <w:spacing w:before="0" w:beforeAutospacing="0" w:after="0" w:afterAutospacing="0" w:line="360" w:lineRule="auto"/>
              <w:jc w:val="center"/>
              <w:rPr>
                <w:ins w:id="3140" w:author="Samylla Oliveira" w:date="2020-08-26T11:45:00Z"/>
                <w:color w:val="2E2E2E"/>
                <w:sz w:val="20"/>
                <w:szCs w:val="20"/>
              </w:rPr>
            </w:pPr>
            <w:ins w:id="3141" w:author="Samylla Oliveira" w:date="2020-08-26T17:24:00Z">
              <w:r>
                <w:rPr>
                  <w:color w:val="2E2E2E"/>
                  <w:sz w:val="20"/>
                  <w:szCs w:val="20"/>
                </w:rPr>
                <w:t>(± 4,05)</w:t>
              </w:r>
            </w:ins>
          </w:p>
        </w:tc>
        <w:tc>
          <w:tcPr>
            <w:tcW w:w="992" w:type="dxa"/>
            <w:vAlign w:val="center"/>
            <w:tcPrChange w:id="3142" w:author="Samylla Oliveira" w:date="2020-08-26T17:10:00Z">
              <w:tcPr>
                <w:tcW w:w="992" w:type="dxa"/>
                <w:gridSpan w:val="2"/>
                <w:vAlign w:val="center"/>
              </w:tcPr>
            </w:tcPrChange>
          </w:tcPr>
          <w:p w14:paraId="24D9EC9B" w14:textId="77777777" w:rsidR="001603C4" w:rsidRDefault="00A27B8D" w:rsidP="00DA1D22">
            <w:pPr>
              <w:pStyle w:val="NormalWeb"/>
              <w:spacing w:before="0" w:beforeAutospacing="0" w:after="0" w:afterAutospacing="0" w:line="360" w:lineRule="auto"/>
              <w:jc w:val="center"/>
              <w:rPr>
                <w:ins w:id="3143" w:author="Samylla Oliveira" w:date="2020-08-26T21:15:00Z"/>
                <w:color w:val="2E2E2E"/>
                <w:sz w:val="20"/>
                <w:szCs w:val="20"/>
              </w:rPr>
            </w:pPr>
            <w:ins w:id="3144" w:author="Samylla Oliveira" w:date="2020-08-26T21:15:00Z">
              <w:r>
                <w:rPr>
                  <w:color w:val="2E2E2E"/>
                  <w:sz w:val="20"/>
                  <w:szCs w:val="20"/>
                </w:rPr>
                <w:t>12</w:t>
              </w:r>
            </w:ins>
          </w:p>
          <w:p w14:paraId="7C87BEA6" w14:textId="6EC2800D" w:rsidR="00A27B8D" w:rsidRPr="008A0EE7" w:rsidRDefault="00A27B8D" w:rsidP="00DA1D22">
            <w:pPr>
              <w:pStyle w:val="NormalWeb"/>
              <w:spacing w:before="0" w:beforeAutospacing="0" w:after="0" w:afterAutospacing="0" w:line="360" w:lineRule="auto"/>
              <w:jc w:val="center"/>
              <w:rPr>
                <w:ins w:id="3145" w:author="Samylla Oliveira" w:date="2020-08-26T11:45:00Z"/>
                <w:color w:val="2E2E2E"/>
                <w:sz w:val="20"/>
                <w:szCs w:val="20"/>
              </w:rPr>
            </w:pPr>
            <w:ins w:id="3146" w:author="Samylla Oliveira" w:date="2020-08-26T21:15:00Z">
              <w:r>
                <w:rPr>
                  <w:color w:val="2E2E2E"/>
                  <w:sz w:val="20"/>
                  <w:szCs w:val="20"/>
                </w:rPr>
                <w:t>(± 4,04)</w:t>
              </w:r>
            </w:ins>
          </w:p>
        </w:tc>
        <w:tc>
          <w:tcPr>
            <w:tcW w:w="993" w:type="dxa"/>
            <w:vAlign w:val="center"/>
            <w:tcPrChange w:id="3147" w:author="Samylla Oliveira" w:date="2020-08-26T17:10:00Z">
              <w:tcPr>
                <w:tcW w:w="993" w:type="dxa"/>
                <w:gridSpan w:val="3"/>
                <w:vAlign w:val="center"/>
              </w:tcPr>
            </w:tcPrChange>
          </w:tcPr>
          <w:p w14:paraId="03B62A99" w14:textId="77777777" w:rsidR="001603C4" w:rsidRDefault="00C7630E" w:rsidP="00DA1D22">
            <w:pPr>
              <w:pStyle w:val="NormalWeb"/>
              <w:spacing w:before="0" w:beforeAutospacing="0" w:after="0" w:afterAutospacing="0" w:line="360" w:lineRule="auto"/>
              <w:jc w:val="center"/>
              <w:rPr>
                <w:ins w:id="3148" w:author="Samylla Oliveira" w:date="2020-08-26T21:27:00Z"/>
                <w:color w:val="2E2E2E"/>
                <w:sz w:val="20"/>
                <w:szCs w:val="20"/>
              </w:rPr>
            </w:pPr>
            <w:ins w:id="3149" w:author="Samylla Oliveira" w:date="2020-08-26T21:27:00Z">
              <w:r>
                <w:rPr>
                  <w:color w:val="2E2E2E"/>
                  <w:sz w:val="20"/>
                  <w:szCs w:val="20"/>
                </w:rPr>
                <w:t>13</w:t>
              </w:r>
            </w:ins>
          </w:p>
          <w:p w14:paraId="7EA9EDC6" w14:textId="4AE2EBFC" w:rsidR="00C7630E" w:rsidRPr="008A0EE7" w:rsidRDefault="00C7630E" w:rsidP="00DA1D22">
            <w:pPr>
              <w:pStyle w:val="NormalWeb"/>
              <w:spacing w:before="0" w:beforeAutospacing="0" w:after="0" w:afterAutospacing="0" w:line="360" w:lineRule="auto"/>
              <w:jc w:val="center"/>
              <w:rPr>
                <w:ins w:id="3150" w:author="Samylla Oliveira" w:date="2020-08-26T11:45:00Z"/>
                <w:color w:val="2E2E2E"/>
                <w:sz w:val="20"/>
                <w:szCs w:val="20"/>
              </w:rPr>
            </w:pPr>
            <w:ins w:id="3151" w:author="Samylla Oliveira" w:date="2020-08-26T21:27:00Z">
              <w:r>
                <w:rPr>
                  <w:color w:val="2E2E2E"/>
                  <w:sz w:val="20"/>
                  <w:szCs w:val="20"/>
                </w:rPr>
                <w:t>(± 4,35)</w:t>
              </w:r>
            </w:ins>
          </w:p>
        </w:tc>
        <w:tc>
          <w:tcPr>
            <w:tcW w:w="992" w:type="dxa"/>
            <w:vAlign w:val="center"/>
            <w:tcPrChange w:id="3152" w:author="Samylla Oliveira" w:date="2020-08-26T17:10:00Z">
              <w:tcPr>
                <w:tcW w:w="992" w:type="dxa"/>
                <w:gridSpan w:val="3"/>
                <w:vAlign w:val="center"/>
              </w:tcPr>
            </w:tcPrChange>
          </w:tcPr>
          <w:p w14:paraId="7D36F2D7" w14:textId="77777777" w:rsidR="001603C4" w:rsidRDefault="00C802E8" w:rsidP="00DA1D22">
            <w:pPr>
              <w:pStyle w:val="NormalWeb"/>
              <w:spacing w:before="0" w:beforeAutospacing="0" w:after="0" w:afterAutospacing="0" w:line="360" w:lineRule="auto"/>
              <w:jc w:val="center"/>
              <w:rPr>
                <w:ins w:id="3153" w:author="Samylla Oliveira" w:date="2020-08-26T22:29:00Z"/>
                <w:color w:val="2E2E2E"/>
                <w:sz w:val="20"/>
                <w:szCs w:val="20"/>
              </w:rPr>
            </w:pPr>
            <w:ins w:id="3154" w:author="Samylla Oliveira" w:date="2020-08-26T22:29:00Z">
              <w:r>
                <w:rPr>
                  <w:color w:val="2E2E2E"/>
                  <w:sz w:val="20"/>
                  <w:szCs w:val="20"/>
                </w:rPr>
                <w:t>11</w:t>
              </w:r>
            </w:ins>
          </w:p>
          <w:p w14:paraId="5813AE5A" w14:textId="22F5A75C" w:rsidR="00C802E8" w:rsidRPr="008A0EE7" w:rsidRDefault="00C802E8" w:rsidP="00DA1D22">
            <w:pPr>
              <w:pStyle w:val="NormalWeb"/>
              <w:spacing w:before="0" w:beforeAutospacing="0" w:after="0" w:afterAutospacing="0" w:line="360" w:lineRule="auto"/>
              <w:jc w:val="center"/>
              <w:rPr>
                <w:ins w:id="3155" w:author="Samylla Oliveira" w:date="2020-08-26T11:45:00Z"/>
                <w:color w:val="2E2E2E"/>
                <w:sz w:val="20"/>
                <w:szCs w:val="20"/>
              </w:rPr>
            </w:pPr>
            <w:ins w:id="3156" w:author="Samylla Oliveira" w:date="2020-08-26T22:29:00Z">
              <w:r>
                <w:rPr>
                  <w:color w:val="2E2E2E"/>
                  <w:sz w:val="20"/>
                  <w:szCs w:val="20"/>
                </w:rPr>
                <w:t>(± 3,14)</w:t>
              </w:r>
            </w:ins>
          </w:p>
        </w:tc>
        <w:tc>
          <w:tcPr>
            <w:tcW w:w="1084" w:type="dxa"/>
            <w:tcPrChange w:id="3157" w:author="Samylla Oliveira" w:date="2020-08-26T17:10:00Z">
              <w:tcPr>
                <w:tcW w:w="1042" w:type="dxa"/>
                <w:gridSpan w:val="3"/>
              </w:tcPr>
            </w:tcPrChange>
          </w:tcPr>
          <w:p w14:paraId="43B90C80" w14:textId="77777777" w:rsidR="001603C4" w:rsidRDefault="00AE1D51" w:rsidP="00DA1D22">
            <w:pPr>
              <w:pStyle w:val="NormalWeb"/>
              <w:spacing w:before="0" w:beforeAutospacing="0" w:after="0" w:afterAutospacing="0" w:line="360" w:lineRule="auto"/>
              <w:jc w:val="center"/>
              <w:rPr>
                <w:ins w:id="3158" w:author="Samylla Oliveira" w:date="2020-08-26T22:56:00Z"/>
                <w:color w:val="2E2E2E"/>
                <w:sz w:val="20"/>
                <w:szCs w:val="20"/>
              </w:rPr>
            </w:pPr>
            <w:ins w:id="3159" w:author="Samylla Oliveira" w:date="2020-08-26T22:56:00Z">
              <w:r>
                <w:rPr>
                  <w:color w:val="2E2E2E"/>
                  <w:sz w:val="20"/>
                  <w:szCs w:val="20"/>
                </w:rPr>
                <w:t>11</w:t>
              </w:r>
            </w:ins>
          </w:p>
          <w:p w14:paraId="0614A26B" w14:textId="3A5278EB" w:rsidR="00AE1D51" w:rsidRPr="008A0EE7" w:rsidRDefault="00AE1D51" w:rsidP="00DA1D22">
            <w:pPr>
              <w:pStyle w:val="NormalWeb"/>
              <w:spacing w:before="0" w:beforeAutospacing="0" w:after="0" w:afterAutospacing="0" w:line="360" w:lineRule="auto"/>
              <w:jc w:val="center"/>
              <w:rPr>
                <w:ins w:id="3160" w:author="Samylla Oliveira" w:date="2020-08-26T14:20:00Z"/>
                <w:color w:val="2E2E2E"/>
                <w:sz w:val="20"/>
                <w:szCs w:val="20"/>
              </w:rPr>
            </w:pPr>
            <w:ins w:id="3161" w:author="Samylla Oliveira" w:date="2020-08-26T22:56:00Z">
              <w:r>
                <w:rPr>
                  <w:color w:val="2E2E2E"/>
                  <w:sz w:val="20"/>
                  <w:szCs w:val="20"/>
                </w:rPr>
                <w:t>(± 4,69)</w:t>
              </w:r>
            </w:ins>
          </w:p>
        </w:tc>
      </w:tr>
      <w:tr w:rsidR="001603C4" w14:paraId="524317E5" w14:textId="51AF07CE" w:rsidTr="001603C4">
        <w:tblPrEx>
          <w:tblW w:w="9301" w:type="dxa"/>
          <w:jc w:val="center"/>
          <w:tblPrExChange w:id="3162" w:author="Samylla Oliveira" w:date="2020-08-26T17:10:00Z">
            <w:tblPrEx>
              <w:tblW w:w="9301" w:type="dxa"/>
              <w:jc w:val="center"/>
            </w:tblPrEx>
          </w:tblPrExChange>
        </w:tblPrEx>
        <w:trPr>
          <w:trHeight w:val="345"/>
          <w:jc w:val="center"/>
          <w:ins w:id="3163" w:author="Samylla Oliveira" w:date="2020-08-26T11:45:00Z"/>
          <w:trPrChange w:id="3164" w:author="Samylla Oliveira" w:date="2020-08-26T17:10:00Z">
            <w:trPr>
              <w:gridAfter w:val="0"/>
              <w:wAfter w:w="42" w:type="dxa"/>
              <w:trHeight w:val="345"/>
              <w:jc w:val="center"/>
            </w:trPr>
          </w:trPrChange>
        </w:trPr>
        <w:tc>
          <w:tcPr>
            <w:tcW w:w="1363" w:type="dxa"/>
            <w:vMerge w:val="restart"/>
            <w:vAlign w:val="center"/>
            <w:tcPrChange w:id="3165" w:author="Samylla Oliveira" w:date="2020-08-26T17:10:00Z">
              <w:tcPr>
                <w:tcW w:w="1363" w:type="dxa"/>
                <w:vMerge w:val="restart"/>
                <w:vAlign w:val="center"/>
              </w:tcPr>
            </w:tcPrChange>
          </w:tcPr>
          <w:p w14:paraId="3EFEB7AC" w14:textId="6CB917F7" w:rsidR="001603C4" w:rsidRPr="008A0EE7" w:rsidRDefault="001603C4">
            <w:pPr>
              <w:pStyle w:val="NormalWeb"/>
              <w:spacing w:before="0" w:beforeAutospacing="0" w:after="0" w:afterAutospacing="0" w:line="360" w:lineRule="auto"/>
              <w:jc w:val="center"/>
              <w:rPr>
                <w:ins w:id="3166" w:author="Samylla Oliveira" w:date="2020-08-26T11:45:00Z"/>
                <w:color w:val="2E2E2E"/>
                <w:sz w:val="20"/>
                <w:szCs w:val="20"/>
                <w:rPrChange w:id="3167" w:author="Samylla Oliveira" w:date="2020-08-26T12:13:00Z">
                  <w:rPr>
                    <w:ins w:id="3168" w:author="Samylla Oliveira" w:date="2020-08-26T11:45:00Z"/>
                    <w:color w:val="2E2E2E"/>
                  </w:rPr>
                </w:rPrChange>
              </w:rPr>
              <w:pPrChange w:id="3169" w:author="Samylla Oliveira" w:date="2020-08-26T13:17:00Z">
                <w:pPr>
                  <w:pStyle w:val="NormalWeb"/>
                  <w:spacing w:before="0" w:beforeAutospacing="0" w:after="0" w:afterAutospacing="0" w:line="360" w:lineRule="auto"/>
                  <w:jc w:val="both"/>
                </w:pPr>
              </w:pPrChange>
            </w:pPr>
            <w:ins w:id="3170" w:author="Samylla Oliveira" w:date="2020-08-26T12:12:00Z">
              <w:r w:rsidRPr="008A0EE7">
                <w:rPr>
                  <w:color w:val="2E2E2E"/>
                  <w:sz w:val="20"/>
                  <w:szCs w:val="20"/>
                  <w:rPrChange w:id="3171" w:author="Samylla Oliveira" w:date="2020-08-26T12:13:00Z">
                    <w:rPr>
                      <w:color w:val="2E2E2E"/>
                    </w:rPr>
                  </w:rPrChange>
                </w:rPr>
                <w:t>Mesocosmos controle</w:t>
              </w:r>
            </w:ins>
          </w:p>
        </w:tc>
        <w:tc>
          <w:tcPr>
            <w:tcW w:w="1828" w:type="dxa"/>
            <w:vMerge/>
            <w:vAlign w:val="center"/>
            <w:tcPrChange w:id="3172" w:author="Samylla Oliveira" w:date="2020-08-26T17:10:00Z">
              <w:tcPr>
                <w:tcW w:w="1828" w:type="dxa"/>
                <w:gridSpan w:val="2"/>
                <w:vMerge/>
                <w:vAlign w:val="center"/>
              </w:tcPr>
            </w:tcPrChange>
          </w:tcPr>
          <w:p w14:paraId="0E8E2736" w14:textId="77777777" w:rsidR="001603C4" w:rsidRPr="008A0EE7" w:rsidRDefault="001603C4">
            <w:pPr>
              <w:pStyle w:val="NormalWeb"/>
              <w:spacing w:before="0" w:beforeAutospacing="0" w:after="0" w:afterAutospacing="0" w:line="360" w:lineRule="auto"/>
              <w:jc w:val="center"/>
              <w:rPr>
                <w:ins w:id="3173" w:author="Samylla Oliveira" w:date="2020-08-26T11:53:00Z"/>
                <w:color w:val="2E2E2E"/>
                <w:sz w:val="20"/>
                <w:szCs w:val="20"/>
                <w:rPrChange w:id="3174" w:author="Samylla Oliveira" w:date="2020-08-26T12:13:00Z">
                  <w:rPr>
                    <w:ins w:id="3175" w:author="Samylla Oliveira" w:date="2020-08-26T11:53:00Z"/>
                    <w:color w:val="2E2E2E"/>
                  </w:rPr>
                </w:rPrChange>
              </w:rPr>
              <w:pPrChange w:id="3176" w:author="Samylla Oliveira" w:date="2020-08-26T13:17:00Z">
                <w:pPr>
                  <w:pStyle w:val="NormalWeb"/>
                  <w:spacing w:before="0" w:beforeAutospacing="0" w:after="0" w:afterAutospacing="0" w:line="360" w:lineRule="auto"/>
                  <w:jc w:val="both"/>
                </w:pPr>
              </w:pPrChange>
            </w:pPr>
          </w:p>
        </w:tc>
        <w:tc>
          <w:tcPr>
            <w:tcW w:w="1061" w:type="dxa"/>
            <w:vAlign w:val="center"/>
            <w:tcPrChange w:id="3177" w:author="Samylla Oliveira" w:date="2020-08-26T17:10:00Z">
              <w:tcPr>
                <w:tcW w:w="1061" w:type="dxa"/>
                <w:gridSpan w:val="3"/>
                <w:vAlign w:val="center"/>
              </w:tcPr>
            </w:tcPrChange>
          </w:tcPr>
          <w:p w14:paraId="4CD91747" w14:textId="7CF8E2B2" w:rsidR="001603C4" w:rsidRPr="008A0EE7" w:rsidRDefault="00E42FC6">
            <w:pPr>
              <w:pStyle w:val="NormalWeb"/>
              <w:spacing w:before="0" w:beforeAutospacing="0" w:after="0" w:afterAutospacing="0" w:line="360" w:lineRule="auto"/>
              <w:jc w:val="center"/>
              <w:rPr>
                <w:ins w:id="3178" w:author="Samylla Oliveira" w:date="2020-08-26T11:45:00Z"/>
                <w:color w:val="2E2E2E"/>
                <w:sz w:val="20"/>
                <w:szCs w:val="20"/>
                <w:rPrChange w:id="3179" w:author="Samylla Oliveira" w:date="2020-08-26T12:13:00Z">
                  <w:rPr>
                    <w:ins w:id="3180" w:author="Samylla Oliveira" w:date="2020-08-26T11:45:00Z"/>
                    <w:color w:val="2E2E2E"/>
                  </w:rPr>
                </w:rPrChange>
              </w:rPr>
              <w:pPrChange w:id="3181" w:author="Samylla Oliveira" w:date="2020-08-26T13:17:00Z">
                <w:pPr>
                  <w:pStyle w:val="NormalWeb"/>
                  <w:spacing w:before="0" w:beforeAutospacing="0" w:after="0" w:afterAutospacing="0" w:line="360" w:lineRule="auto"/>
                  <w:jc w:val="both"/>
                </w:pPr>
              </w:pPrChange>
            </w:pPr>
            <w:ins w:id="3182" w:author="Samylla Oliveira" w:date="2020-08-26T17:20:00Z">
              <w:r>
                <w:rPr>
                  <w:color w:val="2E2E2E"/>
                  <w:sz w:val="20"/>
                  <w:szCs w:val="20"/>
                </w:rPr>
                <w:t>14</w:t>
              </w:r>
            </w:ins>
          </w:p>
        </w:tc>
        <w:tc>
          <w:tcPr>
            <w:tcW w:w="988" w:type="dxa"/>
            <w:vAlign w:val="center"/>
            <w:tcPrChange w:id="3183" w:author="Samylla Oliveira" w:date="2020-08-26T17:10:00Z">
              <w:tcPr>
                <w:tcW w:w="988" w:type="dxa"/>
                <w:gridSpan w:val="2"/>
                <w:vAlign w:val="center"/>
              </w:tcPr>
            </w:tcPrChange>
          </w:tcPr>
          <w:p w14:paraId="3F5ED7CF" w14:textId="1B96FF68" w:rsidR="001603C4" w:rsidRPr="008A0EE7" w:rsidRDefault="00772C5B">
            <w:pPr>
              <w:pStyle w:val="NormalWeb"/>
              <w:spacing w:before="0" w:beforeAutospacing="0" w:after="0" w:afterAutospacing="0" w:line="360" w:lineRule="auto"/>
              <w:jc w:val="center"/>
              <w:rPr>
                <w:ins w:id="3184" w:author="Samylla Oliveira" w:date="2020-08-26T11:45:00Z"/>
                <w:color w:val="2E2E2E"/>
                <w:sz w:val="20"/>
                <w:szCs w:val="20"/>
                <w:rPrChange w:id="3185" w:author="Samylla Oliveira" w:date="2020-08-26T12:13:00Z">
                  <w:rPr>
                    <w:ins w:id="3186" w:author="Samylla Oliveira" w:date="2020-08-26T11:45:00Z"/>
                    <w:color w:val="2E2E2E"/>
                  </w:rPr>
                </w:rPrChange>
              </w:rPr>
              <w:pPrChange w:id="3187" w:author="Samylla Oliveira" w:date="2020-08-26T13:17:00Z">
                <w:pPr>
                  <w:pStyle w:val="NormalWeb"/>
                  <w:spacing w:before="0" w:beforeAutospacing="0" w:after="0" w:afterAutospacing="0" w:line="360" w:lineRule="auto"/>
                  <w:jc w:val="both"/>
                </w:pPr>
              </w:pPrChange>
            </w:pPr>
            <w:ins w:id="3188" w:author="Samylla Oliveira" w:date="2020-08-26T21:05:00Z">
              <w:r>
                <w:rPr>
                  <w:color w:val="2E2E2E"/>
                  <w:sz w:val="20"/>
                  <w:szCs w:val="20"/>
                </w:rPr>
                <w:t>13</w:t>
              </w:r>
            </w:ins>
          </w:p>
        </w:tc>
        <w:tc>
          <w:tcPr>
            <w:tcW w:w="992" w:type="dxa"/>
            <w:vAlign w:val="center"/>
            <w:tcPrChange w:id="3189" w:author="Samylla Oliveira" w:date="2020-08-26T17:10:00Z">
              <w:tcPr>
                <w:tcW w:w="992" w:type="dxa"/>
                <w:gridSpan w:val="2"/>
                <w:vAlign w:val="center"/>
              </w:tcPr>
            </w:tcPrChange>
          </w:tcPr>
          <w:p w14:paraId="3489F1F2" w14:textId="743BCD45" w:rsidR="001603C4" w:rsidRPr="008A0EE7" w:rsidRDefault="00620588">
            <w:pPr>
              <w:pStyle w:val="NormalWeb"/>
              <w:spacing w:before="0" w:beforeAutospacing="0" w:after="0" w:afterAutospacing="0" w:line="360" w:lineRule="auto"/>
              <w:jc w:val="center"/>
              <w:rPr>
                <w:ins w:id="3190" w:author="Samylla Oliveira" w:date="2020-08-26T11:45:00Z"/>
                <w:color w:val="2E2E2E"/>
                <w:sz w:val="20"/>
                <w:szCs w:val="20"/>
                <w:rPrChange w:id="3191" w:author="Samylla Oliveira" w:date="2020-08-26T12:13:00Z">
                  <w:rPr>
                    <w:ins w:id="3192" w:author="Samylla Oliveira" w:date="2020-08-26T11:45:00Z"/>
                    <w:color w:val="2E2E2E"/>
                  </w:rPr>
                </w:rPrChange>
              </w:rPr>
              <w:pPrChange w:id="3193" w:author="Samylla Oliveira" w:date="2020-08-26T13:17:00Z">
                <w:pPr>
                  <w:pStyle w:val="NormalWeb"/>
                  <w:spacing w:before="0" w:beforeAutospacing="0" w:after="0" w:afterAutospacing="0" w:line="360" w:lineRule="auto"/>
                  <w:jc w:val="both"/>
                </w:pPr>
              </w:pPrChange>
            </w:pPr>
            <w:ins w:id="3194" w:author="Samylla Oliveira" w:date="2020-08-26T21:23:00Z">
              <w:r>
                <w:rPr>
                  <w:color w:val="2E2E2E"/>
                  <w:sz w:val="20"/>
                  <w:szCs w:val="20"/>
                </w:rPr>
                <w:t>12</w:t>
              </w:r>
            </w:ins>
          </w:p>
        </w:tc>
        <w:tc>
          <w:tcPr>
            <w:tcW w:w="993" w:type="dxa"/>
            <w:vAlign w:val="center"/>
            <w:tcPrChange w:id="3195" w:author="Samylla Oliveira" w:date="2020-08-26T17:10:00Z">
              <w:tcPr>
                <w:tcW w:w="993" w:type="dxa"/>
                <w:gridSpan w:val="3"/>
                <w:vAlign w:val="center"/>
              </w:tcPr>
            </w:tcPrChange>
          </w:tcPr>
          <w:p w14:paraId="2B13B146" w14:textId="337D01A5" w:rsidR="001603C4" w:rsidRPr="008A0EE7" w:rsidRDefault="009A2CE3">
            <w:pPr>
              <w:pStyle w:val="NormalWeb"/>
              <w:spacing w:before="0" w:beforeAutospacing="0" w:after="0" w:afterAutospacing="0" w:line="360" w:lineRule="auto"/>
              <w:jc w:val="center"/>
              <w:rPr>
                <w:ins w:id="3196" w:author="Samylla Oliveira" w:date="2020-08-26T11:45:00Z"/>
                <w:color w:val="2E2E2E"/>
                <w:sz w:val="20"/>
                <w:szCs w:val="20"/>
                <w:rPrChange w:id="3197" w:author="Samylla Oliveira" w:date="2020-08-26T12:13:00Z">
                  <w:rPr>
                    <w:ins w:id="3198" w:author="Samylla Oliveira" w:date="2020-08-26T11:45:00Z"/>
                    <w:color w:val="2E2E2E"/>
                  </w:rPr>
                </w:rPrChange>
              </w:rPr>
              <w:pPrChange w:id="3199" w:author="Samylla Oliveira" w:date="2020-08-26T13:17:00Z">
                <w:pPr>
                  <w:pStyle w:val="NormalWeb"/>
                  <w:spacing w:before="0" w:beforeAutospacing="0" w:after="0" w:afterAutospacing="0" w:line="360" w:lineRule="auto"/>
                  <w:jc w:val="both"/>
                </w:pPr>
              </w:pPrChange>
            </w:pPr>
            <w:ins w:id="3200" w:author="Samylla Oliveira" w:date="2020-08-26T21:34:00Z">
              <w:r>
                <w:rPr>
                  <w:color w:val="2E2E2E"/>
                  <w:sz w:val="20"/>
                  <w:szCs w:val="20"/>
                </w:rPr>
                <w:t>13</w:t>
              </w:r>
            </w:ins>
          </w:p>
        </w:tc>
        <w:tc>
          <w:tcPr>
            <w:tcW w:w="992" w:type="dxa"/>
            <w:vAlign w:val="center"/>
            <w:tcPrChange w:id="3201" w:author="Samylla Oliveira" w:date="2020-08-26T17:10:00Z">
              <w:tcPr>
                <w:tcW w:w="992" w:type="dxa"/>
                <w:gridSpan w:val="3"/>
                <w:vAlign w:val="center"/>
              </w:tcPr>
            </w:tcPrChange>
          </w:tcPr>
          <w:p w14:paraId="2D849489" w14:textId="7D417FC6" w:rsidR="001603C4" w:rsidRPr="008A0EE7" w:rsidRDefault="000F60E1">
            <w:pPr>
              <w:pStyle w:val="NormalWeb"/>
              <w:spacing w:before="0" w:beforeAutospacing="0" w:after="0" w:afterAutospacing="0" w:line="360" w:lineRule="auto"/>
              <w:jc w:val="center"/>
              <w:rPr>
                <w:ins w:id="3202" w:author="Samylla Oliveira" w:date="2020-08-26T11:45:00Z"/>
                <w:color w:val="2E2E2E"/>
                <w:sz w:val="20"/>
                <w:szCs w:val="20"/>
                <w:rPrChange w:id="3203" w:author="Samylla Oliveira" w:date="2020-08-26T12:13:00Z">
                  <w:rPr>
                    <w:ins w:id="3204" w:author="Samylla Oliveira" w:date="2020-08-26T11:45:00Z"/>
                    <w:color w:val="2E2E2E"/>
                  </w:rPr>
                </w:rPrChange>
              </w:rPr>
              <w:pPrChange w:id="3205" w:author="Samylla Oliveira" w:date="2020-08-26T13:17:00Z">
                <w:pPr>
                  <w:pStyle w:val="NormalWeb"/>
                  <w:spacing w:before="0" w:beforeAutospacing="0" w:after="0" w:afterAutospacing="0" w:line="360" w:lineRule="auto"/>
                  <w:jc w:val="both"/>
                </w:pPr>
              </w:pPrChange>
            </w:pPr>
            <w:ins w:id="3206" w:author="Samylla Oliveira" w:date="2020-08-26T22:51:00Z">
              <w:r>
                <w:rPr>
                  <w:color w:val="2E2E2E"/>
                  <w:sz w:val="20"/>
                  <w:szCs w:val="20"/>
                </w:rPr>
                <w:t>12</w:t>
              </w:r>
            </w:ins>
          </w:p>
        </w:tc>
        <w:tc>
          <w:tcPr>
            <w:tcW w:w="1084" w:type="dxa"/>
            <w:tcPrChange w:id="3207" w:author="Samylla Oliveira" w:date="2020-08-26T17:10:00Z">
              <w:tcPr>
                <w:tcW w:w="1042" w:type="dxa"/>
                <w:gridSpan w:val="3"/>
              </w:tcPr>
            </w:tcPrChange>
          </w:tcPr>
          <w:p w14:paraId="42CB5210" w14:textId="0A9F57B4" w:rsidR="001603C4" w:rsidRPr="008A0EE7" w:rsidRDefault="00A83512" w:rsidP="00DA1D22">
            <w:pPr>
              <w:pStyle w:val="NormalWeb"/>
              <w:spacing w:before="0" w:beforeAutospacing="0" w:after="0" w:afterAutospacing="0" w:line="360" w:lineRule="auto"/>
              <w:jc w:val="center"/>
              <w:rPr>
                <w:ins w:id="3208" w:author="Samylla Oliveira" w:date="2020-08-26T14:20:00Z"/>
                <w:color w:val="2E2E2E"/>
                <w:sz w:val="20"/>
                <w:szCs w:val="20"/>
              </w:rPr>
            </w:pPr>
            <w:ins w:id="3209" w:author="Samylla Oliveira" w:date="2020-08-26T23:13:00Z">
              <w:r>
                <w:rPr>
                  <w:color w:val="2E2E2E"/>
                  <w:sz w:val="20"/>
                  <w:szCs w:val="20"/>
                </w:rPr>
                <w:t>13</w:t>
              </w:r>
            </w:ins>
          </w:p>
        </w:tc>
      </w:tr>
      <w:tr w:rsidR="001603C4" w14:paraId="03A508E6" w14:textId="77777777" w:rsidTr="001603C4">
        <w:tblPrEx>
          <w:tblW w:w="9301" w:type="dxa"/>
          <w:jc w:val="center"/>
          <w:tblPrExChange w:id="3210" w:author="Samylla Oliveira" w:date="2020-08-26T17:10:00Z">
            <w:tblPrEx>
              <w:tblW w:w="9301" w:type="dxa"/>
              <w:jc w:val="center"/>
            </w:tblPrEx>
          </w:tblPrExChange>
        </w:tblPrEx>
        <w:trPr>
          <w:trHeight w:val="345"/>
          <w:jc w:val="center"/>
          <w:ins w:id="3211" w:author="Samylla Oliveira" w:date="2020-08-26T11:45:00Z"/>
          <w:trPrChange w:id="3212" w:author="Samylla Oliveira" w:date="2020-08-26T17:10:00Z">
            <w:trPr>
              <w:gridAfter w:val="0"/>
              <w:wAfter w:w="42" w:type="dxa"/>
              <w:trHeight w:val="345"/>
              <w:jc w:val="center"/>
            </w:trPr>
          </w:trPrChange>
        </w:trPr>
        <w:tc>
          <w:tcPr>
            <w:tcW w:w="1363" w:type="dxa"/>
            <w:vMerge/>
            <w:vAlign w:val="center"/>
            <w:tcPrChange w:id="3213" w:author="Samylla Oliveira" w:date="2020-08-26T17:10:00Z">
              <w:tcPr>
                <w:tcW w:w="1363" w:type="dxa"/>
                <w:vMerge/>
                <w:vAlign w:val="center"/>
              </w:tcPr>
            </w:tcPrChange>
          </w:tcPr>
          <w:p w14:paraId="7511BAB4" w14:textId="77777777" w:rsidR="001603C4" w:rsidRPr="008A0EE7" w:rsidRDefault="001603C4" w:rsidP="00DA1D22">
            <w:pPr>
              <w:pStyle w:val="NormalWeb"/>
              <w:spacing w:before="0" w:beforeAutospacing="0" w:after="0" w:afterAutospacing="0" w:line="360" w:lineRule="auto"/>
              <w:jc w:val="center"/>
              <w:rPr>
                <w:ins w:id="3214" w:author="Samylla Oliveira" w:date="2020-08-26T12:12:00Z"/>
                <w:color w:val="2E2E2E"/>
                <w:sz w:val="20"/>
                <w:szCs w:val="20"/>
              </w:rPr>
            </w:pPr>
          </w:p>
        </w:tc>
        <w:tc>
          <w:tcPr>
            <w:tcW w:w="1828" w:type="dxa"/>
            <w:vMerge/>
            <w:vAlign w:val="center"/>
            <w:tcPrChange w:id="3215" w:author="Samylla Oliveira" w:date="2020-08-26T17:10:00Z">
              <w:tcPr>
                <w:tcW w:w="1828" w:type="dxa"/>
                <w:gridSpan w:val="2"/>
                <w:vMerge/>
                <w:vAlign w:val="center"/>
              </w:tcPr>
            </w:tcPrChange>
          </w:tcPr>
          <w:p w14:paraId="44348A16" w14:textId="77777777" w:rsidR="001603C4" w:rsidRPr="008A0EE7" w:rsidRDefault="001603C4" w:rsidP="00DA1D22">
            <w:pPr>
              <w:pStyle w:val="NormalWeb"/>
              <w:spacing w:before="0" w:beforeAutospacing="0" w:after="0" w:afterAutospacing="0" w:line="360" w:lineRule="auto"/>
              <w:jc w:val="center"/>
              <w:rPr>
                <w:ins w:id="3216" w:author="Samylla Oliveira" w:date="2020-08-26T11:53:00Z"/>
                <w:color w:val="2E2E2E"/>
                <w:sz w:val="20"/>
                <w:szCs w:val="20"/>
              </w:rPr>
            </w:pPr>
          </w:p>
        </w:tc>
        <w:tc>
          <w:tcPr>
            <w:tcW w:w="1061" w:type="dxa"/>
            <w:vAlign w:val="center"/>
            <w:tcPrChange w:id="3217" w:author="Samylla Oliveira" w:date="2020-08-26T17:10:00Z">
              <w:tcPr>
                <w:tcW w:w="1061" w:type="dxa"/>
                <w:gridSpan w:val="3"/>
                <w:vAlign w:val="center"/>
              </w:tcPr>
            </w:tcPrChange>
          </w:tcPr>
          <w:p w14:paraId="7F6BFE8D" w14:textId="77777777" w:rsidR="001603C4" w:rsidRDefault="00E42FC6" w:rsidP="00DA1D22">
            <w:pPr>
              <w:pStyle w:val="NormalWeb"/>
              <w:spacing w:before="0" w:beforeAutospacing="0" w:after="0" w:afterAutospacing="0" w:line="360" w:lineRule="auto"/>
              <w:jc w:val="center"/>
              <w:rPr>
                <w:ins w:id="3218" w:author="Samylla Oliveira" w:date="2020-08-26T17:20:00Z"/>
                <w:color w:val="2E2E2E"/>
                <w:sz w:val="20"/>
                <w:szCs w:val="20"/>
              </w:rPr>
            </w:pPr>
            <w:ins w:id="3219" w:author="Samylla Oliveira" w:date="2020-08-26T17:20:00Z">
              <w:r>
                <w:rPr>
                  <w:color w:val="2E2E2E"/>
                  <w:sz w:val="20"/>
                  <w:szCs w:val="20"/>
                </w:rPr>
                <w:t>15</w:t>
              </w:r>
            </w:ins>
          </w:p>
          <w:p w14:paraId="2EA23E8B" w14:textId="5FD04A7B" w:rsidR="00E42FC6" w:rsidRPr="008A0EE7" w:rsidRDefault="00E42FC6" w:rsidP="00DA1D22">
            <w:pPr>
              <w:pStyle w:val="NormalWeb"/>
              <w:spacing w:before="0" w:beforeAutospacing="0" w:after="0" w:afterAutospacing="0" w:line="360" w:lineRule="auto"/>
              <w:jc w:val="center"/>
              <w:rPr>
                <w:ins w:id="3220" w:author="Samylla Oliveira" w:date="2020-08-26T11:45:00Z"/>
                <w:color w:val="2E2E2E"/>
                <w:sz w:val="20"/>
                <w:szCs w:val="20"/>
              </w:rPr>
            </w:pPr>
            <w:ins w:id="3221" w:author="Samylla Oliveira" w:date="2020-08-26T17:20:00Z">
              <w:r>
                <w:rPr>
                  <w:color w:val="2E2E2E"/>
                  <w:sz w:val="20"/>
                  <w:szCs w:val="20"/>
                </w:rPr>
                <w:t>(± 4,55)</w:t>
              </w:r>
            </w:ins>
          </w:p>
        </w:tc>
        <w:tc>
          <w:tcPr>
            <w:tcW w:w="988" w:type="dxa"/>
            <w:vAlign w:val="center"/>
            <w:tcPrChange w:id="3222" w:author="Samylla Oliveira" w:date="2020-08-26T17:10:00Z">
              <w:tcPr>
                <w:tcW w:w="988" w:type="dxa"/>
                <w:gridSpan w:val="2"/>
                <w:vAlign w:val="center"/>
              </w:tcPr>
            </w:tcPrChange>
          </w:tcPr>
          <w:p w14:paraId="296E68F7" w14:textId="77777777" w:rsidR="001603C4" w:rsidRDefault="00772C5B" w:rsidP="00DA1D22">
            <w:pPr>
              <w:pStyle w:val="NormalWeb"/>
              <w:spacing w:before="0" w:beforeAutospacing="0" w:after="0" w:afterAutospacing="0" w:line="360" w:lineRule="auto"/>
              <w:jc w:val="center"/>
              <w:rPr>
                <w:ins w:id="3223" w:author="Samylla Oliveira" w:date="2020-08-26T21:05:00Z"/>
                <w:color w:val="2E2E2E"/>
                <w:sz w:val="20"/>
                <w:szCs w:val="20"/>
              </w:rPr>
            </w:pPr>
            <w:ins w:id="3224" w:author="Samylla Oliveira" w:date="2020-08-26T21:05:00Z">
              <w:r>
                <w:rPr>
                  <w:color w:val="2E2E2E"/>
                  <w:sz w:val="20"/>
                  <w:szCs w:val="20"/>
                </w:rPr>
                <w:t>13</w:t>
              </w:r>
            </w:ins>
          </w:p>
          <w:p w14:paraId="21461817" w14:textId="35D51F26" w:rsidR="00772C5B" w:rsidRPr="008A0EE7" w:rsidRDefault="00772C5B" w:rsidP="00DA1D22">
            <w:pPr>
              <w:pStyle w:val="NormalWeb"/>
              <w:spacing w:before="0" w:beforeAutospacing="0" w:after="0" w:afterAutospacing="0" w:line="360" w:lineRule="auto"/>
              <w:jc w:val="center"/>
              <w:rPr>
                <w:ins w:id="3225" w:author="Samylla Oliveira" w:date="2020-08-26T11:45:00Z"/>
                <w:color w:val="2E2E2E"/>
                <w:sz w:val="20"/>
                <w:szCs w:val="20"/>
              </w:rPr>
            </w:pPr>
            <w:ins w:id="3226" w:author="Samylla Oliveira" w:date="2020-08-26T21:05:00Z">
              <w:r>
                <w:rPr>
                  <w:color w:val="2E2E2E"/>
                  <w:sz w:val="20"/>
                  <w:szCs w:val="20"/>
                </w:rPr>
                <w:t>(±</w:t>
              </w:r>
            </w:ins>
            <w:ins w:id="3227" w:author="Samylla Oliveira" w:date="2020-08-26T21:06:00Z">
              <w:r>
                <w:rPr>
                  <w:color w:val="2E2E2E"/>
                  <w:sz w:val="20"/>
                  <w:szCs w:val="20"/>
                </w:rPr>
                <w:t xml:space="preserve"> 3,37)</w:t>
              </w:r>
            </w:ins>
          </w:p>
        </w:tc>
        <w:tc>
          <w:tcPr>
            <w:tcW w:w="992" w:type="dxa"/>
            <w:vAlign w:val="center"/>
            <w:tcPrChange w:id="3228" w:author="Samylla Oliveira" w:date="2020-08-26T17:10:00Z">
              <w:tcPr>
                <w:tcW w:w="992" w:type="dxa"/>
                <w:gridSpan w:val="2"/>
                <w:vAlign w:val="center"/>
              </w:tcPr>
            </w:tcPrChange>
          </w:tcPr>
          <w:p w14:paraId="284E7128" w14:textId="77777777" w:rsidR="001603C4" w:rsidRDefault="00620588" w:rsidP="00DA1D22">
            <w:pPr>
              <w:pStyle w:val="NormalWeb"/>
              <w:spacing w:before="0" w:beforeAutospacing="0" w:after="0" w:afterAutospacing="0" w:line="360" w:lineRule="auto"/>
              <w:jc w:val="center"/>
              <w:rPr>
                <w:ins w:id="3229" w:author="Samylla Oliveira" w:date="2020-08-26T21:23:00Z"/>
                <w:color w:val="2E2E2E"/>
                <w:sz w:val="20"/>
                <w:szCs w:val="20"/>
              </w:rPr>
            </w:pPr>
            <w:ins w:id="3230" w:author="Samylla Oliveira" w:date="2020-08-26T21:23:00Z">
              <w:r>
                <w:rPr>
                  <w:color w:val="2E2E2E"/>
                  <w:sz w:val="20"/>
                  <w:szCs w:val="20"/>
                </w:rPr>
                <w:t>13</w:t>
              </w:r>
            </w:ins>
          </w:p>
          <w:p w14:paraId="1916E9AC" w14:textId="00275D8C" w:rsidR="00620588" w:rsidRPr="008A0EE7" w:rsidRDefault="00620588" w:rsidP="00DA1D22">
            <w:pPr>
              <w:pStyle w:val="NormalWeb"/>
              <w:spacing w:before="0" w:beforeAutospacing="0" w:after="0" w:afterAutospacing="0" w:line="360" w:lineRule="auto"/>
              <w:jc w:val="center"/>
              <w:rPr>
                <w:ins w:id="3231" w:author="Samylla Oliveira" w:date="2020-08-26T11:45:00Z"/>
                <w:color w:val="2E2E2E"/>
                <w:sz w:val="20"/>
                <w:szCs w:val="20"/>
              </w:rPr>
            </w:pPr>
            <w:ins w:id="3232" w:author="Samylla Oliveira" w:date="2020-08-26T21:23:00Z">
              <w:r>
                <w:rPr>
                  <w:color w:val="2E2E2E"/>
                  <w:sz w:val="20"/>
                  <w:szCs w:val="20"/>
                </w:rPr>
                <w:t>(</w:t>
              </w:r>
            </w:ins>
            <w:ins w:id="3233" w:author="Samylla Oliveira" w:date="2020-08-26T21:24:00Z">
              <w:r>
                <w:rPr>
                  <w:color w:val="2E2E2E"/>
                  <w:sz w:val="20"/>
                  <w:szCs w:val="20"/>
                </w:rPr>
                <w:t>± 3,92)</w:t>
              </w:r>
            </w:ins>
          </w:p>
        </w:tc>
        <w:tc>
          <w:tcPr>
            <w:tcW w:w="993" w:type="dxa"/>
            <w:vAlign w:val="center"/>
            <w:tcPrChange w:id="3234" w:author="Samylla Oliveira" w:date="2020-08-26T17:10:00Z">
              <w:tcPr>
                <w:tcW w:w="993" w:type="dxa"/>
                <w:gridSpan w:val="3"/>
                <w:vAlign w:val="center"/>
              </w:tcPr>
            </w:tcPrChange>
          </w:tcPr>
          <w:p w14:paraId="74F77A0C" w14:textId="77777777" w:rsidR="001603C4" w:rsidRDefault="009A2CE3" w:rsidP="00DA1D22">
            <w:pPr>
              <w:pStyle w:val="NormalWeb"/>
              <w:spacing w:before="0" w:beforeAutospacing="0" w:after="0" w:afterAutospacing="0" w:line="360" w:lineRule="auto"/>
              <w:jc w:val="center"/>
              <w:rPr>
                <w:ins w:id="3235" w:author="Samylla Oliveira" w:date="2020-08-26T21:34:00Z"/>
                <w:color w:val="2E2E2E"/>
                <w:sz w:val="20"/>
                <w:szCs w:val="20"/>
              </w:rPr>
            </w:pPr>
            <w:ins w:id="3236" w:author="Samylla Oliveira" w:date="2020-08-26T21:34:00Z">
              <w:r>
                <w:rPr>
                  <w:color w:val="2E2E2E"/>
                  <w:sz w:val="20"/>
                  <w:szCs w:val="20"/>
                </w:rPr>
                <w:t>14</w:t>
              </w:r>
            </w:ins>
          </w:p>
          <w:p w14:paraId="1F0F319F" w14:textId="1863024C" w:rsidR="009A2CE3" w:rsidRPr="008A0EE7" w:rsidRDefault="009A2CE3" w:rsidP="00DA1D22">
            <w:pPr>
              <w:pStyle w:val="NormalWeb"/>
              <w:spacing w:before="0" w:beforeAutospacing="0" w:after="0" w:afterAutospacing="0" w:line="360" w:lineRule="auto"/>
              <w:jc w:val="center"/>
              <w:rPr>
                <w:ins w:id="3237" w:author="Samylla Oliveira" w:date="2020-08-26T11:45:00Z"/>
                <w:color w:val="2E2E2E"/>
                <w:sz w:val="20"/>
                <w:szCs w:val="20"/>
              </w:rPr>
            </w:pPr>
            <w:ins w:id="3238" w:author="Samylla Oliveira" w:date="2020-08-26T21:34:00Z">
              <w:r>
                <w:rPr>
                  <w:color w:val="2E2E2E"/>
                  <w:sz w:val="20"/>
                  <w:szCs w:val="20"/>
                </w:rPr>
                <w:t>(± 4,97)</w:t>
              </w:r>
            </w:ins>
          </w:p>
        </w:tc>
        <w:tc>
          <w:tcPr>
            <w:tcW w:w="992" w:type="dxa"/>
            <w:vAlign w:val="center"/>
            <w:tcPrChange w:id="3239" w:author="Samylla Oliveira" w:date="2020-08-26T17:10:00Z">
              <w:tcPr>
                <w:tcW w:w="992" w:type="dxa"/>
                <w:gridSpan w:val="3"/>
                <w:vAlign w:val="center"/>
              </w:tcPr>
            </w:tcPrChange>
          </w:tcPr>
          <w:p w14:paraId="33250089" w14:textId="77777777" w:rsidR="001603C4" w:rsidRDefault="000F60E1" w:rsidP="00DA1D22">
            <w:pPr>
              <w:pStyle w:val="NormalWeb"/>
              <w:spacing w:before="0" w:beforeAutospacing="0" w:after="0" w:afterAutospacing="0" w:line="360" w:lineRule="auto"/>
              <w:jc w:val="center"/>
              <w:rPr>
                <w:ins w:id="3240" w:author="Samylla Oliveira" w:date="2020-08-26T22:51:00Z"/>
                <w:color w:val="2E2E2E"/>
                <w:sz w:val="20"/>
                <w:szCs w:val="20"/>
              </w:rPr>
            </w:pPr>
            <w:ins w:id="3241" w:author="Samylla Oliveira" w:date="2020-08-26T22:51:00Z">
              <w:r>
                <w:rPr>
                  <w:color w:val="2E2E2E"/>
                  <w:sz w:val="20"/>
                  <w:szCs w:val="20"/>
                </w:rPr>
                <w:t>13</w:t>
              </w:r>
            </w:ins>
          </w:p>
          <w:p w14:paraId="24EF54D7" w14:textId="725D1D9B" w:rsidR="000F60E1" w:rsidRPr="008A0EE7" w:rsidRDefault="000F60E1" w:rsidP="00DA1D22">
            <w:pPr>
              <w:pStyle w:val="NormalWeb"/>
              <w:spacing w:before="0" w:beforeAutospacing="0" w:after="0" w:afterAutospacing="0" w:line="360" w:lineRule="auto"/>
              <w:jc w:val="center"/>
              <w:rPr>
                <w:ins w:id="3242" w:author="Samylla Oliveira" w:date="2020-08-26T11:45:00Z"/>
                <w:color w:val="2E2E2E"/>
                <w:sz w:val="20"/>
                <w:szCs w:val="20"/>
              </w:rPr>
            </w:pPr>
            <w:ins w:id="3243" w:author="Samylla Oliveira" w:date="2020-08-26T22:51:00Z">
              <w:r>
                <w:rPr>
                  <w:color w:val="2E2E2E"/>
                  <w:sz w:val="20"/>
                  <w:szCs w:val="20"/>
                </w:rPr>
                <w:t>(±4,02)</w:t>
              </w:r>
            </w:ins>
          </w:p>
        </w:tc>
        <w:tc>
          <w:tcPr>
            <w:tcW w:w="1084" w:type="dxa"/>
            <w:tcPrChange w:id="3244" w:author="Samylla Oliveira" w:date="2020-08-26T17:10:00Z">
              <w:tcPr>
                <w:tcW w:w="1042" w:type="dxa"/>
                <w:gridSpan w:val="3"/>
              </w:tcPr>
            </w:tcPrChange>
          </w:tcPr>
          <w:p w14:paraId="3F12A806" w14:textId="77777777" w:rsidR="001603C4" w:rsidRDefault="00A83512" w:rsidP="00DA1D22">
            <w:pPr>
              <w:pStyle w:val="NormalWeb"/>
              <w:spacing w:before="0" w:beforeAutospacing="0" w:after="0" w:afterAutospacing="0" w:line="360" w:lineRule="auto"/>
              <w:jc w:val="center"/>
              <w:rPr>
                <w:ins w:id="3245" w:author="Samylla Oliveira" w:date="2020-08-26T23:13:00Z"/>
                <w:color w:val="2E2E2E"/>
                <w:sz w:val="20"/>
                <w:szCs w:val="20"/>
              </w:rPr>
            </w:pPr>
            <w:ins w:id="3246" w:author="Samylla Oliveira" w:date="2020-08-26T23:13:00Z">
              <w:r>
                <w:rPr>
                  <w:color w:val="2E2E2E"/>
                  <w:sz w:val="20"/>
                  <w:szCs w:val="20"/>
                </w:rPr>
                <w:t>13</w:t>
              </w:r>
            </w:ins>
          </w:p>
          <w:p w14:paraId="0C9678CD" w14:textId="50B8A787" w:rsidR="00A83512" w:rsidRPr="008A0EE7" w:rsidRDefault="00A83512" w:rsidP="00DA1D22">
            <w:pPr>
              <w:pStyle w:val="NormalWeb"/>
              <w:spacing w:before="0" w:beforeAutospacing="0" w:after="0" w:afterAutospacing="0" w:line="360" w:lineRule="auto"/>
              <w:jc w:val="center"/>
              <w:rPr>
                <w:ins w:id="3247" w:author="Samylla Oliveira" w:date="2020-08-26T14:20:00Z"/>
                <w:color w:val="2E2E2E"/>
                <w:sz w:val="20"/>
                <w:szCs w:val="20"/>
              </w:rPr>
            </w:pPr>
            <w:ins w:id="3248" w:author="Samylla Oliveira" w:date="2020-08-26T23:13:00Z">
              <w:r>
                <w:rPr>
                  <w:color w:val="2E2E2E"/>
                  <w:sz w:val="20"/>
                  <w:szCs w:val="20"/>
                </w:rPr>
                <w:t>(±5,16)</w:t>
              </w:r>
            </w:ins>
          </w:p>
        </w:tc>
      </w:tr>
      <w:tr w:rsidR="00383D8D" w14:paraId="011A7904" w14:textId="0D17FCB1" w:rsidTr="001603C4">
        <w:tblPrEx>
          <w:tblW w:w="9301" w:type="dxa"/>
          <w:jc w:val="center"/>
          <w:tblPrExChange w:id="3249" w:author="Samylla Oliveira" w:date="2020-08-26T17:10:00Z">
            <w:tblPrEx>
              <w:tblW w:w="9301" w:type="dxa"/>
              <w:jc w:val="center"/>
            </w:tblPrEx>
          </w:tblPrExChange>
        </w:tblPrEx>
        <w:trPr>
          <w:trHeight w:val="345"/>
          <w:jc w:val="center"/>
          <w:ins w:id="3250" w:author="Samylla Oliveira" w:date="2020-08-26T11:45:00Z"/>
          <w:trPrChange w:id="3251" w:author="Samylla Oliveira" w:date="2020-08-26T17:10:00Z">
            <w:trPr>
              <w:gridAfter w:val="0"/>
              <w:wAfter w:w="42" w:type="dxa"/>
              <w:trHeight w:val="345"/>
              <w:jc w:val="center"/>
            </w:trPr>
          </w:trPrChange>
        </w:trPr>
        <w:tc>
          <w:tcPr>
            <w:tcW w:w="1363" w:type="dxa"/>
            <w:vMerge w:val="restart"/>
            <w:vAlign w:val="center"/>
            <w:tcPrChange w:id="3252" w:author="Samylla Oliveira" w:date="2020-08-26T17:10:00Z">
              <w:tcPr>
                <w:tcW w:w="1363" w:type="dxa"/>
                <w:vMerge w:val="restart"/>
                <w:vAlign w:val="center"/>
              </w:tcPr>
            </w:tcPrChange>
          </w:tcPr>
          <w:p w14:paraId="240833B9" w14:textId="497F53E0" w:rsidR="00383D8D" w:rsidRPr="008A0EE7" w:rsidRDefault="00383D8D">
            <w:pPr>
              <w:pStyle w:val="NormalWeb"/>
              <w:spacing w:before="0" w:beforeAutospacing="0" w:after="0" w:afterAutospacing="0" w:line="360" w:lineRule="auto"/>
              <w:jc w:val="center"/>
              <w:rPr>
                <w:ins w:id="3253" w:author="Samylla Oliveira" w:date="2020-08-26T12:12:00Z"/>
                <w:color w:val="2E2E2E"/>
                <w:sz w:val="20"/>
                <w:szCs w:val="20"/>
                <w:rPrChange w:id="3254" w:author="Samylla Oliveira" w:date="2020-08-26T12:13:00Z">
                  <w:rPr>
                    <w:ins w:id="3255" w:author="Samylla Oliveira" w:date="2020-08-26T12:12:00Z"/>
                    <w:color w:val="2E2E2E"/>
                  </w:rPr>
                </w:rPrChange>
              </w:rPr>
              <w:pPrChange w:id="3256" w:author="Samylla Oliveira" w:date="2020-08-26T13:17:00Z">
                <w:pPr>
                  <w:pStyle w:val="NormalWeb"/>
                  <w:spacing w:before="0" w:beforeAutospacing="0" w:after="0" w:afterAutospacing="0" w:line="360" w:lineRule="auto"/>
                  <w:jc w:val="both"/>
                </w:pPr>
              </w:pPrChange>
            </w:pPr>
            <w:ins w:id="3257" w:author="Samylla Oliveira" w:date="2020-08-26T12:12:00Z">
              <w:r w:rsidRPr="008A0EE7">
                <w:rPr>
                  <w:color w:val="2E2E2E"/>
                  <w:sz w:val="20"/>
                  <w:szCs w:val="20"/>
                  <w:rPrChange w:id="3258" w:author="Samylla Oliveira" w:date="2020-08-26T12:13:00Z">
                    <w:rPr>
                      <w:color w:val="2E2E2E"/>
                    </w:rPr>
                  </w:rPrChange>
                </w:rPr>
                <w:t>Mesocosmos</w:t>
              </w:r>
            </w:ins>
          </w:p>
          <w:p w14:paraId="72F89B02" w14:textId="2BDC4F1A" w:rsidR="00383D8D" w:rsidRPr="008A0EE7" w:rsidRDefault="00383D8D">
            <w:pPr>
              <w:pStyle w:val="NormalWeb"/>
              <w:spacing w:before="0" w:beforeAutospacing="0" w:after="0" w:afterAutospacing="0" w:line="360" w:lineRule="auto"/>
              <w:jc w:val="center"/>
              <w:rPr>
                <w:ins w:id="3259" w:author="Samylla Oliveira" w:date="2020-08-26T11:45:00Z"/>
                <w:color w:val="2E2E2E"/>
                <w:sz w:val="20"/>
                <w:szCs w:val="20"/>
                <w:rPrChange w:id="3260" w:author="Samylla Oliveira" w:date="2020-08-26T12:13:00Z">
                  <w:rPr>
                    <w:ins w:id="3261" w:author="Samylla Oliveira" w:date="2020-08-26T11:45:00Z"/>
                    <w:color w:val="2E2E2E"/>
                  </w:rPr>
                </w:rPrChange>
              </w:rPr>
              <w:pPrChange w:id="3262" w:author="Samylla Oliveira" w:date="2020-08-26T13:17:00Z">
                <w:pPr>
                  <w:pStyle w:val="NormalWeb"/>
                  <w:spacing w:before="0" w:beforeAutospacing="0" w:after="0" w:afterAutospacing="0" w:line="360" w:lineRule="auto"/>
                  <w:jc w:val="both"/>
                </w:pPr>
              </w:pPrChange>
            </w:pPr>
            <w:ins w:id="3263" w:author="Samylla Oliveira" w:date="2020-08-26T12:12:00Z">
              <w:r w:rsidRPr="008A0EE7">
                <w:rPr>
                  <w:color w:val="2E2E2E"/>
                  <w:sz w:val="20"/>
                  <w:szCs w:val="20"/>
                  <w:rPrChange w:id="3264" w:author="Samylla Oliveira" w:date="2020-08-26T12:13:00Z">
                    <w:rPr>
                      <w:color w:val="2E2E2E"/>
                    </w:rPr>
                  </w:rPrChange>
                </w:rPr>
                <w:t>tratamento</w:t>
              </w:r>
            </w:ins>
          </w:p>
        </w:tc>
        <w:tc>
          <w:tcPr>
            <w:tcW w:w="1828" w:type="dxa"/>
            <w:vMerge/>
            <w:vAlign w:val="center"/>
            <w:tcPrChange w:id="3265" w:author="Samylla Oliveira" w:date="2020-08-26T17:10:00Z">
              <w:tcPr>
                <w:tcW w:w="1828" w:type="dxa"/>
                <w:gridSpan w:val="2"/>
                <w:vMerge/>
                <w:vAlign w:val="center"/>
              </w:tcPr>
            </w:tcPrChange>
          </w:tcPr>
          <w:p w14:paraId="005E9173" w14:textId="77777777" w:rsidR="00383D8D" w:rsidRPr="008A0EE7" w:rsidRDefault="00383D8D">
            <w:pPr>
              <w:pStyle w:val="NormalWeb"/>
              <w:spacing w:before="0" w:beforeAutospacing="0" w:after="0" w:afterAutospacing="0" w:line="360" w:lineRule="auto"/>
              <w:jc w:val="center"/>
              <w:rPr>
                <w:ins w:id="3266" w:author="Samylla Oliveira" w:date="2020-08-26T11:53:00Z"/>
                <w:color w:val="2E2E2E"/>
                <w:sz w:val="20"/>
                <w:szCs w:val="20"/>
                <w:rPrChange w:id="3267" w:author="Samylla Oliveira" w:date="2020-08-26T12:13:00Z">
                  <w:rPr>
                    <w:ins w:id="3268" w:author="Samylla Oliveira" w:date="2020-08-26T11:53:00Z"/>
                    <w:color w:val="2E2E2E"/>
                  </w:rPr>
                </w:rPrChange>
              </w:rPr>
              <w:pPrChange w:id="3269" w:author="Samylla Oliveira" w:date="2020-08-26T13:17:00Z">
                <w:pPr>
                  <w:pStyle w:val="NormalWeb"/>
                  <w:spacing w:before="0" w:beforeAutospacing="0" w:after="0" w:afterAutospacing="0" w:line="360" w:lineRule="auto"/>
                  <w:jc w:val="both"/>
                </w:pPr>
              </w:pPrChange>
            </w:pPr>
          </w:p>
        </w:tc>
        <w:tc>
          <w:tcPr>
            <w:tcW w:w="1061" w:type="dxa"/>
            <w:vAlign w:val="center"/>
            <w:tcPrChange w:id="3270" w:author="Samylla Oliveira" w:date="2020-08-26T17:10:00Z">
              <w:tcPr>
                <w:tcW w:w="1061" w:type="dxa"/>
                <w:gridSpan w:val="3"/>
                <w:vAlign w:val="center"/>
              </w:tcPr>
            </w:tcPrChange>
          </w:tcPr>
          <w:p w14:paraId="465F8E5E" w14:textId="4DBDABD9" w:rsidR="00383D8D" w:rsidRPr="008A0EE7" w:rsidRDefault="00383D8D">
            <w:pPr>
              <w:pStyle w:val="NormalWeb"/>
              <w:spacing w:before="0" w:beforeAutospacing="0" w:after="0" w:afterAutospacing="0" w:line="360" w:lineRule="auto"/>
              <w:jc w:val="center"/>
              <w:rPr>
                <w:ins w:id="3271" w:author="Samylla Oliveira" w:date="2020-08-26T11:45:00Z"/>
                <w:color w:val="2E2E2E"/>
                <w:sz w:val="20"/>
                <w:szCs w:val="20"/>
                <w:rPrChange w:id="3272" w:author="Samylla Oliveira" w:date="2020-08-26T12:13:00Z">
                  <w:rPr>
                    <w:ins w:id="3273" w:author="Samylla Oliveira" w:date="2020-08-26T11:45:00Z"/>
                    <w:color w:val="2E2E2E"/>
                  </w:rPr>
                </w:rPrChange>
              </w:rPr>
              <w:pPrChange w:id="3274" w:author="Samylla Oliveira" w:date="2020-08-26T13:17:00Z">
                <w:pPr>
                  <w:pStyle w:val="NormalWeb"/>
                  <w:spacing w:before="0" w:beforeAutospacing="0" w:after="0" w:afterAutospacing="0" w:line="360" w:lineRule="auto"/>
                  <w:jc w:val="both"/>
                </w:pPr>
              </w:pPrChange>
            </w:pPr>
            <w:ins w:id="3275" w:author="Samylla Oliveira" w:date="2020-08-26T17:15:00Z">
              <w:r>
                <w:rPr>
                  <w:color w:val="2E2E2E"/>
                  <w:sz w:val="20"/>
                  <w:szCs w:val="20"/>
                </w:rPr>
                <w:t>14</w:t>
              </w:r>
            </w:ins>
          </w:p>
        </w:tc>
        <w:tc>
          <w:tcPr>
            <w:tcW w:w="988" w:type="dxa"/>
            <w:vAlign w:val="center"/>
            <w:tcPrChange w:id="3276" w:author="Samylla Oliveira" w:date="2020-08-26T17:10:00Z">
              <w:tcPr>
                <w:tcW w:w="988" w:type="dxa"/>
                <w:gridSpan w:val="2"/>
                <w:vAlign w:val="center"/>
              </w:tcPr>
            </w:tcPrChange>
          </w:tcPr>
          <w:p w14:paraId="5AE582B0" w14:textId="37BA0312" w:rsidR="00383D8D" w:rsidRPr="008A0EE7" w:rsidRDefault="006F47BC">
            <w:pPr>
              <w:pStyle w:val="NormalWeb"/>
              <w:spacing w:before="0" w:beforeAutospacing="0" w:after="0" w:afterAutospacing="0" w:line="360" w:lineRule="auto"/>
              <w:jc w:val="center"/>
              <w:rPr>
                <w:ins w:id="3277" w:author="Samylla Oliveira" w:date="2020-08-26T11:45:00Z"/>
                <w:color w:val="2E2E2E"/>
                <w:sz w:val="20"/>
                <w:szCs w:val="20"/>
                <w:rPrChange w:id="3278" w:author="Samylla Oliveira" w:date="2020-08-26T12:13:00Z">
                  <w:rPr>
                    <w:ins w:id="3279" w:author="Samylla Oliveira" w:date="2020-08-26T11:45:00Z"/>
                    <w:color w:val="2E2E2E"/>
                  </w:rPr>
                </w:rPrChange>
              </w:rPr>
              <w:pPrChange w:id="3280" w:author="Samylla Oliveira" w:date="2020-08-26T13:17:00Z">
                <w:pPr>
                  <w:pStyle w:val="NormalWeb"/>
                  <w:spacing w:before="0" w:beforeAutospacing="0" w:after="0" w:afterAutospacing="0" w:line="360" w:lineRule="auto"/>
                  <w:jc w:val="both"/>
                </w:pPr>
              </w:pPrChange>
            </w:pPr>
            <w:ins w:id="3281" w:author="Samylla Oliveira" w:date="2020-08-26T17:28:00Z">
              <w:r>
                <w:rPr>
                  <w:color w:val="2E2E2E"/>
                  <w:sz w:val="20"/>
                  <w:szCs w:val="20"/>
                </w:rPr>
                <w:t>9</w:t>
              </w:r>
            </w:ins>
          </w:p>
        </w:tc>
        <w:tc>
          <w:tcPr>
            <w:tcW w:w="992" w:type="dxa"/>
            <w:vAlign w:val="center"/>
            <w:tcPrChange w:id="3282" w:author="Samylla Oliveira" w:date="2020-08-26T17:10:00Z">
              <w:tcPr>
                <w:tcW w:w="992" w:type="dxa"/>
                <w:gridSpan w:val="2"/>
                <w:vAlign w:val="center"/>
              </w:tcPr>
            </w:tcPrChange>
          </w:tcPr>
          <w:p w14:paraId="31D39246" w14:textId="47C1D13E" w:rsidR="00383D8D" w:rsidRPr="008A0EE7" w:rsidRDefault="0002456F">
            <w:pPr>
              <w:pStyle w:val="NormalWeb"/>
              <w:spacing w:before="0" w:beforeAutospacing="0" w:after="0" w:afterAutospacing="0" w:line="360" w:lineRule="auto"/>
              <w:jc w:val="center"/>
              <w:rPr>
                <w:ins w:id="3283" w:author="Samylla Oliveira" w:date="2020-08-26T11:45:00Z"/>
                <w:color w:val="2E2E2E"/>
                <w:sz w:val="20"/>
                <w:szCs w:val="20"/>
                <w:rPrChange w:id="3284" w:author="Samylla Oliveira" w:date="2020-08-26T12:13:00Z">
                  <w:rPr>
                    <w:ins w:id="3285" w:author="Samylla Oliveira" w:date="2020-08-26T11:45:00Z"/>
                    <w:color w:val="2E2E2E"/>
                  </w:rPr>
                </w:rPrChange>
              </w:rPr>
              <w:pPrChange w:id="3286" w:author="Samylla Oliveira" w:date="2020-08-26T13:17:00Z">
                <w:pPr>
                  <w:pStyle w:val="NormalWeb"/>
                  <w:spacing w:before="0" w:beforeAutospacing="0" w:after="0" w:afterAutospacing="0" w:line="360" w:lineRule="auto"/>
                  <w:jc w:val="both"/>
                </w:pPr>
              </w:pPrChange>
            </w:pPr>
            <w:ins w:id="3287" w:author="Samylla Oliveira" w:date="2020-08-26T21:19:00Z">
              <w:r>
                <w:rPr>
                  <w:color w:val="2E2E2E"/>
                  <w:sz w:val="20"/>
                  <w:szCs w:val="20"/>
                </w:rPr>
                <w:t>11</w:t>
              </w:r>
            </w:ins>
          </w:p>
        </w:tc>
        <w:tc>
          <w:tcPr>
            <w:tcW w:w="993" w:type="dxa"/>
            <w:vAlign w:val="center"/>
            <w:tcPrChange w:id="3288" w:author="Samylla Oliveira" w:date="2020-08-26T17:10:00Z">
              <w:tcPr>
                <w:tcW w:w="993" w:type="dxa"/>
                <w:gridSpan w:val="3"/>
                <w:vAlign w:val="center"/>
              </w:tcPr>
            </w:tcPrChange>
          </w:tcPr>
          <w:p w14:paraId="1C9F5655" w14:textId="0F3D1412" w:rsidR="00383D8D" w:rsidRPr="008A0EE7" w:rsidRDefault="00B276AC">
            <w:pPr>
              <w:pStyle w:val="NormalWeb"/>
              <w:spacing w:before="0" w:beforeAutospacing="0" w:after="0" w:afterAutospacing="0" w:line="360" w:lineRule="auto"/>
              <w:jc w:val="center"/>
              <w:rPr>
                <w:ins w:id="3289" w:author="Samylla Oliveira" w:date="2020-08-26T11:45:00Z"/>
                <w:color w:val="2E2E2E"/>
                <w:sz w:val="20"/>
                <w:szCs w:val="20"/>
                <w:rPrChange w:id="3290" w:author="Samylla Oliveira" w:date="2020-08-26T12:13:00Z">
                  <w:rPr>
                    <w:ins w:id="3291" w:author="Samylla Oliveira" w:date="2020-08-26T11:45:00Z"/>
                    <w:color w:val="2E2E2E"/>
                  </w:rPr>
                </w:rPrChange>
              </w:rPr>
              <w:pPrChange w:id="3292" w:author="Samylla Oliveira" w:date="2020-08-26T13:17:00Z">
                <w:pPr>
                  <w:pStyle w:val="NormalWeb"/>
                  <w:spacing w:before="0" w:beforeAutospacing="0" w:after="0" w:afterAutospacing="0" w:line="360" w:lineRule="auto"/>
                  <w:jc w:val="both"/>
                </w:pPr>
              </w:pPrChange>
            </w:pPr>
            <w:ins w:id="3293" w:author="Samylla Oliveira" w:date="2020-08-26T21:30:00Z">
              <w:r>
                <w:rPr>
                  <w:color w:val="2E2E2E"/>
                  <w:sz w:val="20"/>
                  <w:szCs w:val="20"/>
                </w:rPr>
                <w:t>15</w:t>
              </w:r>
            </w:ins>
          </w:p>
        </w:tc>
        <w:tc>
          <w:tcPr>
            <w:tcW w:w="992" w:type="dxa"/>
            <w:vAlign w:val="center"/>
            <w:tcPrChange w:id="3294" w:author="Samylla Oliveira" w:date="2020-08-26T17:10:00Z">
              <w:tcPr>
                <w:tcW w:w="992" w:type="dxa"/>
                <w:gridSpan w:val="3"/>
                <w:vAlign w:val="center"/>
              </w:tcPr>
            </w:tcPrChange>
          </w:tcPr>
          <w:p w14:paraId="27BFB89F" w14:textId="69E99F4E" w:rsidR="00383D8D" w:rsidRPr="008A0EE7" w:rsidRDefault="00192664">
            <w:pPr>
              <w:pStyle w:val="NormalWeb"/>
              <w:spacing w:before="0" w:beforeAutospacing="0" w:after="0" w:afterAutospacing="0" w:line="360" w:lineRule="auto"/>
              <w:jc w:val="center"/>
              <w:rPr>
                <w:ins w:id="3295" w:author="Samylla Oliveira" w:date="2020-08-26T11:45:00Z"/>
                <w:color w:val="2E2E2E"/>
                <w:sz w:val="20"/>
                <w:szCs w:val="20"/>
                <w:rPrChange w:id="3296" w:author="Samylla Oliveira" w:date="2020-08-26T12:13:00Z">
                  <w:rPr>
                    <w:ins w:id="3297" w:author="Samylla Oliveira" w:date="2020-08-26T11:45:00Z"/>
                    <w:color w:val="2E2E2E"/>
                  </w:rPr>
                </w:rPrChange>
              </w:rPr>
              <w:pPrChange w:id="3298" w:author="Samylla Oliveira" w:date="2020-08-26T13:17:00Z">
                <w:pPr>
                  <w:pStyle w:val="NormalWeb"/>
                  <w:spacing w:before="0" w:beforeAutospacing="0" w:after="0" w:afterAutospacing="0" w:line="360" w:lineRule="auto"/>
                  <w:jc w:val="both"/>
                </w:pPr>
              </w:pPrChange>
            </w:pPr>
            <w:ins w:id="3299" w:author="Samylla Oliveira" w:date="2020-08-26T22:46:00Z">
              <w:r>
                <w:rPr>
                  <w:color w:val="2E2E2E"/>
                  <w:sz w:val="20"/>
                  <w:szCs w:val="20"/>
                </w:rPr>
                <w:t>14</w:t>
              </w:r>
            </w:ins>
          </w:p>
        </w:tc>
        <w:tc>
          <w:tcPr>
            <w:tcW w:w="1084" w:type="dxa"/>
            <w:tcPrChange w:id="3300" w:author="Samylla Oliveira" w:date="2020-08-26T17:10:00Z">
              <w:tcPr>
                <w:tcW w:w="1042" w:type="dxa"/>
                <w:gridSpan w:val="3"/>
              </w:tcPr>
            </w:tcPrChange>
          </w:tcPr>
          <w:p w14:paraId="6C45D3B6" w14:textId="4D6EE366" w:rsidR="00383D8D" w:rsidRPr="008A0EE7" w:rsidRDefault="00E54B0A" w:rsidP="00383D8D">
            <w:pPr>
              <w:pStyle w:val="NormalWeb"/>
              <w:spacing w:before="0" w:beforeAutospacing="0" w:after="0" w:afterAutospacing="0" w:line="360" w:lineRule="auto"/>
              <w:jc w:val="center"/>
              <w:rPr>
                <w:ins w:id="3301" w:author="Samylla Oliveira" w:date="2020-08-26T14:20:00Z"/>
                <w:color w:val="2E2E2E"/>
                <w:sz w:val="20"/>
                <w:szCs w:val="20"/>
              </w:rPr>
            </w:pPr>
            <w:ins w:id="3302" w:author="Samylla Oliveira" w:date="2020-08-26T23:04:00Z">
              <w:r>
                <w:rPr>
                  <w:color w:val="2E2E2E"/>
                  <w:sz w:val="20"/>
                  <w:szCs w:val="20"/>
                </w:rPr>
                <w:t>15</w:t>
              </w:r>
            </w:ins>
          </w:p>
        </w:tc>
      </w:tr>
      <w:tr w:rsidR="00383D8D" w14:paraId="2CE78932" w14:textId="77777777" w:rsidTr="001603C4">
        <w:tblPrEx>
          <w:tblW w:w="9301" w:type="dxa"/>
          <w:jc w:val="center"/>
          <w:tblPrExChange w:id="3303" w:author="Samylla Oliveira" w:date="2020-08-26T17:10:00Z">
            <w:tblPrEx>
              <w:tblW w:w="9301" w:type="dxa"/>
              <w:jc w:val="center"/>
            </w:tblPrEx>
          </w:tblPrExChange>
        </w:tblPrEx>
        <w:trPr>
          <w:trHeight w:val="345"/>
          <w:jc w:val="center"/>
          <w:ins w:id="3304" w:author="Samylla Oliveira" w:date="2020-08-26T11:45:00Z"/>
          <w:trPrChange w:id="3305" w:author="Samylla Oliveira" w:date="2020-08-26T17:10:00Z">
            <w:trPr>
              <w:gridAfter w:val="0"/>
              <w:wAfter w:w="42" w:type="dxa"/>
              <w:trHeight w:val="345"/>
              <w:jc w:val="center"/>
            </w:trPr>
          </w:trPrChange>
        </w:trPr>
        <w:tc>
          <w:tcPr>
            <w:tcW w:w="1363" w:type="dxa"/>
            <w:vMerge/>
            <w:vAlign w:val="center"/>
            <w:tcPrChange w:id="3306" w:author="Samylla Oliveira" w:date="2020-08-26T17:10:00Z">
              <w:tcPr>
                <w:tcW w:w="1363" w:type="dxa"/>
                <w:vMerge/>
                <w:vAlign w:val="center"/>
              </w:tcPr>
            </w:tcPrChange>
          </w:tcPr>
          <w:p w14:paraId="44B84F79" w14:textId="77777777" w:rsidR="00383D8D" w:rsidRPr="008A0EE7" w:rsidRDefault="00383D8D" w:rsidP="00383D8D">
            <w:pPr>
              <w:pStyle w:val="NormalWeb"/>
              <w:spacing w:before="0" w:beforeAutospacing="0" w:after="0" w:afterAutospacing="0" w:line="360" w:lineRule="auto"/>
              <w:jc w:val="center"/>
              <w:rPr>
                <w:ins w:id="3307" w:author="Samylla Oliveira" w:date="2020-08-26T12:12:00Z"/>
                <w:color w:val="2E2E2E"/>
                <w:sz w:val="20"/>
                <w:szCs w:val="20"/>
              </w:rPr>
            </w:pPr>
          </w:p>
        </w:tc>
        <w:tc>
          <w:tcPr>
            <w:tcW w:w="1828" w:type="dxa"/>
            <w:vMerge/>
            <w:vAlign w:val="center"/>
            <w:tcPrChange w:id="3308" w:author="Samylla Oliveira" w:date="2020-08-26T17:10:00Z">
              <w:tcPr>
                <w:tcW w:w="1828" w:type="dxa"/>
                <w:gridSpan w:val="2"/>
                <w:vMerge/>
                <w:vAlign w:val="center"/>
              </w:tcPr>
            </w:tcPrChange>
          </w:tcPr>
          <w:p w14:paraId="6DCD9C23" w14:textId="77777777" w:rsidR="00383D8D" w:rsidRPr="008A0EE7" w:rsidRDefault="00383D8D" w:rsidP="00383D8D">
            <w:pPr>
              <w:pStyle w:val="NormalWeb"/>
              <w:spacing w:before="0" w:beforeAutospacing="0" w:after="0" w:afterAutospacing="0" w:line="360" w:lineRule="auto"/>
              <w:jc w:val="center"/>
              <w:rPr>
                <w:ins w:id="3309" w:author="Samylla Oliveira" w:date="2020-08-26T11:53:00Z"/>
                <w:color w:val="2E2E2E"/>
                <w:sz w:val="20"/>
                <w:szCs w:val="20"/>
              </w:rPr>
            </w:pPr>
          </w:p>
        </w:tc>
        <w:tc>
          <w:tcPr>
            <w:tcW w:w="1061" w:type="dxa"/>
            <w:vAlign w:val="center"/>
            <w:tcPrChange w:id="3310" w:author="Samylla Oliveira" w:date="2020-08-26T17:10:00Z">
              <w:tcPr>
                <w:tcW w:w="1061" w:type="dxa"/>
                <w:gridSpan w:val="3"/>
                <w:vAlign w:val="center"/>
              </w:tcPr>
            </w:tcPrChange>
          </w:tcPr>
          <w:p w14:paraId="00768205" w14:textId="77777777" w:rsidR="00383D8D" w:rsidRDefault="00383D8D" w:rsidP="00383D8D">
            <w:pPr>
              <w:pStyle w:val="NormalWeb"/>
              <w:spacing w:before="0" w:beforeAutospacing="0" w:after="0" w:afterAutospacing="0" w:line="360" w:lineRule="auto"/>
              <w:jc w:val="center"/>
              <w:rPr>
                <w:ins w:id="3311" w:author="Samylla Oliveira" w:date="2020-08-26T17:15:00Z"/>
                <w:color w:val="2E2E2E"/>
                <w:sz w:val="20"/>
                <w:szCs w:val="20"/>
              </w:rPr>
            </w:pPr>
            <w:ins w:id="3312" w:author="Samylla Oliveira" w:date="2020-08-26T17:15:00Z">
              <w:r>
                <w:rPr>
                  <w:color w:val="2E2E2E"/>
                  <w:sz w:val="20"/>
                  <w:szCs w:val="20"/>
                </w:rPr>
                <w:t>15</w:t>
              </w:r>
            </w:ins>
          </w:p>
          <w:p w14:paraId="03EBD9FD" w14:textId="5D66B9A7" w:rsidR="00383D8D" w:rsidRPr="008A0EE7" w:rsidRDefault="00383D8D" w:rsidP="00383D8D">
            <w:pPr>
              <w:pStyle w:val="NormalWeb"/>
              <w:spacing w:before="0" w:beforeAutospacing="0" w:after="0" w:afterAutospacing="0" w:line="360" w:lineRule="auto"/>
              <w:jc w:val="center"/>
              <w:rPr>
                <w:ins w:id="3313" w:author="Samylla Oliveira" w:date="2020-08-26T11:45:00Z"/>
                <w:color w:val="2E2E2E"/>
                <w:sz w:val="20"/>
                <w:szCs w:val="20"/>
              </w:rPr>
            </w:pPr>
            <w:ins w:id="3314" w:author="Samylla Oliveira" w:date="2020-08-26T17:15:00Z">
              <w:r>
                <w:rPr>
                  <w:color w:val="2E2E2E"/>
                  <w:sz w:val="20"/>
                  <w:szCs w:val="20"/>
                </w:rPr>
                <w:t>(± 6,16)</w:t>
              </w:r>
            </w:ins>
          </w:p>
        </w:tc>
        <w:tc>
          <w:tcPr>
            <w:tcW w:w="988" w:type="dxa"/>
            <w:vAlign w:val="center"/>
            <w:tcPrChange w:id="3315" w:author="Samylla Oliveira" w:date="2020-08-26T17:10:00Z">
              <w:tcPr>
                <w:tcW w:w="988" w:type="dxa"/>
                <w:gridSpan w:val="2"/>
                <w:vAlign w:val="center"/>
              </w:tcPr>
            </w:tcPrChange>
          </w:tcPr>
          <w:p w14:paraId="0314A1E3" w14:textId="77777777" w:rsidR="00383D8D" w:rsidRDefault="006F47BC" w:rsidP="00383D8D">
            <w:pPr>
              <w:pStyle w:val="NormalWeb"/>
              <w:spacing w:before="0" w:beforeAutospacing="0" w:after="0" w:afterAutospacing="0" w:line="360" w:lineRule="auto"/>
              <w:jc w:val="center"/>
              <w:rPr>
                <w:ins w:id="3316" w:author="Samylla Oliveira" w:date="2020-08-26T17:28:00Z"/>
                <w:color w:val="2E2E2E"/>
                <w:sz w:val="20"/>
                <w:szCs w:val="20"/>
              </w:rPr>
            </w:pPr>
            <w:ins w:id="3317" w:author="Samylla Oliveira" w:date="2020-08-26T17:28:00Z">
              <w:r>
                <w:rPr>
                  <w:color w:val="2E2E2E"/>
                  <w:sz w:val="20"/>
                  <w:szCs w:val="20"/>
                </w:rPr>
                <w:t>9</w:t>
              </w:r>
            </w:ins>
          </w:p>
          <w:p w14:paraId="0A166859" w14:textId="2BDF1387" w:rsidR="006F47BC" w:rsidRPr="008A0EE7" w:rsidRDefault="006F47BC" w:rsidP="00383D8D">
            <w:pPr>
              <w:pStyle w:val="NormalWeb"/>
              <w:spacing w:before="0" w:beforeAutospacing="0" w:after="0" w:afterAutospacing="0" w:line="360" w:lineRule="auto"/>
              <w:jc w:val="center"/>
              <w:rPr>
                <w:ins w:id="3318" w:author="Samylla Oliveira" w:date="2020-08-26T11:45:00Z"/>
                <w:color w:val="2E2E2E"/>
                <w:sz w:val="20"/>
                <w:szCs w:val="20"/>
              </w:rPr>
            </w:pPr>
            <w:ins w:id="3319" w:author="Samylla Oliveira" w:date="2020-08-26T17:28:00Z">
              <w:r>
                <w:rPr>
                  <w:color w:val="2E2E2E"/>
                  <w:sz w:val="20"/>
                  <w:szCs w:val="20"/>
                </w:rPr>
                <w:t xml:space="preserve">(± </w:t>
              </w:r>
            </w:ins>
            <w:ins w:id="3320" w:author="Samylla Oliveira" w:date="2020-08-26T17:29:00Z">
              <w:r>
                <w:rPr>
                  <w:color w:val="2E2E2E"/>
                  <w:sz w:val="20"/>
                  <w:szCs w:val="20"/>
                </w:rPr>
                <w:t>5,66)</w:t>
              </w:r>
            </w:ins>
          </w:p>
        </w:tc>
        <w:tc>
          <w:tcPr>
            <w:tcW w:w="992" w:type="dxa"/>
            <w:vAlign w:val="center"/>
            <w:tcPrChange w:id="3321" w:author="Samylla Oliveira" w:date="2020-08-26T17:10:00Z">
              <w:tcPr>
                <w:tcW w:w="992" w:type="dxa"/>
                <w:gridSpan w:val="2"/>
                <w:vAlign w:val="center"/>
              </w:tcPr>
            </w:tcPrChange>
          </w:tcPr>
          <w:p w14:paraId="258E490E" w14:textId="77777777" w:rsidR="00383D8D" w:rsidRDefault="0002456F" w:rsidP="00383D8D">
            <w:pPr>
              <w:pStyle w:val="NormalWeb"/>
              <w:spacing w:before="0" w:beforeAutospacing="0" w:after="0" w:afterAutospacing="0" w:line="360" w:lineRule="auto"/>
              <w:jc w:val="center"/>
              <w:rPr>
                <w:ins w:id="3322" w:author="Samylla Oliveira" w:date="2020-08-26T21:19:00Z"/>
                <w:color w:val="2E2E2E"/>
                <w:sz w:val="20"/>
                <w:szCs w:val="20"/>
              </w:rPr>
            </w:pPr>
            <w:ins w:id="3323" w:author="Samylla Oliveira" w:date="2020-08-26T21:19:00Z">
              <w:r>
                <w:rPr>
                  <w:color w:val="2E2E2E"/>
                  <w:sz w:val="20"/>
                  <w:szCs w:val="20"/>
                </w:rPr>
                <w:t>11</w:t>
              </w:r>
            </w:ins>
          </w:p>
          <w:p w14:paraId="18ADE2F8" w14:textId="56D46D35" w:rsidR="0002456F" w:rsidRPr="008A0EE7" w:rsidRDefault="0002456F" w:rsidP="00383D8D">
            <w:pPr>
              <w:pStyle w:val="NormalWeb"/>
              <w:spacing w:before="0" w:beforeAutospacing="0" w:after="0" w:afterAutospacing="0" w:line="360" w:lineRule="auto"/>
              <w:jc w:val="center"/>
              <w:rPr>
                <w:ins w:id="3324" w:author="Samylla Oliveira" w:date="2020-08-26T11:45:00Z"/>
                <w:color w:val="2E2E2E"/>
                <w:sz w:val="20"/>
                <w:szCs w:val="20"/>
              </w:rPr>
            </w:pPr>
            <w:ins w:id="3325" w:author="Samylla Oliveira" w:date="2020-08-26T21:19:00Z">
              <w:r>
                <w:rPr>
                  <w:color w:val="2E2E2E"/>
                  <w:sz w:val="20"/>
                  <w:szCs w:val="20"/>
                </w:rPr>
                <w:t>(</w:t>
              </w:r>
            </w:ins>
            <w:ins w:id="3326" w:author="Samylla Oliveira" w:date="2020-08-26T21:30:00Z">
              <w:r w:rsidR="00B276AC">
                <w:rPr>
                  <w:color w:val="2E2E2E"/>
                  <w:sz w:val="20"/>
                  <w:szCs w:val="20"/>
                </w:rPr>
                <w:t xml:space="preserve">± </w:t>
              </w:r>
            </w:ins>
            <w:ins w:id="3327" w:author="Samylla Oliveira" w:date="2020-08-26T21:19:00Z">
              <w:r>
                <w:rPr>
                  <w:color w:val="2E2E2E"/>
                  <w:sz w:val="20"/>
                  <w:szCs w:val="20"/>
                </w:rPr>
                <w:t>4,50)</w:t>
              </w:r>
            </w:ins>
          </w:p>
        </w:tc>
        <w:tc>
          <w:tcPr>
            <w:tcW w:w="993" w:type="dxa"/>
            <w:vAlign w:val="center"/>
            <w:tcPrChange w:id="3328" w:author="Samylla Oliveira" w:date="2020-08-26T17:10:00Z">
              <w:tcPr>
                <w:tcW w:w="993" w:type="dxa"/>
                <w:gridSpan w:val="3"/>
                <w:vAlign w:val="center"/>
              </w:tcPr>
            </w:tcPrChange>
          </w:tcPr>
          <w:p w14:paraId="799DAA6E" w14:textId="77777777" w:rsidR="00383D8D" w:rsidRDefault="00B276AC" w:rsidP="00383D8D">
            <w:pPr>
              <w:pStyle w:val="NormalWeb"/>
              <w:spacing w:before="0" w:beforeAutospacing="0" w:after="0" w:afterAutospacing="0" w:line="360" w:lineRule="auto"/>
              <w:jc w:val="center"/>
              <w:rPr>
                <w:ins w:id="3329" w:author="Samylla Oliveira" w:date="2020-08-26T21:30:00Z"/>
                <w:color w:val="2E2E2E"/>
                <w:sz w:val="20"/>
                <w:szCs w:val="20"/>
              </w:rPr>
            </w:pPr>
            <w:ins w:id="3330" w:author="Samylla Oliveira" w:date="2020-08-26T21:30:00Z">
              <w:r>
                <w:rPr>
                  <w:color w:val="2E2E2E"/>
                  <w:sz w:val="20"/>
                  <w:szCs w:val="20"/>
                </w:rPr>
                <w:t>16</w:t>
              </w:r>
            </w:ins>
          </w:p>
          <w:p w14:paraId="61E90641" w14:textId="18B0EF2E" w:rsidR="00B276AC" w:rsidRPr="008A0EE7" w:rsidRDefault="00B276AC" w:rsidP="00383D8D">
            <w:pPr>
              <w:pStyle w:val="NormalWeb"/>
              <w:spacing w:before="0" w:beforeAutospacing="0" w:after="0" w:afterAutospacing="0" w:line="360" w:lineRule="auto"/>
              <w:jc w:val="center"/>
              <w:rPr>
                <w:ins w:id="3331" w:author="Samylla Oliveira" w:date="2020-08-26T11:45:00Z"/>
                <w:color w:val="2E2E2E"/>
                <w:sz w:val="20"/>
                <w:szCs w:val="20"/>
              </w:rPr>
            </w:pPr>
            <w:ins w:id="3332" w:author="Samylla Oliveira" w:date="2020-08-26T21:30:00Z">
              <w:r>
                <w:rPr>
                  <w:color w:val="2E2E2E"/>
                  <w:sz w:val="20"/>
                  <w:szCs w:val="20"/>
                </w:rPr>
                <w:t>(± 6,08)</w:t>
              </w:r>
            </w:ins>
          </w:p>
        </w:tc>
        <w:tc>
          <w:tcPr>
            <w:tcW w:w="992" w:type="dxa"/>
            <w:vAlign w:val="center"/>
            <w:tcPrChange w:id="3333" w:author="Samylla Oliveira" w:date="2020-08-26T17:10:00Z">
              <w:tcPr>
                <w:tcW w:w="992" w:type="dxa"/>
                <w:gridSpan w:val="3"/>
                <w:vAlign w:val="center"/>
              </w:tcPr>
            </w:tcPrChange>
          </w:tcPr>
          <w:p w14:paraId="66E8845F" w14:textId="77777777" w:rsidR="00383D8D" w:rsidRDefault="00192664" w:rsidP="00383D8D">
            <w:pPr>
              <w:pStyle w:val="NormalWeb"/>
              <w:spacing w:before="0" w:beforeAutospacing="0" w:after="0" w:afterAutospacing="0" w:line="360" w:lineRule="auto"/>
              <w:jc w:val="center"/>
              <w:rPr>
                <w:ins w:id="3334" w:author="Samylla Oliveira" w:date="2020-08-26T22:46:00Z"/>
                <w:color w:val="2E2E2E"/>
                <w:sz w:val="20"/>
                <w:szCs w:val="20"/>
              </w:rPr>
            </w:pPr>
            <w:ins w:id="3335" w:author="Samylla Oliveira" w:date="2020-08-26T22:46:00Z">
              <w:r>
                <w:rPr>
                  <w:color w:val="2E2E2E"/>
                  <w:sz w:val="20"/>
                  <w:szCs w:val="20"/>
                </w:rPr>
                <w:t>15</w:t>
              </w:r>
            </w:ins>
          </w:p>
          <w:p w14:paraId="43A1D45D" w14:textId="321C9088" w:rsidR="00192664" w:rsidRPr="008A0EE7" w:rsidRDefault="00192664" w:rsidP="00383D8D">
            <w:pPr>
              <w:pStyle w:val="NormalWeb"/>
              <w:spacing w:before="0" w:beforeAutospacing="0" w:after="0" w:afterAutospacing="0" w:line="360" w:lineRule="auto"/>
              <w:jc w:val="center"/>
              <w:rPr>
                <w:ins w:id="3336" w:author="Samylla Oliveira" w:date="2020-08-26T11:45:00Z"/>
                <w:color w:val="2E2E2E"/>
                <w:sz w:val="20"/>
                <w:szCs w:val="20"/>
              </w:rPr>
            </w:pPr>
            <w:ins w:id="3337" w:author="Samylla Oliveira" w:date="2020-08-26T22:46:00Z">
              <w:r>
                <w:rPr>
                  <w:color w:val="2E2E2E"/>
                  <w:sz w:val="20"/>
                  <w:szCs w:val="20"/>
                </w:rPr>
                <w:t>(± 4,86)</w:t>
              </w:r>
            </w:ins>
          </w:p>
        </w:tc>
        <w:tc>
          <w:tcPr>
            <w:tcW w:w="1084" w:type="dxa"/>
            <w:tcPrChange w:id="3338" w:author="Samylla Oliveira" w:date="2020-08-26T17:10:00Z">
              <w:tcPr>
                <w:tcW w:w="1042" w:type="dxa"/>
                <w:gridSpan w:val="3"/>
              </w:tcPr>
            </w:tcPrChange>
          </w:tcPr>
          <w:p w14:paraId="38186F9E" w14:textId="77777777" w:rsidR="00383D8D" w:rsidRDefault="00E54B0A" w:rsidP="00383D8D">
            <w:pPr>
              <w:pStyle w:val="NormalWeb"/>
              <w:spacing w:before="0" w:beforeAutospacing="0" w:after="0" w:afterAutospacing="0" w:line="360" w:lineRule="auto"/>
              <w:jc w:val="center"/>
              <w:rPr>
                <w:ins w:id="3339" w:author="Samylla Oliveira" w:date="2020-08-26T23:04:00Z"/>
                <w:color w:val="2E2E2E"/>
                <w:sz w:val="20"/>
                <w:szCs w:val="20"/>
              </w:rPr>
            </w:pPr>
            <w:ins w:id="3340" w:author="Samylla Oliveira" w:date="2020-08-26T23:04:00Z">
              <w:r>
                <w:rPr>
                  <w:color w:val="2E2E2E"/>
                  <w:sz w:val="20"/>
                  <w:szCs w:val="20"/>
                </w:rPr>
                <w:t>15</w:t>
              </w:r>
            </w:ins>
          </w:p>
          <w:p w14:paraId="325CCB14" w14:textId="1CC844F3" w:rsidR="00E54B0A" w:rsidRPr="008A0EE7" w:rsidRDefault="00E54B0A" w:rsidP="00383D8D">
            <w:pPr>
              <w:pStyle w:val="NormalWeb"/>
              <w:spacing w:before="0" w:beforeAutospacing="0" w:after="0" w:afterAutospacing="0" w:line="360" w:lineRule="auto"/>
              <w:jc w:val="center"/>
              <w:rPr>
                <w:ins w:id="3341" w:author="Samylla Oliveira" w:date="2020-08-26T14:20:00Z"/>
                <w:color w:val="2E2E2E"/>
                <w:sz w:val="20"/>
                <w:szCs w:val="20"/>
              </w:rPr>
            </w:pPr>
            <w:ins w:id="3342" w:author="Samylla Oliveira" w:date="2020-08-26T23:04:00Z">
              <w:r>
                <w:rPr>
                  <w:color w:val="2E2E2E"/>
                  <w:sz w:val="20"/>
                  <w:szCs w:val="20"/>
                </w:rPr>
                <w:t>(± 6,63)</w:t>
              </w:r>
            </w:ins>
          </w:p>
        </w:tc>
      </w:tr>
      <w:tr w:rsidR="00383D8D" w14:paraId="58709427" w14:textId="4DD7DCE9" w:rsidTr="001603C4">
        <w:tblPrEx>
          <w:tblW w:w="9301" w:type="dxa"/>
          <w:jc w:val="center"/>
          <w:tblPrExChange w:id="3343" w:author="Samylla Oliveira" w:date="2020-08-26T17:10:00Z">
            <w:tblPrEx>
              <w:tblW w:w="9301" w:type="dxa"/>
              <w:jc w:val="center"/>
            </w:tblPrEx>
          </w:tblPrExChange>
        </w:tblPrEx>
        <w:trPr>
          <w:trHeight w:val="173"/>
          <w:jc w:val="center"/>
          <w:ins w:id="3344" w:author="Samylla Oliveira" w:date="2020-08-26T11:45:00Z"/>
          <w:trPrChange w:id="3345" w:author="Samylla Oliveira" w:date="2020-08-26T17:10:00Z">
            <w:trPr>
              <w:gridAfter w:val="0"/>
              <w:wAfter w:w="42" w:type="dxa"/>
              <w:trHeight w:val="173"/>
              <w:jc w:val="center"/>
            </w:trPr>
          </w:trPrChange>
        </w:trPr>
        <w:tc>
          <w:tcPr>
            <w:tcW w:w="1363" w:type="dxa"/>
            <w:vMerge w:val="restart"/>
            <w:vAlign w:val="center"/>
            <w:tcPrChange w:id="3346" w:author="Samylla Oliveira" w:date="2020-08-26T17:10:00Z">
              <w:tcPr>
                <w:tcW w:w="1363" w:type="dxa"/>
                <w:vMerge w:val="restart"/>
                <w:vAlign w:val="center"/>
              </w:tcPr>
            </w:tcPrChange>
          </w:tcPr>
          <w:p w14:paraId="6FA14C57" w14:textId="6EEA2085" w:rsidR="00383D8D" w:rsidRPr="008A0EE7" w:rsidRDefault="00383D8D">
            <w:pPr>
              <w:pStyle w:val="NormalWeb"/>
              <w:spacing w:before="0" w:beforeAutospacing="0" w:after="0" w:afterAutospacing="0" w:line="360" w:lineRule="auto"/>
              <w:jc w:val="center"/>
              <w:rPr>
                <w:ins w:id="3347" w:author="Samylla Oliveira" w:date="2020-08-26T11:45:00Z"/>
                <w:color w:val="2E2E2E"/>
                <w:sz w:val="20"/>
                <w:szCs w:val="20"/>
                <w:rPrChange w:id="3348" w:author="Samylla Oliveira" w:date="2020-08-26T12:13:00Z">
                  <w:rPr>
                    <w:ins w:id="3349" w:author="Samylla Oliveira" w:date="2020-08-26T11:45:00Z"/>
                    <w:color w:val="2E2E2E"/>
                  </w:rPr>
                </w:rPrChange>
              </w:rPr>
              <w:pPrChange w:id="3350" w:author="Samylla Oliveira" w:date="2020-08-26T13:17:00Z">
                <w:pPr>
                  <w:pStyle w:val="NormalWeb"/>
                  <w:spacing w:before="0" w:beforeAutospacing="0" w:after="0" w:afterAutospacing="0" w:line="360" w:lineRule="auto"/>
                  <w:jc w:val="both"/>
                </w:pPr>
              </w:pPrChange>
            </w:pPr>
            <w:ins w:id="3351" w:author="Samylla Oliveira" w:date="2020-08-26T12:13:00Z">
              <w:r w:rsidRPr="00100A76">
                <w:rPr>
                  <w:color w:val="2E2E2E"/>
                  <w:sz w:val="20"/>
                  <w:szCs w:val="20"/>
                </w:rPr>
                <w:t>Água bruta</w:t>
              </w:r>
            </w:ins>
          </w:p>
        </w:tc>
        <w:tc>
          <w:tcPr>
            <w:tcW w:w="1828" w:type="dxa"/>
            <w:vMerge w:val="restart"/>
            <w:vAlign w:val="center"/>
            <w:tcPrChange w:id="3352" w:author="Samylla Oliveira" w:date="2020-08-26T17:10:00Z">
              <w:tcPr>
                <w:tcW w:w="1828" w:type="dxa"/>
                <w:gridSpan w:val="2"/>
                <w:vMerge w:val="restart"/>
                <w:vAlign w:val="center"/>
              </w:tcPr>
            </w:tcPrChange>
          </w:tcPr>
          <w:p w14:paraId="2DE8DBE1" w14:textId="14B11BEB" w:rsidR="00383D8D" w:rsidRPr="008A0EE7" w:rsidRDefault="00383D8D">
            <w:pPr>
              <w:pStyle w:val="NormalWeb"/>
              <w:spacing w:before="0" w:beforeAutospacing="0" w:after="0" w:afterAutospacing="0" w:line="360" w:lineRule="auto"/>
              <w:jc w:val="center"/>
              <w:rPr>
                <w:ins w:id="3353" w:author="Samylla Oliveira" w:date="2020-08-26T11:53:00Z"/>
                <w:color w:val="2E2E2E"/>
                <w:sz w:val="20"/>
                <w:szCs w:val="20"/>
                <w:rPrChange w:id="3354" w:author="Samylla Oliveira" w:date="2020-08-26T12:13:00Z">
                  <w:rPr>
                    <w:ins w:id="3355" w:author="Samylla Oliveira" w:date="2020-08-26T11:53:00Z"/>
                    <w:color w:val="2E2E2E"/>
                  </w:rPr>
                </w:rPrChange>
              </w:rPr>
              <w:pPrChange w:id="3356" w:author="Samylla Oliveira" w:date="2020-08-26T13:17:00Z">
                <w:pPr>
                  <w:pStyle w:val="NormalWeb"/>
                  <w:spacing w:before="0" w:beforeAutospacing="0" w:after="0" w:afterAutospacing="0" w:line="360" w:lineRule="auto"/>
                  <w:jc w:val="both"/>
                </w:pPr>
              </w:pPrChange>
            </w:pPr>
            <w:ins w:id="3357" w:author="Samylla Oliveira" w:date="2020-08-26T13:15:00Z">
              <w:r w:rsidRPr="00100A76">
                <w:rPr>
                  <w:i/>
                  <w:color w:val="000000"/>
                  <w:sz w:val="20"/>
                  <w:szCs w:val="20"/>
                </w:rPr>
                <w:t>Dolichospermum sp</w:t>
              </w:r>
            </w:ins>
          </w:p>
        </w:tc>
        <w:tc>
          <w:tcPr>
            <w:tcW w:w="1061" w:type="dxa"/>
            <w:vAlign w:val="center"/>
            <w:tcPrChange w:id="3358" w:author="Samylla Oliveira" w:date="2020-08-26T17:10:00Z">
              <w:tcPr>
                <w:tcW w:w="1061" w:type="dxa"/>
                <w:gridSpan w:val="3"/>
                <w:vAlign w:val="center"/>
              </w:tcPr>
            </w:tcPrChange>
          </w:tcPr>
          <w:p w14:paraId="19FAA729" w14:textId="48055729" w:rsidR="00383D8D" w:rsidRPr="008A0EE7" w:rsidRDefault="00383D8D">
            <w:pPr>
              <w:pStyle w:val="NormalWeb"/>
              <w:spacing w:before="0" w:beforeAutospacing="0" w:after="0" w:afterAutospacing="0" w:line="360" w:lineRule="auto"/>
              <w:jc w:val="center"/>
              <w:rPr>
                <w:ins w:id="3359" w:author="Samylla Oliveira" w:date="2020-08-26T11:45:00Z"/>
                <w:color w:val="2E2E2E"/>
                <w:sz w:val="20"/>
                <w:szCs w:val="20"/>
                <w:rPrChange w:id="3360" w:author="Samylla Oliveira" w:date="2020-08-26T12:13:00Z">
                  <w:rPr>
                    <w:ins w:id="3361" w:author="Samylla Oliveira" w:date="2020-08-26T11:45:00Z"/>
                    <w:color w:val="2E2E2E"/>
                  </w:rPr>
                </w:rPrChange>
              </w:rPr>
              <w:pPrChange w:id="3362" w:author="Samylla Oliveira" w:date="2020-08-26T13:17:00Z">
                <w:pPr>
                  <w:pStyle w:val="NormalWeb"/>
                  <w:spacing w:before="0" w:beforeAutospacing="0" w:after="0" w:afterAutospacing="0" w:line="360" w:lineRule="auto"/>
                  <w:jc w:val="both"/>
                </w:pPr>
              </w:pPrChange>
            </w:pPr>
            <w:ins w:id="3363" w:author="Samylla Oliveira" w:date="2020-08-26T17:13:00Z">
              <w:r>
                <w:rPr>
                  <w:color w:val="2E2E2E"/>
                  <w:sz w:val="20"/>
                  <w:szCs w:val="20"/>
                </w:rPr>
                <w:t>29</w:t>
              </w:r>
            </w:ins>
          </w:p>
        </w:tc>
        <w:tc>
          <w:tcPr>
            <w:tcW w:w="988" w:type="dxa"/>
            <w:vAlign w:val="center"/>
            <w:tcPrChange w:id="3364" w:author="Samylla Oliveira" w:date="2020-08-26T17:10:00Z">
              <w:tcPr>
                <w:tcW w:w="988" w:type="dxa"/>
                <w:gridSpan w:val="2"/>
                <w:vAlign w:val="center"/>
              </w:tcPr>
            </w:tcPrChange>
          </w:tcPr>
          <w:p w14:paraId="3FEB9128" w14:textId="37D676F6" w:rsidR="00383D8D" w:rsidRPr="008A0EE7" w:rsidRDefault="00596953">
            <w:pPr>
              <w:pStyle w:val="NormalWeb"/>
              <w:spacing w:before="0" w:beforeAutospacing="0" w:after="0" w:afterAutospacing="0" w:line="360" w:lineRule="auto"/>
              <w:jc w:val="center"/>
              <w:rPr>
                <w:ins w:id="3365" w:author="Samylla Oliveira" w:date="2020-08-26T11:45:00Z"/>
                <w:color w:val="2E2E2E"/>
                <w:sz w:val="20"/>
                <w:szCs w:val="20"/>
                <w:rPrChange w:id="3366" w:author="Samylla Oliveira" w:date="2020-08-26T12:13:00Z">
                  <w:rPr>
                    <w:ins w:id="3367" w:author="Samylla Oliveira" w:date="2020-08-26T11:45:00Z"/>
                    <w:color w:val="2E2E2E"/>
                  </w:rPr>
                </w:rPrChange>
              </w:rPr>
              <w:pPrChange w:id="3368" w:author="Samylla Oliveira" w:date="2020-08-26T13:17:00Z">
                <w:pPr>
                  <w:pStyle w:val="NormalWeb"/>
                  <w:spacing w:before="0" w:beforeAutospacing="0" w:after="0" w:afterAutospacing="0" w:line="360" w:lineRule="auto"/>
                  <w:jc w:val="both"/>
                </w:pPr>
              </w:pPrChange>
            </w:pPr>
            <w:ins w:id="3369" w:author="Samylla Oliveira" w:date="2020-08-26T17:26:00Z">
              <w:r>
                <w:rPr>
                  <w:color w:val="2E2E2E"/>
                  <w:sz w:val="20"/>
                  <w:szCs w:val="20"/>
                </w:rPr>
                <w:t>32</w:t>
              </w:r>
            </w:ins>
          </w:p>
        </w:tc>
        <w:tc>
          <w:tcPr>
            <w:tcW w:w="992" w:type="dxa"/>
            <w:vAlign w:val="center"/>
            <w:tcPrChange w:id="3370" w:author="Samylla Oliveira" w:date="2020-08-26T17:10:00Z">
              <w:tcPr>
                <w:tcW w:w="992" w:type="dxa"/>
                <w:gridSpan w:val="2"/>
                <w:vAlign w:val="center"/>
              </w:tcPr>
            </w:tcPrChange>
          </w:tcPr>
          <w:p w14:paraId="4B2C8D63" w14:textId="49CB46A2" w:rsidR="00383D8D" w:rsidRPr="008A0EE7" w:rsidRDefault="00A27B8D">
            <w:pPr>
              <w:pStyle w:val="NormalWeb"/>
              <w:spacing w:before="0" w:beforeAutospacing="0" w:after="0" w:afterAutospacing="0" w:line="360" w:lineRule="auto"/>
              <w:jc w:val="center"/>
              <w:rPr>
                <w:ins w:id="3371" w:author="Samylla Oliveira" w:date="2020-08-26T11:45:00Z"/>
                <w:color w:val="2E2E2E"/>
                <w:sz w:val="20"/>
                <w:szCs w:val="20"/>
                <w:rPrChange w:id="3372" w:author="Samylla Oliveira" w:date="2020-08-26T12:13:00Z">
                  <w:rPr>
                    <w:ins w:id="3373" w:author="Samylla Oliveira" w:date="2020-08-26T11:45:00Z"/>
                    <w:color w:val="2E2E2E"/>
                  </w:rPr>
                </w:rPrChange>
              </w:rPr>
              <w:pPrChange w:id="3374" w:author="Samylla Oliveira" w:date="2020-08-26T13:17:00Z">
                <w:pPr>
                  <w:pStyle w:val="NormalWeb"/>
                  <w:spacing w:before="0" w:beforeAutospacing="0" w:after="0" w:afterAutospacing="0" w:line="360" w:lineRule="auto"/>
                  <w:jc w:val="both"/>
                </w:pPr>
              </w:pPrChange>
            </w:pPr>
            <w:ins w:id="3375" w:author="Samylla Oliveira" w:date="2020-08-26T21:15:00Z">
              <w:r>
                <w:rPr>
                  <w:color w:val="2E2E2E"/>
                  <w:sz w:val="20"/>
                  <w:szCs w:val="20"/>
                </w:rPr>
                <w:t>26</w:t>
              </w:r>
            </w:ins>
          </w:p>
        </w:tc>
        <w:tc>
          <w:tcPr>
            <w:tcW w:w="993" w:type="dxa"/>
            <w:vAlign w:val="center"/>
            <w:tcPrChange w:id="3376" w:author="Samylla Oliveira" w:date="2020-08-26T17:10:00Z">
              <w:tcPr>
                <w:tcW w:w="993" w:type="dxa"/>
                <w:gridSpan w:val="3"/>
                <w:vAlign w:val="center"/>
              </w:tcPr>
            </w:tcPrChange>
          </w:tcPr>
          <w:p w14:paraId="0738F159" w14:textId="27A73CF3" w:rsidR="00383D8D" w:rsidRPr="008A0EE7" w:rsidRDefault="00C7630E">
            <w:pPr>
              <w:pStyle w:val="NormalWeb"/>
              <w:spacing w:before="0" w:beforeAutospacing="0" w:after="0" w:afterAutospacing="0" w:line="360" w:lineRule="auto"/>
              <w:jc w:val="center"/>
              <w:rPr>
                <w:ins w:id="3377" w:author="Samylla Oliveira" w:date="2020-08-26T11:45:00Z"/>
                <w:color w:val="2E2E2E"/>
                <w:sz w:val="20"/>
                <w:szCs w:val="20"/>
                <w:rPrChange w:id="3378" w:author="Samylla Oliveira" w:date="2020-08-26T12:13:00Z">
                  <w:rPr>
                    <w:ins w:id="3379" w:author="Samylla Oliveira" w:date="2020-08-26T11:45:00Z"/>
                    <w:color w:val="2E2E2E"/>
                  </w:rPr>
                </w:rPrChange>
              </w:rPr>
              <w:pPrChange w:id="3380" w:author="Samylla Oliveira" w:date="2020-08-26T13:17:00Z">
                <w:pPr>
                  <w:pStyle w:val="NormalWeb"/>
                  <w:spacing w:before="0" w:beforeAutospacing="0" w:after="0" w:afterAutospacing="0" w:line="360" w:lineRule="auto"/>
                  <w:jc w:val="both"/>
                </w:pPr>
              </w:pPrChange>
            </w:pPr>
            <w:ins w:id="3381" w:author="Samylla Oliveira" w:date="2020-08-26T21:27:00Z">
              <w:r>
                <w:rPr>
                  <w:color w:val="2E2E2E"/>
                  <w:sz w:val="20"/>
                  <w:szCs w:val="20"/>
                </w:rPr>
                <w:t>17</w:t>
              </w:r>
            </w:ins>
          </w:p>
        </w:tc>
        <w:tc>
          <w:tcPr>
            <w:tcW w:w="992" w:type="dxa"/>
            <w:vAlign w:val="center"/>
            <w:tcPrChange w:id="3382" w:author="Samylla Oliveira" w:date="2020-08-26T17:10:00Z">
              <w:tcPr>
                <w:tcW w:w="992" w:type="dxa"/>
                <w:gridSpan w:val="3"/>
                <w:vAlign w:val="center"/>
              </w:tcPr>
            </w:tcPrChange>
          </w:tcPr>
          <w:p w14:paraId="2E8FA9C4" w14:textId="4DC2AD4D" w:rsidR="00383D8D" w:rsidRPr="008A0EE7" w:rsidRDefault="00C802E8">
            <w:pPr>
              <w:pStyle w:val="NormalWeb"/>
              <w:spacing w:before="0" w:beforeAutospacing="0" w:after="0" w:afterAutospacing="0" w:line="360" w:lineRule="auto"/>
              <w:jc w:val="center"/>
              <w:rPr>
                <w:ins w:id="3383" w:author="Samylla Oliveira" w:date="2020-08-26T11:45:00Z"/>
                <w:color w:val="2E2E2E"/>
                <w:sz w:val="20"/>
                <w:szCs w:val="20"/>
                <w:rPrChange w:id="3384" w:author="Samylla Oliveira" w:date="2020-08-26T12:13:00Z">
                  <w:rPr>
                    <w:ins w:id="3385" w:author="Samylla Oliveira" w:date="2020-08-26T11:45:00Z"/>
                    <w:color w:val="2E2E2E"/>
                  </w:rPr>
                </w:rPrChange>
              </w:rPr>
              <w:pPrChange w:id="3386" w:author="Samylla Oliveira" w:date="2020-08-26T13:17:00Z">
                <w:pPr>
                  <w:pStyle w:val="NormalWeb"/>
                  <w:spacing w:before="0" w:beforeAutospacing="0" w:after="0" w:afterAutospacing="0" w:line="360" w:lineRule="auto"/>
                  <w:jc w:val="both"/>
                </w:pPr>
              </w:pPrChange>
            </w:pPr>
            <w:ins w:id="3387" w:author="Samylla Oliveira" w:date="2020-08-26T22:30:00Z">
              <w:r>
                <w:rPr>
                  <w:color w:val="2E2E2E"/>
                  <w:sz w:val="20"/>
                  <w:szCs w:val="20"/>
                </w:rPr>
                <w:t>17</w:t>
              </w:r>
            </w:ins>
          </w:p>
        </w:tc>
        <w:tc>
          <w:tcPr>
            <w:tcW w:w="1084" w:type="dxa"/>
            <w:tcPrChange w:id="3388" w:author="Samylla Oliveira" w:date="2020-08-26T17:10:00Z">
              <w:tcPr>
                <w:tcW w:w="1042" w:type="dxa"/>
                <w:gridSpan w:val="3"/>
              </w:tcPr>
            </w:tcPrChange>
          </w:tcPr>
          <w:p w14:paraId="6D42B0C8" w14:textId="67C18983" w:rsidR="00383D8D" w:rsidRPr="008A0EE7" w:rsidRDefault="009F572F" w:rsidP="00383D8D">
            <w:pPr>
              <w:pStyle w:val="NormalWeb"/>
              <w:spacing w:before="0" w:beforeAutospacing="0" w:after="0" w:afterAutospacing="0" w:line="360" w:lineRule="auto"/>
              <w:jc w:val="center"/>
              <w:rPr>
                <w:ins w:id="3389" w:author="Samylla Oliveira" w:date="2020-08-26T14:20:00Z"/>
                <w:color w:val="2E2E2E"/>
                <w:sz w:val="20"/>
                <w:szCs w:val="20"/>
              </w:rPr>
            </w:pPr>
            <w:ins w:id="3390" w:author="Samylla Oliveira" w:date="2020-08-26T22:58:00Z">
              <w:r>
                <w:rPr>
                  <w:color w:val="2E2E2E"/>
                  <w:sz w:val="20"/>
                  <w:szCs w:val="20"/>
                </w:rPr>
                <w:t>12</w:t>
              </w:r>
            </w:ins>
          </w:p>
        </w:tc>
      </w:tr>
      <w:tr w:rsidR="00383D8D" w14:paraId="22C61E51" w14:textId="77777777" w:rsidTr="001603C4">
        <w:tblPrEx>
          <w:tblW w:w="9301" w:type="dxa"/>
          <w:jc w:val="center"/>
          <w:tblPrExChange w:id="3391" w:author="Samylla Oliveira" w:date="2020-08-26T17:10:00Z">
            <w:tblPrEx>
              <w:tblW w:w="9301" w:type="dxa"/>
              <w:jc w:val="center"/>
            </w:tblPrEx>
          </w:tblPrExChange>
        </w:tblPrEx>
        <w:trPr>
          <w:trHeight w:val="172"/>
          <w:jc w:val="center"/>
          <w:ins w:id="3392" w:author="Samylla Oliveira" w:date="2020-08-26T11:45:00Z"/>
          <w:trPrChange w:id="3393" w:author="Samylla Oliveira" w:date="2020-08-26T17:10:00Z">
            <w:trPr>
              <w:gridAfter w:val="0"/>
              <w:wAfter w:w="42" w:type="dxa"/>
              <w:trHeight w:val="172"/>
              <w:jc w:val="center"/>
            </w:trPr>
          </w:trPrChange>
        </w:trPr>
        <w:tc>
          <w:tcPr>
            <w:tcW w:w="1363" w:type="dxa"/>
            <w:vMerge/>
            <w:vAlign w:val="center"/>
            <w:tcPrChange w:id="3394" w:author="Samylla Oliveira" w:date="2020-08-26T17:10:00Z">
              <w:tcPr>
                <w:tcW w:w="1363" w:type="dxa"/>
                <w:vMerge/>
                <w:vAlign w:val="center"/>
              </w:tcPr>
            </w:tcPrChange>
          </w:tcPr>
          <w:p w14:paraId="49E29D58" w14:textId="77777777" w:rsidR="00383D8D" w:rsidRPr="00100A76" w:rsidRDefault="00383D8D" w:rsidP="00383D8D">
            <w:pPr>
              <w:pStyle w:val="NormalWeb"/>
              <w:spacing w:before="0" w:beforeAutospacing="0" w:after="0" w:afterAutospacing="0" w:line="360" w:lineRule="auto"/>
              <w:jc w:val="center"/>
              <w:rPr>
                <w:ins w:id="3395" w:author="Samylla Oliveira" w:date="2020-08-26T12:13:00Z"/>
                <w:color w:val="2E2E2E"/>
                <w:sz w:val="20"/>
                <w:szCs w:val="20"/>
              </w:rPr>
            </w:pPr>
          </w:p>
        </w:tc>
        <w:tc>
          <w:tcPr>
            <w:tcW w:w="1828" w:type="dxa"/>
            <w:vMerge/>
            <w:vAlign w:val="center"/>
            <w:tcPrChange w:id="3396" w:author="Samylla Oliveira" w:date="2020-08-26T17:10:00Z">
              <w:tcPr>
                <w:tcW w:w="1828" w:type="dxa"/>
                <w:gridSpan w:val="2"/>
                <w:vMerge/>
                <w:vAlign w:val="center"/>
              </w:tcPr>
            </w:tcPrChange>
          </w:tcPr>
          <w:p w14:paraId="15BB2565" w14:textId="77777777" w:rsidR="00383D8D" w:rsidRPr="00100A76" w:rsidRDefault="00383D8D" w:rsidP="00383D8D">
            <w:pPr>
              <w:pStyle w:val="NormalWeb"/>
              <w:spacing w:before="0" w:beforeAutospacing="0" w:after="0" w:afterAutospacing="0" w:line="360" w:lineRule="auto"/>
              <w:jc w:val="center"/>
              <w:rPr>
                <w:ins w:id="3397" w:author="Samylla Oliveira" w:date="2020-08-26T13:15:00Z"/>
                <w:i/>
                <w:color w:val="000000"/>
                <w:sz w:val="20"/>
                <w:szCs w:val="20"/>
              </w:rPr>
            </w:pPr>
          </w:p>
        </w:tc>
        <w:tc>
          <w:tcPr>
            <w:tcW w:w="1061" w:type="dxa"/>
            <w:vAlign w:val="center"/>
            <w:tcPrChange w:id="3398" w:author="Samylla Oliveira" w:date="2020-08-26T17:10:00Z">
              <w:tcPr>
                <w:tcW w:w="1061" w:type="dxa"/>
                <w:gridSpan w:val="3"/>
                <w:vAlign w:val="center"/>
              </w:tcPr>
            </w:tcPrChange>
          </w:tcPr>
          <w:p w14:paraId="538DF3D4" w14:textId="77777777" w:rsidR="00383D8D" w:rsidRDefault="00383D8D" w:rsidP="00383D8D">
            <w:pPr>
              <w:pStyle w:val="NormalWeb"/>
              <w:spacing w:before="0" w:beforeAutospacing="0" w:after="0" w:afterAutospacing="0" w:line="360" w:lineRule="auto"/>
              <w:jc w:val="center"/>
              <w:rPr>
                <w:ins w:id="3399" w:author="Samylla Oliveira" w:date="2020-08-26T17:13:00Z"/>
                <w:color w:val="2E2E2E"/>
                <w:sz w:val="20"/>
                <w:szCs w:val="20"/>
              </w:rPr>
            </w:pPr>
            <w:ins w:id="3400" w:author="Samylla Oliveira" w:date="2020-08-26T17:13:00Z">
              <w:r>
                <w:rPr>
                  <w:color w:val="2E2E2E"/>
                  <w:sz w:val="20"/>
                  <w:szCs w:val="20"/>
                </w:rPr>
                <w:t>32</w:t>
              </w:r>
            </w:ins>
          </w:p>
          <w:p w14:paraId="479640CC" w14:textId="1922ED6C" w:rsidR="00383D8D" w:rsidRPr="008A0EE7" w:rsidRDefault="00383D8D" w:rsidP="00383D8D">
            <w:pPr>
              <w:pStyle w:val="NormalWeb"/>
              <w:spacing w:before="0" w:beforeAutospacing="0" w:after="0" w:afterAutospacing="0" w:line="360" w:lineRule="auto"/>
              <w:jc w:val="center"/>
              <w:rPr>
                <w:ins w:id="3401" w:author="Samylla Oliveira" w:date="2020-08-26T11:45:00Z"/>
                <w:color w:val="2E2E2E"/>
                <w:sz w:val="20"/>
                <w:szCs w:val="20"/>
              </w:rPr>
            </w:pPr>
            <w:ins w:id="3402" w:author="Samylla Oliveira" w:date="2020-08-26T17:13:00Z">
              <w:r>
                <w:rPr>
                  <w:color w:val="2E2E2E"/>
                  <w:sz w:val="20"/>
                  <w:szCs w:val="20"/>
                </w:rPr>
                <w:t>(± 23,04)</w:t>
              </w:r>
            </w:ins>
          </w:p>
        </w:tc>
        <w:tc>
          <w:tcPr>
            <w:tcW w:w="988" w:type="dxa"/>
            <w:vAlign w:val="center"/>
            <w:tcPrChange w:id="3403" w:author="Samylla Oliveira" w:date="2020-08-26T17:10:00Z">
              <w:tcPr>
                <w:tcW w:w="988" w:type="dxa"/>
                <w:gridSpan w:val="2"/>
                <w:vAlign w:val="center"/>
              </w:tcPr>
            </w:tcPrChange>
          </w:tcPr>
          <w:p w14:paraId="03F5E9EA" w14:textId="77777777" w:rsidR="00383D8D" w:rsidRDefault="00596953" w:rsidP="00383D8D">
            <w:pPr>
              <w:pStyle w:val="NormalWeb"/>
              <w:spacing w:before="0" w:beforeAutospacing="0" w:after="0" w:afterAutospacing="0" w:line="360" w:lineRule="auto"/>
              <w:jc w:val="center"/>
              <w:rPr>
                <w:ins w:id="3404" w:author="Samylla Oliveira" w:date="2020-08-26T17:26:00Z"/>
                <w:color w:val="2E2E2E"/>
                <w:sz w:val="20"/>
                <w:szCs w:val="20"/>
              </w:rPr>
            </w:pPr>
            <w:ins w:id="3405" w:author="Samylla Oliveira" w:date="2020-08-26T17:26:00Z">
              <w:r>
                <w:rPr>
                  <w:color w:val="2E2E2E"/>
                  <w:sz w:val="20"/>
                  <w:szCs w:val="20"/>
                </w:rPr>
                <w:t>33</w:t>
              </w:r>
            </w:ins>
          </w:p>
          <w:p w14:paraId="6A40B949" w14:textId="62EC6B0B" w:rsidR="00596953" w:rsidRPr="008A0EE7" w:rsidRDefault="00596953" w:rsidP="00383D8D">
            <w:pPr>
              <w:pStyle w:val="NormalWeb"/>
              <w:spacing w:before="0" w:beforeAutospacing="0" w:after="0" w:afterAutospacing="0" w:line="360" w:lineRule="auto"/>
              <w:jc w:val="center"/>
              <w:rPr>
                <w:ins w:id="3406" w:author="Samylla Oliveira" w:date="2020-08-26T11:45:00Z"/>
                <w:color w:val="2E2E2E"/>
                <w:sz w:val="20"/>
                <w:szCs w:val="20"/>
              </w:rPr>
            </w:pPr>
            <w:ins w:id="3407" w:author="Samylla Oliveira" w:date="2020-08-26T17:26:00Z">
              <w:r>
                <w:rPr>
                  <w:color w:val="2E2E2E"/>
                  <w:sz w:val="20"/>
                  <w:szCs w:val="20"/>
                </w:rPr>
                <w:t>(±18,09)</w:t>
              </w:r>
            </w:ins>
          </w:p>
        </w:tc>
        <w:tc>
          <w:tcPr>
            <w:tcW w:w="992" w:type="dxa"/>
            <w:vAlign w:val="center"/>
            <w:tcPrChange w:id="3408" w:author="Samylla Oliveira" w:date="2020-08-26T17:10:00Z">
              <w:tcPr>
                <w:tcW w:w="992" w:type="dxa"/>
                <w:gridSpan w:val="2"/>
                <w:vAlign w:val="center"/>
              </w:tcPr>
            </w:tcPrChange>
          </w:tcPr>
          <w:p w14:paraId="5815D395" w14:textId="77777777" w:rsidR="00383D8D" w:rsidRDefault="00A27B8D" w:rsidP="00383D8D">
            <w:pPr>
              <w:pStyle w:val="NormalWeb"/>
              <w:spacing w:before="0" w:beforeAutospacing="0" w:after="0" w:afterAutospacing="0" w:line="360" w:lineRule="auto"/>
              <w:jc w:val="center"/>
              <w:rPr>
                <w:ins w:id="3409" w:author="Samylla Oliveira" w:date="2020-08-26T21:15:00Z"/>
                <w:color w:val="2E2E2E"/>
                <w:sz w:val="20"/>
                <w:szCs w:val="20"/>
              </w:rPr>
            </w:pPr>
            <w:ins w:id="3410" w:author="Samylla Oliveira" w:date="2020-08-26T21:15:00Z">
              <w:r>
                <w:rPr>
                  <w:color w:val="2E2E2E"/>
                  <w:sz w:val="20"/>
                  <w:szCs w:val="20"/>
                </w:rPr>
                <w:t>30</w:t>
              </w:r>
            </w:ins>
          </w:p>
          <w:p w14:paraId="501103EE" w14:textId="4DABECBB" w:rsidR="00A27B8D" w:rsidRPr="008A0EE7" w:rsidRDefault="00A27B8D" w:rsidP="00383D8D">
            <w:pPr>
              <w:pStyle w:val="NormalWeb"/>
              <w:spacing w:before="0" w:beforeAutospacing="0" w:after="0" w:afterAutospacing="0" w:line="360" w:lineRule="auto"/>
              <w:jc w:val="center"/>
              <w:rPr>
                <w:ins w:id="3411" w:author="Samylla Oliveira" w:date="2020-08-26T11:45:00Z"/>
                <w:color w:val="2E2E2E"/>
                <w:sz w:val="20"/>
                <w:szCs w:val="20"/>
              </w:rPr>
            </w:pPr>
            <w:ins w:id="3412" w:author="Samylla Oliveira" w:date="2020-08-26T21:15:00Z">
              <w:r>
                <w:rPr>
                  <w:color w:val="2E2E2E"/>
                  <w:sz w:val="20"/>
                  <w:szCs w:val="20"/>
                </w:rPr>
                <w:t>(± 21,05)</w:t>
              </w:r>
            </w:ins>
          </w:p>
        </w:tc>
        <w:tc>
          <w:tcPr>
            <w:tcW w:w="993" w:type="dxa"/>
            <w:vAlign w:val="center"/>
            <w:tcPrChange w:id="3413" w:author="Samylla Oliveira" w:date="2020-08-26T17:10:00Z">
              <w:tcPr>
                <w:tcW w:w="993" w:type="dxa"/>
                <w:gridSpan w:val="3"/>
                <w:vAlign w:val="center"/>
              </w:tcPr>
            </w:tcPrChange>
          </w:tcPr>
          <w:p w14:paraId="43051FCD" w14:textId="77777777" w:rsidR="00383D8D" w:rsidRDefault="00C7630E" w:rsidP="00383D8D">
            <w:pPr>
              <w:pStyle w:val="NormalWeb"/>
              <w:spacing w:before="0" w:beforeAutospacing="0" w:after="0" w:afterAutospacing="0" w:line="360" w:lineRule="auto"/>
              <w:jc w:val="center"/>
              <w:rPr>
                <w:ins w:id="3414" w:author="Samylla Oliveira" w:date="2020-08-26T21:27:00Z"/>
                <w:color w:val="2E2E2E"/>
                <w:sz w:val="20"/>
                <w:szCs w:val="20"/>
              </w:rPr>
            </w:pPr>
            <w:ins w:id="3415" w:author="Samylla Oliveira" w:date="2020-08-26T21:27:00Z">
              <w:r>
                <w:rPr>
                  <w:color w:val="2E2E2E"/>
                  <w:sz w:val="20"/>
                  <w:szCs w:val="20"/>
                </w:rPr>
                <w:t>25</w:t>
              </w:r>
            </w:ins>
          </w:p>
          <w:p w14:paraId="37D09635" w14:textId="1C8FCFFE" w:rsidR="00C7630E" w:rsidRPr="008A0EE7" w:rsidRDefault="00C7630E" w:rsidP="00383D8D">
            <w:pPr>
              <w:pStyle w:val="NormalWeb"/>
              <w:spacing w:before="0" w:beforeAutospacing="0" w:after="0" w:afterAutospacing="0" w:line="360" w:lineRule="auto"/>
              <w:jc w:val="center"/>
              <w:rPr>
                <w:ins w:id="3416" w:author="Samylla Oliveira" w:date="2020-08-26T11:45:00Z"/>
                <w:color w:val="2E2E2E"/>
                <w:sz w:val="20"/>
                <w:szCs w:val="20"/>
              </w:rPr>
            </w:pPr>
            <w:ins w:id="3417" w:author="Samylla Oliveira" w:date="2020-08-26T21:27:00Z">
              <w:r>
                <w:rPr>
                  <w:color w:val="2E2E2E"/>
                  <w:sz w:val="20"/>
                  <w:szCs w:val="20"/>
                </w:rPr>
                <w:t>(± 26,77)</w:t>
              </w:r>
            </w:ins>
          </w:p>
        </w:tc>
        <w:tc>
          <w:tcPr>
            <w:tcW w:w="992" w:type="dxa"/>
            <w:vAlign w:val="center"/>
            <w:tcPrChange w:id="3418" w:author="Samylla Oliveira" w:date="2020-08-26T17:10:00Z">
              <w:tcPr>
                <w:tcW w:w="992" w:type="dxa"/>
                <w:gridSpan w:val="3"/>
                <w:vAlign w:val="center"/>
              </w:tcPr>
            </w:tcPrChange>
          </w:tcPr>
          <w:p w14:paraId="17D877C7" w14:textId="77777777" w:rsidR="00383D8D" w:rsidRDefault="00C802E8" w:rsidP="00383D8D">
            <w:pPr>
              <w:pStyle w:val="NormalWeb"/>
              <w:spacing w:before="0" w:beforeAutospacing="0" w:after="0" w:afterAutospacing="0" w:line="360" w:lineRule="auto"/>
              <w:jc w:val="center"/>
              <w:rPr>
                <w:ins w:id="3419" w:author="Samylla Oliveira" w:date="2020-08-26T22:30:00Z"/>
                <w:color w:val="2E2E2E"/>
                <w:sz w:val="20"/>
                <w:szCs w:val="20"/>
              </w:rPr>
            </w:pPr>
            <w:ins w:id="3420" w:author="Samylla Oliveira" w:date="2020-08-26T22:30:00Z">
              <w:r>
                <w:rPr>
                  <w:color w:val="2E2E2E"/>
                  <w:sz w:val="20"/>
                  <w:szCs w:val="20"/>
                </w:rPr>
                <w:t>25</w:t>
              </w:r>
            </w:ins>
          </w:p>
          <w:p w14:paraId="581F3370" w14:textId="7B5B76A6" w:rsidR="00C802E8" w:rsidRPr="008A0EE7" w:rsidRDefault="00C802E8" w:rsidP="00383D8D">
            <w:pPr>
              <w:pStyle w:val="NormalWeb"/>
              <w:spacing w:before="0" w:beforeAutospacing="0" w:after="0" w:afterAutospacing="0" w:line="360" w:lineRule="auto"/>
              <w:jc w:val="center"/>
              <w:rPr>
                <w:ins w:id="3421" w:author="Samylla Oliveira" w:date="2020-08-26T11:45:00Z"/>
                <w:color w:val="2E2E2E"/>
                <w:sz w:val="20"/>
                <w:szCs w:val="20"/>
              </w:rPr>
            </w:pPr>
            <w:ins w:id="3422" w:author="Samylla Oliveira" w:date="2020-08-26T22:30:00Z">
              <w:r>
                <w:rPr>
                  <w:color w:val="2E2E2E"/>
                  <w:sz w:val="20"/>
                  <w:szCs w:val="20"/>
                </w:rPr>
                <w:t xml:space="preserve">(± </w:t>
              </w:r>
            </w:ins>
            <w:ins w:id="3423" w:author="Samylla Oliveira" w:date="2020-08-26T22:31:00Z">
              <w:r>
                <w:rPr>
                  <w:color w:val="2E2E2E"/>
                  <w:sz w:val="20"/>
                  <w:szCs w:val="20"/>
                </w:rPr>
                <w:t>26,69)</w:t>
              </w:r>
            </w:ins>
          </w:p>
        </w:tc>
        <w:tc>
          <w:tcPr>
            <w:tcW w:w="1084" w:type="dxa"/>
            <w:tcPrChange w:id="3424" w:author="Samylla Oliveira" w:date="2020-08-26T17:10:00Z">
              <w:tcPr>
                <w:tcW w:w="1042" w:type="dxa"/>
                <w:gridSpan w:val="3"/>
              </w:tcPr>
            </w:tcPrChange>
          </w:tcPr>
          <w:p w14:paraId="79EF17E2" w14:textId="77777777" w:rsidR="00383D8D" w:rsidRDefault="009F572F" w:rsidP="00383D8D">
            <w:pPr>
              <w:pStyle w:val="NormalWeb"/>
              <w:spacing w:before="0" w:beforeAutospacing="0" w:after="0" w:afterAutospacing="0" w:line="360" w:lineRule="auto"/>
              <w:jc w:val="center"/>
              <w:rPr>
                <w:ins w:id="3425" w:author="Samylla Oliveira" w:date="2020-08-26T22:58:00Z"/>
                <w:color w:val="2E2E2E"/>
                <w:sz w:val="20"/>
                <w:szCs w:val="20"/>
              </w:rPr>
            </w:pPr>
            <w:ins w:id="3426" w:author="Samylla Oliveira" w:date="2020-08-26T22:58:00Z">
              <w:r>
                <w:rPr>
                  <w:color w:val="2E2E2E"/>
                  <w:sz w:val="20"/>
                  <w:szCs w:val="20"/>
                </w:rPr>
                <w:t>15</w:t>
              </w:r>
            </w:ins>
          </w:p>
          <w:p w14:paraId="400534C4" w14:textId="6CA60AF4" w:rsidR="009F572F" w:rsidRPr="008A0EE7" w:rsidRDefault="009F572F" w:rsidP="00383D8D">
            <w:pPr>
              <w:pStyle w:val="NormalWeb"/>
              <w:spacing w:before="0" w:beforeAutospacing="0" w:after="0" w:afterAutospacing="0" w:line="360" w:lineRule="auto"/>
              <w:jc w:val="center"/>
              <w:rPr>
                <w:ins w:id="3427" w:author="Samylla Oliveira" w:date="2020-08-26T14:20:00Z"/>
                <w:color w:val="2E2E2E"/>
                <w:sz w:val="20"/>
                <w:szCs w:val="20"/>
              </w:rPr>
            </w:pPr>
            <w:ins w:id="3428" w:author="Samylla Oliveira" w:date="2020-08-26T22:58:00Z">
              <w:r>
                <w:rPr>
                  <w:color w:val="2E2E2E"/>
                  <w:sz w:val="20"/>
                  <w:szCs w:val="20"/>
                </w:rPr>
                <w:t>(± 13,69</w:t>
              </w:r>
            </w:ins>
            <w:ins w:id="3429" w:author="Samylla Oliveira" w:date="2020-08-26T22:59:00Z">
              <w:r>
                <w:rPr>
                  <w:color w:val="2E2E2E"/>
                  <w:sz w:val="20"/>
                  <w:szCs w:val="20"/>
                </w:rPr>
                <w:t>)</w:t>
              </w:r>
            </w:ins>
          </w:p>
        </w:tc>
      </w:tr>
      <w:tr w:rsidR="00383D8D" w14:paraId="2190B9D9" w14:textId="3284D634" w:rsidTr="001603C4">
        <w:tblPrEx>
          <w:tblW w:w="9301" w:type="dxa"/>
          <w:jc w:val="center"/>
          <w:tblPrExChange w:id="3430" w:author="Samylla Oliveira" w:date="2020-08-26T17:10:00Z">
            <w:tblPrEx>
              <w:tblW w:w="9301" w:type="dxa"/>
              <w:jc w:val="center"/>
            </w:tblPrEx>
          </w:tblPrExChange>
        </w:tblPrEx>
        <w:trPr>
          <w:trHeight w:val="345"/>
          <w:jc w:val="center"/>
          <w:ins w:id="3431" w:author="Samylla Oliveira" w:date="2020-08-26T12:13:00Z"/>
          <w:trPrChange w:id="3432" w:author="Samylla Oliveira" w:date="2020-08-26T17:10:00Z">
            <w:trPr>
              <w:gridAfter w:val="0"/>
              <w:wAfter w:w="42" w:type="dxa"/>
              <w:trHeight w:val="345"/>
              <w:jc w:val="center"/>
            </w:trPr>
          </w:trPrChange>
        </w:trPr>
        <w:tc>
          <w:tcPr>
            <w:tcW w:w="1363" w:type="dxa"/>
            <w:vMerge w:val="restart"/>
            <w:vAlign w:val="center"/>
            <w:tcPrChange w:id="3433" w:author="Samylla Oliveira" w:date="2020-08-26T17:10:00Z">
              <w:tcPr>
                <w:tcW w:w="1363" w:type="dxa"/>
                <w:vMerge w:val="restart"/>
                <w:vAlign w:val="center"/>
              </w:tcPr>
            </w:tcPrChange>
          </w:tcPr>
          <w:p w14:paraId="1C13D169" w14:textId="26EE8036" w:rsidR="00383D8D" w:rsidRPr="008A0EE7" w:rsidRDefault="00383D8D">
            <w:pPr>
              <w:pStyle w:val="NormalWeb"/>
              <w:spacing w:before="0" w:beforeAutospacing="0" w:after="0" w:afterAutospacing="0" w:line="360" w:lineRule="auto"/>
              <w:jc w:val="center"/>
              <w:rPr>
                <w:ins w:id="3434" w:author="Samylla Oliveira" w:date="2020-08-26T12:13:00Z"/>
                <w:color w:val="2E2E2E"/>
                <w:sz w:val="20"/>
                <w:szCs w:val="20"/>
              </w:rPr>
            </w:pPr>
            <w:ins w:id="3435" w:author="Samylla Oliveira" w:date="2020-08-26T12:13:00Z">
              <w:r w:rsidRPr="00100A76">
                <w:rPr>
                  <w:color w:val="2E2E2E"/>
                  <w:sz w:val="20"/>
                  <w:szCs w:val="20"/>
                </w:rPr>
                <w:t>Mesocosmos controle</w:t>
              </w:r>
            </w:ins>
          </w:p>
        </w:tc>
        <w:tc>
          <w:tcPr>
            <w:tcW w:w="1828" w:type="dxa"/>
            <w:vMerge/>
            <w:vAlign w:val="center"/>
            <w:tcPrChange w:id="3436" w:author="Samylla Oliveira" w:date="2020-08-26T17:10:00Z">
              <w:tcPr>
                <w:tcW w:w="1828" w:type="dxa"/>
                <w:gridSpan w:val="2"/>
                <w:vMerge/>
                <w:vAlign w:val="center"/>
              </w:tcPr>
            </w:tcPrChange>
          </w:tcPr>
          <w:p w14:paraId="3F556D41" w14:textId="77777777" w:rsidR="00383D8D" w:rsidRPr="008A0EE7" w:rsidRDefault="00383D8D">
            <w:pPr>
              <w:pStyle w:val="NormalWeb"/>
              <w:spacing w:before="0" w:beforeAutospacing="0" w:after="0" w:afterAutospacing="0" w:line="360" w:lineRule="auto"/>
              <w:jc w:val="center"/>
              <w:rPr>
                <w:ins w:id="3437" w:author="Samylla Oliveira" w:date="2020-08-26T12:13:00Z"/>
                <w:color w:val="2E2E2E"/>
                <w:sz w:val="20"/>
                <w:szCs w:val="20"/>
              </w:rPr>
            </w:pPr>
          </w:p>
        </w:tc>
        <w:tc>
          <w:tcPr>
            <w:tcW w:w="1061" w:type="dxa"/>
            <w:vAlign w:val="center"/>
            <w:tcPrChange w:id="3438" w:author="Samylla Oliveira" w:date="2020-08-26T17:10:00Z">
              <w:tcPr>
                <w:tcW w:w="1061" w:type="dxa"/>
                <w:gridSpan w:val="3"/>
                <w:vAlign w:val="center"/>
              </w:tcPr>
            </w:tcPrChange>
          </w:tcPr>
          <w:p w14:paraId="4B4D34B9" w14:textId="33468DB9" w:rsidR="00383D8D" w:rsidRPr="008A0EE7" w:rsidRDefault="007D7D6D">
            <w:pPr>
              <w:pStyle w:val="NormalWeb"/>
              <w:spacing w:before="0" w:beforeAutospacing="0" w:after="0" w:afterAutospacing="0" w:line="360" w:lineRule="auto"/>
              <w:jc w:val="center"/>
              <w:rPr>
                <w:ins w:id="3439" w:author="Samylla Oliveira" w:date="2020-08-26T12:13:00Z"/>
                <w:color w:val="2E2E2E"/>
                <w:sz w:val="20"/>
                <w:szCs w:val="20"/>
              </w:rPr>
            </w:pPr>
            <w:ins w:id="3440" w:author="Samylla Oliveira" w:date="2020-08-26T17:22:00Z">
              <w:r>
                <w:rPr>
                  <w:color w:val="2E2E2E"/>
                  <w:sz w:val="20"/>
                  <w:szCs w:val="20"/>
                </w:rPr>
                <w:t>30</w:t>
              </w:r>
            </w:ins>
          </w:p>
        </w:tc>
        <w:tc>
          <w:tcPr>
            <w:tcW w:w="988" w:type="dxa"/>
            <w:vAlign w:val="center"/>
            <w:tcPrChange w:id="3441" w:author="Samylla Oliveira" w:date="2020-08-26T17:10:00Z">
              <w:tcPr>
                <w:tcW w:w="988" w:type="dxa"/>
                <w:gridSpan w:val="2"/>
                <w:vAlign w:val="center"/>
              </w:tcPr>
            </w:tcPrChange>
          </w:tcPr>
          <w:p w14:paraId="6BEC7C70" w14:textId="7CD9126D" w:rsidR="00383D8D" w:rsidRPr="008A0EE7" w:rsidRDefault="00CC25E7">
            <w:pPr>
              <w:pStyle w:val="NormalWeb"/>
              <w:spacing w:before="0" w:beforeAutospacing="0" w:after="0" w:afterAutospacing="0" w:line="360" w:lineRule="auto"/>
              <w:jc w:val="center"/>
              <w:rPr>
                <w:ins w:id="3442" w:author="Samylla Oliveira" w:date="2020-08-26T12:13:00Z"/>
                <w:color w:val="2E2E2E"/>
                <w:sz w:val="20"/>
                <w:szCs w:val="20"/>
              </w:rPr>
            </w:pPr>
            <w:ins w:id="3443" w:author="Samylla Oliveira" w:date="2020-08-26T21:09:00Z">
              <w:r>
                <w:rPr>
                  <w:color w:val="2E2E2E"/>
                  <w:sz w:val="20"/>
                  <w:szCs w:val="20"/>
                </w:rPr>
                <w:t>24</w:t>
              </w:r>
            </w:ins>
          </w:p>
        </w:tc>
        <w:tc>
          <w:tcPr>
            <w:tcW w:w="992" w:type="dxa"/>
            <w:vAlign w:val="center"/>
            <w:tcPrChange w:id="3444" w:author="Samylla Oliveira" w:date="2020-08-26T17:10:00Z">
              <w:tcPr>
                <w:tcW w:w="992" w:type="dxa"/>
                <w:gridSpan w:val="2"/>
                <w:vAlign w:val="center"/>
              </w:tcPr>
            </w:tcPrChange>
          </w:tcPr>
          <w:p w14:paraId="6A6ECFB8" w14:textId="0747F518" w:rsidR="00383D8D" w:rsidRPr="008A0EE7" w:rsidRDefault="00620588">
            <w:pPr>
              <w:pStyle w:val="NormalWeb"/>
              <w:spacing w:before="0" w:beforeAutospacing="0" w:after="0" w:afterAutospacing="0" w:line="360" w:lineRule="auto"/>
              <w:jc w:val="center"/>
              <w:rPr>
                <w:ins w:id="3445" w:author="Samylla Oliveira" w:date="2020-08-26T12:13:00Z"/>
                <w:color w:val="2E2E2E"/>
                <w:sz w:val="20"/>
                <w:szCs w:val="20"/>
              </w:rPr>
            </w:pPr>
            <w:ins w:id="3446" w:author="Samylla Oliveira" w:date="2020-08-26T21:24:00Z">
              <w:r>
                <w:rPr>
                  <w:color w:val="2E2E2E"/>
                  <w:sz w:val="20"/>
                  <w:szCs w:val="20"/>
                </w:rPr>
                <w:t>15</w:t>
              </w:r>
            </w:ins>
          </w:p>
        </w:tc>
        <w:tc>
          <w:tcPr>
            <w:tcW w:w="993" w:type="dxa"/>
            <w:vAlign w:val="center"/>
            <w:tcPrChange w:id="3447" w:author="Samylla Oliveira" w:date="2020-08-26T17:10:00Z">
              <w:tcPr>
                <w:tcW w:w="993" w:type="dxa"/>
                <w:gridSpan w:val="3"/>
                <w:vAlign w:val="center"/>
              </w:tcPr>
            </w:tcPrChange>
          </w:tcPr>
          <w:p w14:paraId="3823A993" w14:textId="46C3B8E0" w:rsidR="00383D8D" w:rsidRPr="008A0EE7" w:rsidRDefault="009A2CE3">
            <w:pPr>
              <w:pStyle w:val="NormalWeb"/>
              <w:spacing w:before="0" w:beforeAutospacing="0" w:after="0" w:afterAutospacing="0" w:line="360" w:lineRule="auto"/>
              <w:jc w:val="center"/>
              <w:rPr>
                <w:ins w:id="3448" w:author="Samylla Oliveira" w:date="2020-08-26T12:13:00Z"/>
                <w:color w:val="2E2E2E"/>
                <w:sz w:val="20"/>
                <w:szCs w:val="20"/>
              </w:rPr>
            </w:pPr>
            <w:ins w:id="3449" w:author="Samylla Oliveira" w:date="2020-08-26T21:35:00Z">
              <w:r>
                <w:rPr>
                  <w:color w:val="2E2E2E"/>
                  <w:sz w:val="20"/>
                  <w:szCs w:val="20"/>
                </w:rPr>
                <w:t>13</w:t>
              </w:r>
            </w:ins>
          </w:p>
        </w:tc>
        <w:tc>
          <w:tcPr>
            <w:tcW w:w="992" w:type="dxa"/>
            <w:vAlign w:val="center"/>
            <w:tcPrChange w:id="3450" w:author="Samylla Oliveira" w:date="2020-08-26T17:10:00Z">
              <w:tcPr>
                <w:tcW w:w="992" w:type="dxa"/>
                <w:gridSpan w:val="3"/>
                <w:vAlign w:val="center"/>
              </w:tcPr>
            </w:tcPrChange>
          </w:tcPr>
          <w:p w14:paraId="4B2D3D2D" w14:textId="038A146E" w:rsidR="00383D8D" w:rsidRPr="008A0EE7" w:rsidRDefault="000F60E1">
            <w:pPr>
              <w:pStyle w:val="NormalWeb"/>
              <w:spacing w:before="0" w:beforeAutospacing="0" w:after="0" w:afterAutospacing="0" w:line="360" w:lineRule="auto"/>
              <w:jc w:val="center"/>
              <w:rPr>
                <w:ins w:id="3451" w:author="Samylla Oliveira" w:date="2020-08-26T12:13:00Z"/>
                <w:color w:val="2E2E2E"/>
                <w:sz w:val="20"/>
                <w:szCs w:val="20"/>
              </w:rPr>
            </w:pPr>
            <w:ins w:id="3452" w:author="Samylla Oliveira" w:date="2020-08-26T22:51:00Z">
              <w:r>
                <w:rPr>
                  <w:color w:val="2E2E2E"/>
                  <w:sz w:val="20"/>
                  <w:szCs w:val="20"/>
                </w:rPr>
                <w:t>15</w:t>
              </w:r>
            </w:ins>
          </w:p>
        </w:tc>
        <w:tc>
          <w:tcPr>
            <w:tcW w:w="1084" w:type="dxa"/>
            <w:tcPrChange w:id="3453" w:author="Samylla Oliveira" w:date="2020-08-26T17:10:00Z">
              <w:tcPr>
                <w:tcW w:w="1042" w:type="dxa"/>
                <w:gridSpan w:val="3"/>
              </w:tcPr>
            </w:tcPrChange>
          </w:tcPr>
          <w:p w14:paraId="2D1A51F2" w14:textId="7B5A5EC2" w:rsidR="00383D8D" w:rsidRPr="008A0EE7" w:rsidRDefault="00A83512" w:rsidP="00383D8D">
            <w:pPr>
              <w:pStyle w:val="NormalWeb"/>
              <w:spacing w:before="0" w:beforeAutospacing="0" w:after="0" w:afterAutospacing="0" w:line="360" w:lineRule="auto"/>
              <w:jc w:val="center"/>
              <w:rPr>
                <w:ins w:id="3454" w:author="Samylla Oliveira" w:date="2020-08-26T14:20:00Z"/>
                <w:color w:val="2E2E2E"/>
                <w:sz w:val="20"/>
                <w:szCs w:val="20"/>
              </w:rPr>
            </w:pPr>
            <w:ins w:id="3455" w:author="Samylla Oliveira" w:date="2020-08-26T23:13:00Z">
              <w:r>
                <w:rPr>
                  <w:color w:val="2E2E2E"/>
                  <w:sz w:val="20"/>
                  <w:szCs w:val="20"/>
                </w:rPr>
                <w:t>14</w:t>
              </w:r>
            </w:ins>
          </w:p>
        </w:tc>
      </w:tr>
      <w:tr w:rsidR="00383D8D" w14:paraId="7CB4D63D" w14:textId="77777777" w:rsidTr="001603C4">
        <w:tblPrEx>
          <w:tblW w:w="9301" w:type="dxa"/>
          <w:jc w:val="center"/>
          <w:tblPrExChange w:id="3456" w:author="Samylla Oliveira" w:date="2020-08-26T17:10:00Z">
            <w:tblPrEx>
              <w:tblW w:w="9301" w:type="dxa"/>
              <w:jc w:val="center"/>
            </w:tblPrEx>
          </w:tblPrExChange>
        </w:tblPrEx>
        <w:trPr>
          <w:trHeight w:val="345"/>
          <w:jc w:val="center"/>
          <w:ins w:id="3457" w:author="Samylla Oliveira" w:date="2020-08-26T12:13:00Z"/>
          <w:trPrChange w:id="3458" w:author="Samylla Oliveira" w:date="2020-08-26T17:10:00Z">
            <w:trPr>
              <w:gridAfter w:val="0"/>
              <w:wAfter w:w="42" w:type="dxa"/>
              <w:trHeight w:val="345"/>
              <w:jc w:val="center"/>
            </w:trPr>
          </w:trPrChange>
        </w:trPr>
        <w:tc>
          <w:tcPr>
            <w:tcW w:w="1363" w:type="dxa"/>
            <w:vMerge/>
            <w:vAlign w:val="center"/>
            <w:tcPrChange w:id="3459" w:author="Samylla Oliveira" w:date="2020-08-26T17:10:00Z">
              <w:tcPr>
                <w:tcW w:w="1363" w:type="dxa"/>
                <w:vMerge/>
                <w:vAlign w:val="center"/>
              </w:tcPr>
            </w:tcPrChange>
          </w:tcPr>
          <w:p w14:paraId="15476FFF" w14:textId="77777777" w:rsidR="00383D8D" w:rsidRPr="00100A76" w:rsidRDefault="00383D8D" w:rsidP="00383D8D">
            <w:pPr>
              <w:pStyle w:val="NormalWeb"/>
              <w:spacing w:before="0" w:beforeAutospacing="0" w:after="0" w:afterAutospacing="0" w:line="360" w:lineRule="auto"/>
              <w:jc w:val="center"/>
              <w:rPr>
                <w:ins w:id="3460" w:author="Samylla Oliveira" w:date="2020-08-26T12:13:00Z"/>
                <w:color w:val="2E2E2E"/>
                <w:sz w:val="20"/>
                <w:szCs w:val="20"/>
              </w:rPr>
            </w:pPr>
          </w:p>
        </w:tc>
        <w:tc>
          <w:tcPr>
            <w:tcW w:w="1828" w:type="dxa"/>
            <w:vMerge/>
            <w:vAlign w:val="center"/>
            <w:tcPrChange w:id="3461" w:author="Samylla Oliveira" w:date="2020-08-26T17:10:00Z">
              <w:tcPr>
                <w:tcW w:w="1828" w:type="dxa"/>
                <w:gridSpan w:val="2"/>
                <w:vMerge/>
                <w:vAlign w:val="center"/>
              </w:tcPr>
            </w:tcPrChange>
          </w:tcPr>
          <w:p w14:paraId="70A034DE" w14:textId="77777777" w:rsidR="00383D8D" w:rsidRPr="008A0EE7" w:rsidRDefault="00383D8D" w:rsidP="00383D8D">
            <w:pPr>
              <w:pStyle w:val="NormalWeb"/>
              <w:spacing w:before="0" w:beforeAutospacing="0" w:after="0" w:afterAutospacing="0" w:line="360" w:lineRule="auto"/>
              <w:jc w:val="center"/>
              <w:rPr>
                <w:ins w:id="3462" w:author="Samylla Oliveira" w:date="2020-08-26T12:13:00Z"/>
                <w:color w:val="2E2E2E"/>
                <w:sz w:val="20"/>
                <w:szCs w:val="20"/>
              </w:rPr>
            </w:pPr>
          </w:p>
        </w:tc>
        <w:tc>
          <w:tcPr>
            <w:tcW w:w="1061" w:type="dxa"/>
            <w:vAlign w:val="center"/>
            <w:tcPrChange w:id="3463" w:author="Samylla Oliveira" w:date="2020-08-26T17:10:00Z">
              <w:tcPr>
                <w:tcW w:w="1061" w:type="dxa"/>
                <w:gridSpan w:val="3"/>
                <w:vAlign w:val="center"/>
              </w:tcPr>
            </w:tcPrChange>
          </w:tcPr>
          <w:p w14:paraId="67619BD5" w14:textId="77777777" w:rsidR="00383D8D" w:rsidRDefault="007D7D6D" w:rsidP="00383D8D">
            <w:pPr>
              <w:pStyle w:val="NormalWeb"/>
              <w:spacing w:before="0" w:beforeAutospacing="0" w:after="0" w:afterAutospacing="0" w:line="360" w:lineRule="auto"/>
              <w:jc w:val="center"/>
              <w:rPr>
                <w:ins w:id="3464" w:author="Samylla Oliveira" w:date="2020-08-26T17:22:00Z"/>
                <w:color w:val="2E2E2E"/>
                <w:sz w:val="20"/>
                <w:szCs w:val="20"/>
              </w:rPr>
            </w:pPr>
            <w:ins w:id="3465" w:author="Samylla Oliveira" w:date="2020-08-26T17:22:00Z">
              <w:r>
                <w:rPr>
                  <w:color w:val="2E2E2E"/>
                  <w:sz w:val="20"/>
                  <w:szCs w:val="20"/>
                </w:rPr>
                <w:t>35</w:t>
              </w:r>
            </w:ins>
          </w:p>
          <w:p w14:paraId="4D19216F" w14:textId="63FD3A44" w:rsidR="007D7D6D" w:rsidRPr="008A0EE7" w:rsidRDefault="007D7D6D" w:rsidP="00383D8D">
            <w:pPr>
              <w:pStyle w:val="NormalWeb"/>
              <w:spacing w:before="0" w:beforeAutospacing="0" w:after="0" w:afterAutospacing="0" w:line="360" w:lineRule="auto"/>
              <w:jc w:val="center"/>
              <w:rPr>
                <w:ins w:id="3466" w:author="Samylla Oliveira" w:date="2020-08-26T12:13:00Z"/>
                <w:color w:val="2E2E2E"/>
                <w:sz w:val="20"/>
                <w:szCs w:val="20"/>
              </w:rPr>
            </w:pPr>
            <w:ins w:id="3467" w:author="Samylla Oliveira" w:date="2020-08-26T17:22:00Z">
              <w:r>
                <w:rPr>
                  <w:color w:val="2E2E2E"/>
                  <w:sz w:val="20"/>
                  <w:szCs w:val="20"/>
                </w:rPr>
                <w:t>(± 22,69</w:t>
              </w:r>
            </w:ins>
            <w:ins w:id="3468" w:author="Samylla Oliveira" w:date="2020-08-26T17:23:00Z">
              <w:r>
                <w:rPr>
                  <w:color w:val="2E2E2E"/>
                  <w:sz w:val="20"/>
                  <w:szCs w:val="20"/>
                </w:rPr>
                <w:t>)</w:t>
              </w:r>
            </w:ins>
          </w:p>
        </w:tc>
        <w:tc>
          <w:tcPr>
            <w:tcW w:w="988" w:type="dxa"/>
            <w:vAlign w:val="center"/>
            <w:tcPrChange w:id="3469" w:author="Samylla Oliveira" w:date="2020-08-26T17:10:00Z">
              <w:tcPr>
                <w:tcW w:w="988" w:type="dxa"/>
                <w:gridSpan w:val="2"/>
                <w:vAlign w:val="center"/>
              </w:tcPr>
            </w:tcPrChange>
          </w:tcPr>
          <w:p w14:paraId="1C07495C" w14:textId="77777777" w:rsidR="00383D8D" w:rsidRDefault="00CC25E7" w:rsidP="00383D8D">
            <w:pPr>
              <w:pStyle w:val="NormalWeb"/>
              <w:spacing w:before="0" w:beforeAutospacing="0" w:after="0" w:afterAutospacing="0" w:line="360" w:lineRule="auto"/>
              <w:jc w:val="center"/>
              <w:rPr>
                <w:ins w:id="3470" w:author="Samylla Oliveira" w:date="2020-08-26T21:09:00Z"/>
                <w:color w:val="2E2E2E"/>
                <w:sz w:val="20"/>
                <w:szCs w:val="20"/>
              </w:rPr>
            </w:pPr>
            <w:ins w:id="3471" w:author="Samylla Oliveira" w:date="2020-08-26T21:09:00Z">
              <w:r>
                <w:rPr>
                  <w:color w:val="2E2E2E"/>
                  <w:sz w:val="20"/>
                  <w:szCs w:val="20"/>
                </w:rPr>
                <w:t>30</w:t>
              </w:r>
            </w:ins>
          </w:p>
          <w:p w14:paraId="582471AB" w14:textId="2B7E05B1" w:rsidR="00CC25E7" w:rsidRPr="008A0EE7" w:rsidRDefault="00CC25E7" w:rsidP="00383D8D">
            <w:pPr>
              <w:pStyle w:val="NormalWeb"/>
              <w:spacing w:before="0" w:beforeAutospacing="0" w:after="0" w:afterAutospacing="0" w:line="360" w:lineRule="auto"/>
              <w:jc w:val="center"/>
              <w:rPr>
                <w:ins w:id="3472" w:author="Samylla Oliveira" w:date="2020-08-26T12:13:00Z"/>
                <w:color w:val="2E2E2E"/>
                <w:sz w:val="20"/>
                <w:szCs w:val="20"/>
              </w:rPr>
            </w:pPr>
            <w:ins w:id="3473" w:author="Samylla Oliveira" w:date="2020-08-26T21:09:00Z">
              <w:r>
                <w:rPr>
                  <w:color w:val="2E2E2E"/>
                  <w:sz w:val="20"/>
                  <w:szCs w:val="20"/>
                </w:rPr>
                <w:t>(± 21,54)</w:t>
              </w:r>
            </w:ins>
          </w:p>
        </w:tc>
        <w:tc>
          <w:tcPr>
            <w:tcW w:w="992" w:type="dxa"/>
            <w:vAlign w:val="center"/>
            <w:tcPrChange w:id="3474" w:author="Samylla Oliveira" w:date="2020-08-26T17:10:00Z">
              <w:tcPr>
                <w:tcW w:w="992" w:type="dxa"/>
                <w:gridSpan w:val="2"/>
                <w:vAlign w:val="center"/>
              </w:tcPr>
            </w:tcPrChange>
          </w:tcPr>
          <w:p w14:paraId="656512EE" w14:textId="77777777" w:rsidR="00383D8D" w:rsidRDefault="00620588" w:rsidP="00383D8D">
            <w:pPr>
              <w:pStyle w:val="NormalWeb"/>
              <w:spacing w:before="0" w:beforeAutospacing="0" w:after="0" w:afterAutospacing="0" w:line="360" w:lineRule="auto"/>
              <w:jc w:val="center"/>
              <w:rPr>
                <w:ins w:id="3475" w:author="Samylla Oliveira" w:date="2020-08-26T21:24:00Z"/>
                <w:color w:val="2E2E2E"/>
                <w:sz w:val="20"/>
                <w:szCs w:val="20"/>
              </w:rPr>
            </w:pPr>
            <w:ins w:id="3476" w:author="Samylla Oliveira" w:date="2020-08-26T21:24:00Z">
              <w:r>
                <w:rPr>
                  <w:color w:val="2E2E2E"/>
                  <w:sz w:val="20"/>
                  <w:szCs w:val="20"/>
                </w:rPr>
                <w:t>19</w:t>
              </w:r>
            </w:ins>
          </w:p>
          <w:p w14:paraId="09299EDE" w14:textId="4F519DAB" w:rsidR="00620588" w:rsidRPr="008A0EE7" w:rsidRDefault="00620588" w:rsidP="00383D8D">
            <w:pPr>
              <w:pStyle w:val="NormalWeb"/>
              <w:spacing w:before="0" w:beforeAutospacing="0" w:after="0" w:afterAutospacing="0" w:line="360" w:lineRule="auto"/>
              <w:jc w:val="center"/>
              <w:rPr>
                <w:ins w:id="3477" w:author="Samylla Oliveira" w:date="2020-08-26T12:13:00Z"/>
                <w:color w:val="2E2E2E"/>
                <w:sz w:val="20"/>
                <w:szCs w:val="20"/>
              </w:rPr>
            </w:pPr>
            <w:ins w:id="3478" w:author="Samylla Oliveira" w:date="2020-08-26T21:24:00Z">
              <w:r>
                <w:rPr>
                  <w:color w:val="2E2E2E"/>
                  <w:sz w:val="20"/>
                  <w:szCs w:val="20"/>
                </w:rPr>
                <w:t>(± 13,49)</w:t>
              </w:r>
            </w:ins>
          </w:p>
        </w:tc>
        <w:tc>
          <w:tcPr>
            <w:tcW w:w="993" w:type="dxa"/>
            <w:vAlign w:val="center"/>
            <w:tcPrChange w:id="3479" w:author="Samylla Oliveira" w:date="2020-08-26T17:10:00Z">
              <w:tcPr>
                <w:tcW w:w="993" w:type="dxa"/>
                <w:gridSpan w:val="3"/>
                <w:vAlign w:val="center"/>
              </w:tcPr>
            </w:tcPrChange>
          </w:tcPr>
          <w:p w14:paraId="29A74D5A" w14:textId="77777777" w:rsidR="00383D8D" w:rsidRDefault="009A2CE3" w:rsidP="00383D8D">
            <w:pPr>
              <w:pStyle w:val="NormalWeb"/>
              <w:spacing w:before="0" w:beforeAutospacing="0" w:after="0" w:afterAutospacing="0" w:line="360" w:lineRule="auto"/>
              <w:jc w:val="center"/>
              <w:rPr>
                <w:ins w:id="3480" w:author="Samylla Oliveira" w:date="2020-08-26T21:35:00Z"/>
                <w:color w:val="2E2E2E"/>
                <w:sz w:val="20"/>
                <w:szCs w:val="20"/>
              </w:rPr>
            </w:pPr>
            <w:ins w:id="3481" w:author="Samylla Oliveira" w:date="2020-08-26T21:35:00Z">
              <w:r>
                <w:rPr>
                  <w:color w:val="2E2E2E"/>
                  <w:sz w:val="20"/>
                  <w:szCs w:val="20"/>
                </w:rPr>
                <w:t>20</w:t>
              </w:r>
            </w:ins>
          </w:p>
          <w:p w14:paraId="1CC053C9" w14:textId="3F644D68" w:rsidR="009A2CE3" w:rsidRPr="008A0EE7" w:rsidRDefault="009A2CE3" w:rsidP="00383D8D">
            <w:pPr>
              <w:pStyle w:val="NormalWeb"/>
              <w:spacing w:before="0" w:beforeAutospacing="0" w:after="0" w:afterAutospacing="0" w:line="360" w:lineRule="auto"/>
              <w:jc w:val="center"/>
              <w:rPr>
                <w:ins w:id="3482" w:author="Samylla Oliveira" w:date="2020-08-26T12:13:00Z"/>
                <w:color w:val="2E2E2E"/>
                <w:sz w:val="20"/>
                <w:szCs w:val="20"/>
              </w:rPr>
            </w:pPr>
            <w:ins w:id="3483" w:author="Samylla Oliveira" w:date="2020-08-26T21:35:00Z">
              <w:r>
                <w:rPr>
                  <w:color w:val="2E2E2E"/>
                  <w:sz w:val="20"/>
                  <w:szCs w:val="20"/>
                </w:rPr>
                <w:t>(± 19,65)</w:t>
              </w:r>
            </w:ins>
          </w:p>
        </w:tc>
        <w:tc>
          <w:tcPr>
            <w:tcW w:w="992" w:type="dxa"/>
            <w:vAlign w:val="center"/>
            <w:tcPrChange w:id="3484" w:author="Samylla Oliveira" w:date="2020-08-26T17:10:00Z">
              <w:tcPr>
                <w:tcW w:w="992" w:type="dxa"/>
                <w:gridSpan w:val="3"/>
                <w:vAlign w:val="center"/>
              </w:tcPr>
            </w:tcPrChange>
          </w:tcPr>
          <w:p w14:paraId="7F54EE39" w14:textId="77777777" w:rsidR="00383D8D" w:rsidRDefault="000F60E1" w:rsidP="00383D8D">
            <w:pPr>
              <w:pStyle w:val="NormalWeb"/>
              <w:spacing w:before="0" w:beforeAutospacing="0" w:after="0" w:afterAutospacing="0" w:line="360" w:lineRule="auto"/>
              <w:jc w:val="center"/>
              <w:rPr>
                <w:ins w:id="3485" w:author="Samylla Oliveira" w:date="2020-08-26T22:51:00Z"/>
                <w:color w:val="2E2E2E"/>
                <w:sz w:val="20"/>
                <w:szCs w:val="20"/>
              </w:rPr>
            </w:pPr>
            <w:ins w:id="3486" w:author="Samylla Oliveira" w:date="2020-08-26T22:51:00Z">
              <w:r>
                <w:rPr>
                  <w:color w:val="2E2E2E"/>
                  <w:sz w:val="20"/>
                  <w:szCs w:val="20"/>
                </w:rPr>
                <w:t>20</w:t>
              </w:r>
            </w:ins>
          </w:p>
          <w:p w14:paraId="195B1526" w14:textId="5E97EC94" w:rsidR="000F60E1" w:rsidRPr="008A0EE7" w:rsidRDefault="000F60E1" w:rsidP="00383D8D">
            <w:pPr>
              <w:pStyle w:val="NormalWeb"/>
              <w:spacing w:before="0" w:beforeAutospacing="0" w:after="0" w:afterAutospacing="0" w:line="360" w:lineRule="auto"/>
              <w:jc w:val="center"/>
              <w:rPr>
                <w:ins w:id="3487" w:author="Samylla Oliveira" w:date="2020-08-26T12:13:00Z"/>
                <w:color w:val="2E2E2E"/>
                <w:sz w:val="20"/>
                <w:szCs w:val="20"/>
              </w:rPr>
            </w:pPr>
            <w:ins w:id="3488" w:author="Samylla Oliveira" w:date="2020-08-26T22:51:00Z">
              <w:r>
                <w:rPr>
                  <w:color w:val="2E2E2E"/>
                  <w:sz w:val="20"/>
                  <w:szCs w:val="20"/>
                </w:rPr>
                <w:t>(</w:t>
              </w:r>
            </w:ins>
            <w:ins w:id="3489" w:author="Samylla Oliveira" w:date="2020-08-26T22:52:00Z">
              <w:r>
                <w:rPr>
                  <w:color w:val="2E2E2E"/>
                  <w:sz w:val="20"/>
                  <w:szCs w:val="20"/>
                </w:rPr>
                <w:t xml:space="preserve">± </w:t>
              </w:r>
            </w:ins>
            <w:ins w:id="3490" w:author="Samylla Oliveira" w:date="2020-08-26T22:51:00Z">
              <w:r>
                <w:rPr>
                  <w:color w:val="2E2E2E"/>
                  <w:sz w:val="20"/>
                  <w:szCs w:val="20"/>
                </w:rPr>
                <w:t>17,38)</w:t>
              </w:r>
            </w:ins>
          </w:p>
        </w:tc>
        <w:tc>
          <w:tcPr>
            <w:tcW w:w="1084" w:type="dxa"/>
            <w:tcPrChange w:id="3491" w:author="Samylla Oliveira" w:date="2020-08-26T17:10:00Z">
              <w:tcPr>
                <w:tcW w:w="1042" w:type="dxa"/>
                <w:gridSpan w:val="3"/>
              </w:tcPr>
            </w:tcPrChange>
          </w:tcPr>
          <w:p w14:paraId="7295F00A" w14:textId="77777777" w:rsidR="00383D8D" w:rsidRDefault="00A83512" w:rsidP="00383D8D">
            <w:pPr>
              <w:pStyle w:val="NormalWeb"/>
              <w:spacing w:before="0" w:beforeAutospacing="0" w:after="0" w:afterAutospacing="0" w:line="360" w:lineRule="auto"/>
              <w:jc w:val="center"/>
              <w:rPr>
                <w:ins w:id="3492" w:author="Samylla Oliveira" w:date="2020-08-26T23:13:00Z"/>
                <w:color w:val="2E2E2E"/>
                <w:sz w:val="20"/>
                <w:szCs w:val="20"/>
              </w:rPr>
            </w:pPr>
            <w:ins w:id="3493" w:author="Samylla Oliveira" w:date="2020-08-26T23:13:00Z">
              <w:r>
                <w:rPr>
                  <w:color w:val="2E2E2E"/>
                  <w:sz w:val="20"/>
                  <w:szCs w:val="20"/>
                </w:rPr>
                <w:t>20</w:t>
              </w:r>
            </w:ins>
          </w:p>
          <w:p w14:paraId="5646FF16" w14:textId="31FA805A" w:rsidR="00A83512" w:rsidRPr="008A0EE7" w:rsidRDefault="00A83512" w:rsidP="00383D8D">
            <w:pPr>
              <w:pStyle w:val="NormalWeb"/>
              <w:spacing w:before="0" w:beforeAutospacing="0" w:after="0" w:afterAutospacing="0" w:line="360" w:lineRule="auto"/>
              <w:jc w:val="center"/>
              <w:rPr>
                <w:ins w:id="3494" w:author="Samylla Oliveira" w:date="2020-08-26T14:20:00Z"/>
                <w:color w:val="2E2E2E"/>
                <w:sz w:val="20"/>
                <w:szCs w:val="20"/>
              </w:rPr>
            </w:pPr>
            <w:ins w:id="3495" w:author="Samylla Oliveira" w:date="2020-08-26T23:13:00Z">
              <w:r>
                <w:rPr>
                  <w:color w:val="2E2E2E"/>
                  <w:sz w:val="20"/>
                  <w:szCs w:val="20"/>
                </w:rPr>
                <w:t>(± 17,86)</w:t>
              </w:r>
            </w:ins>
          </w:p>
        </w:tc>
      </w:tr>
      <w:tr w:rsidR="00383D8D" w14:paraId="31100E0F" w14:textId="65C68E93" w:rsidTr="001603C4">
        <w:tblPrEx>
          <w:tblW w:w="9301" w:type="dxa"/>
          <w:jc w:val="center"/>
          <w:tblPrExChange w:id="3496" w:author="Samylla Oliveira" w:date="2020-08-26T17:10:00Z">
            <w:tblPrEx>
              <w:tblW w:w="9301" w:type="dxa"/>
              <w:jc w:val="center"/>
            </w:tblPrEx>
          </w:tblPrExChange>
        </w:tblPrEx>
        <w:trPr>
          <w:trHeight w:val="345"/>
          <w:jc w:val="center"/>
          <w:ins w:id="3497" w:author="Samylla Oliveira" w:date="2020-08-26T12:13:00Z"/>
          <w:trPrChange w:id="3498" w:author="Samylla Oliveira" w:date="2020-08-26T17:10:00Z">
            <w:trPr>
              <w:gridAfter w:val="0"/>
              <w:wAfter w:w="42" w:type="dxa"/>
              <w:trHeight w:val="345"/>
              <w:jc w:val="center"/>
            </w:trPr>
          </w:trPrChange>
        </w:trPr>
        <w:tc>
          <w:tcPr>
            <w:tcW w:w="1363" w:type="dxa"/>
            <w:vMerge w:val="restart"/>
            <w:vAlign w:val="center"/>
            <w:tcPrChange w:id="3499" w:author="Samylla Oliveira" w:date="2020-08-26T17:10:00Z">
              <w:tcPr>
                <w:tcW w:w="1363" w:type="dxa"/>
                <w:vMerge w:val="restart"/>
                <w:vAlign w:val="center"/>
              </w:tcPr>
            </w:tcPrChange>
          </w:tcPr>
          <w:p w14:paraId="26B94EB1" w14:textId="77777777" w:rsidR="00383D8D" w:rsidRPr="00100A76" w:rsidRDefault="00383D8D">
            <w:pPr>
              <w:pStyle w:val="NormalWeb"/>
              <w:spacing w:before="0" w:beforeAutospacing="0" w:after="0" w:afterAutospacing="0" w:line="360" w:lineRule="auto"/>
              <w:jc w:val="center"/>
              <w:rPr>
                <w:ins w:id="3500" w:author="Samylla Oliveira" w:date="2020-08-26T12:13:00Z"/>
                <w:color w:val="2E2E2E"/>
                <w:sz w:val="20"/>
                <w:szCs w:val="20"/>
              </w:rPr>
            </w:pPr>
            <w:ins w:id="3501" w:author="Samylla Oliveira" w:date="2020-08-26T12:13:00Z">
              <w:r w:rsidRPr="00100A76">
                <w:rPr>
                  <w:color w:val="2E2E2E"/>
                  <w:sz w:val="20"/>
                  <w:szCs w:val="20"/>
                </w:rPr>
                <w:t>Mesocosmos</w:t>
              </w:r>
            </w:ins>
          </w:p>
          <w:p w14:paraId="3D034E18" w14:textId="5A0D6F93" w:rsidR="00383D8D" w:rsidRPr="008A0EE7" w:rsidRDefault="00383D8D">
            <w:pPr>
              <w:pStyle w:val="NormalWeb"/>
              <w:spacing w:before="0" w:beforeAutospacing="0" w:after="0" w:afterAutospacing="0" w:line="360" w:lineRule="auto"/>
              <w:jc w:val="center"/>
              <w:rPr>
                <w:ins w:id="3502" w:author="Samylla Oliveira" w:date="2020-08-26T12:13:00Z"/>
                <w:color w:val="2E2E2E"/>
                <w:sz w:val="20"/>
                <w:szCs w:val="20"/>
              </w:rPr>
            </w:pPr>
            <w:ins w:id="3503" w:author="Samylla Oliveira" w:date="2020-08-26T12:13:00Z">
              <w:r w:rsidRPr="00100A76">
                <w:rPr>
                  <w:color w:val="2E2E2E"/>
                  <w:sz w:val="20"/>
                  <w:szCs w:val="20"/>
                </w:rPr>
                <w:t>Tratamento</w:t>
              </w:r>
            </w:ins>
          </w:p>
        </w:tc>
        <w:tc>
          <w:tcPr>
            <w:tcW w:w="1828" w:type="dxa"/>
            <w:vMerge/>
            <w:vAlign w:val="center"/>
            <w:tcPrChange w:id="3504" w:author="Samylla Oliveira" w:date="2020-08-26T17:10:00Z">
              <w:tcPr>
                <w:tcW w:w="1828" w:type="dxa"/>
                <w:gridSpan w:val="2"/>
                <w:vMerge/>
                <w:vAlign w:val="center"/>
              </w:tcPr>
            </w:tcPrChange>
          </w:tcPr>
          <w:p w14:paraId="42D7C87C" w14:textId="77777777" w:rsidR="00383D8D" w:rsidRPr="008A0EE7" w:rsidRDefault="00383D8D">
            <w:pPr>
              <w:pStyle w:val="NormalWeb"/>
              <w:spacing w:before="0" w:beforeAutospacing="0" w:after="0" w:afterAutospacing="0" w:line="360" w:lineRule="auto"/>
              <w:jc w:val="center"/>
              <w:rPr>
                <w:ins w:id="3505" w:author="Samylla Oliveira" w:date="2020-08-26T12:13:00Z"/>
                <w:color w:val="2E2E2E"/>
                <w:sz w:val="20"/>
                <w:szCs w:val="20"/>
              </w:rPr>
            </w:pPr>
          </w:p>
        </w:tc>
        <w:tc>
          <w:tcPr>
            <w:tcW w:w="1061" w:type="dxa"/>
            <w:vAlign w:val="center"/>
            <w:tcPrChange w:id="3506" w:author="Samylla Oliveira" w:date="2020-08-26T17:10:00Z">
              <w:tcPr>
                <w:tcW w:w="1061" w:type="dxa"/>
                <w:gridSpan w:val="3"/>
                <w:vAlign w:val="center"/>
              </w:tcPr>
            </w:tcPrChange>
          </w:tcPr>
          <w:p w14:paraId="6B3307C0" w14:textId="35810F16" w:rsidR="00383D8D" w:rsidRPr="008A0EE7" w:rsidRDefault="00383D8D">
            <w:pPr>
              <w:pStyle w:val="NormalWeb"/>
              <w:spacing w:before="0" w:beforeAutospacing="0" w:after="0" w:afterAutospacing="0" w:line="360" w:lineRule="auto"/>
              <w:jc w:val="center"/>
              <w:rPr>
                <w:ins w:id="3507" w:author="Samylla Oliveira" w:date="2020-08-26T12:13:00Z"/>
                <w:color w:val="2E2E2E"/>
                <w:sz w:val="20"/>
                <w:szCs w:val="20"/>
              </w:rPr>
            </w:pPr>
            <w:ins w:id="3508" w:author="Samylla Oliveira" w:date="2020-08-26T17:17:00Z">
              <w:r>
                <w:rPr>
                  <w:color w:val="2E2E2E"/>
                  <w:sz w:val="20"/>
                  <w:szCs w:val="20"/>
                </w:rPr>
                <w:t>27</w:t>
              </w:r>
            </w:ins>
          </w:p>
        </w:tc>
        <w:tc>
          <w:tcPr>
            <w:tcW w:w="988" w:type="dxa"/>
            <w:vAlign w:val="center"/>
            <w:tcPrChange w:id="3509" w:author="Samylla Oliveira" w:date="2020-08-26T17:10:00Z">
              <w:tcPr>
                <w:tcW w:w="988" w:type="dxa"/>
                <w:gridSpan w:val="2"/>
                <w:vAlign w:val="center"/>
              </w:tcPr>
            </w:tcPrChange>
          </w:tcPr>
          <w:p w14:paraId="1FBD2E43" w14:textId="04D39670" w:rsidR="00383D8D" w:rsidRPr="008A0EE7" w:rsidRDefault="00FC2C8E">
            <w:pPr>
              <w:pStyle w:val="NormalWeb"/>
              <w:spacing w:before="0" w:beforeAutospacing="0" w:after="0" w:afterAutospacing="0" w:line="360" w:lineRule="auto"/>
              <w:jc w:val="center"/>
              <w:rPr>
                <w:ins w:id="3510" w:author="Samylla Oliveira" w:date="2020-08-26T12:13:00Z"/>
                <w:color w:val="2E2E2E"/>
                <w:sz w:val="20"/>
                <w:szCs w:val="20"/>
              </w:rPr>
            </w:pPr>
            <w:ins w:id="3511" w:author="Samylla Oliveira" w:date="2020-08-26T21:01:00Z">
              <w:r>
                <w:rPr>
                  <w:color w:val="2E2E2E"/>
                  <w:sz w:val="20"/>
                  <w:szCs w:val="20"/>
                </w:rPr>
                <w:t>6</w:t>
              </w:r>
            </w:ins>
          </w:p>
        </w:tc>
        <w:tc>
          <w:tcPr>
            <w:tcW w:w="992" w:type="dxa"/>
            <w:vAlign w:val="center"/>
            <w:tcPrChange w:id="3512" w:author="Samylla Oliveira" w:date="2020-08-26T17:10:00Z">
              <w:tcPr>
                <w:tcW w:w="992" w:type="dxa"/>
                <w:gridSpan w:val="2"/>
                <w:vAlign w:val="center"/>
              </w:tcPr>
            </w:tcPrChange>
          </w:tcPr>
          <w:p w14:paraId="37A48E31" w14:textId="06A4FBC5" w:rsidR="00383D8D" w:rsidRPr="008A0EE7" w:rsidRDefault="0002456F">
            <w:pPr>
              <w:pStyle w:val="NormalWeb"/>
              <w:spacing w:before="0" w:beforeAutospacing="0" w:after="0" w:afterAutospacing="0" w:line="360" w:lineRule="auto"/>
              <w:jc w:val="center"/>
              <w:rPr>
                <w:ins w:id="3513" w:author="Samylla Oliveira" w:date="2020-08-26T12:13:00Z"/>
                <w:color w:val="2E2E2E"/>
                <w:sz w:val="20"/>
                <w:szCs w:val="20"/>
              </w:rPr>
            </w:pPr>
            <w:ins w:id="3514" w:author="Samylla Oliveira" w:date="2020-08-26T21:20:00Z">
              <w:r>
                <w:rPr>
                  <w:color w:val="2E2E2E"/>
                  <w:sz w:val="20"/>
                  <w:szCs w:val="20"/>
                </w:rPr>
                <w:t>15</w:t>
              </w:r>
            </w:ins>
          </w:p>
        </w:tc>
        <w:tc>
          <w:tcPr>
            <w:tcW w:w="993" w:type="dxa"/>
            <w:vAlign w:val="center"/>
            <w:tcPrChange w:id="3515" w:author="Samylla Oliveira" w:date="2020-08-26T17:10:00Z">
              <w:tcPr>
                <w:tcW w:w="993" w:type="dxa"/>
                <w:gridSpan w:val="3"/>
                <w:vAlign w:val="center"/>
              </w:tcPr>
            </w:tcPrChange>
          </w:tcPr>
          <w:p w14:paraId="3EEFBD13" w14:textId="5FFC509C" w:rsidR="00383D8D" w:rsidRPr="008A0EE7" w:rsidRDefault="00B276AC">
            <w:pPr>
              <w:pStyle w:val="NormalWeb"/>
              <w:spacing w:before="0" w:beforeAutospacing="0" w:after="0" w:afterAutospacing="0" w:line="360" w:lineRule="auto"/>
              <w:jc w:val="center"/>
              <w:rPr>
                <w:ins w:id="3516" w:author="Samylla Oliveira" w:date="2020-08-26T12:13:00Z"/>
                <w:color w:val="2E2E2E"/>
                <w:sz w:val="20"/>
                <w:szCs w:val="20"/>
              </w:rPr>
            </w:pPr>
            <w:ins w:id="3517" w:author="Samylla Oliveira" w:date="2020-08-26T21:31:00Z">
              <w:r>
                <w:rPr>
                  <w:color w:val="2E2E2E"/>
                  <w:sz w:val="20"/>
                  <w:szCs w:val="20"/>
                </w:rPr>
                <w:t>13</w:t>
              </w:r>
            </w:ins>
          </w:p>
        </w:tc>
        <w:tc>
          <w:tcPr>
            <w:tcW w:w="992" w:type="dxa"/>
            <w:vAlign w:val="center"/>
            <w:tcPrChange w:id="3518" w:author="Samylla Oliveira" w:date="2020-08-26T17:10:00Z">
              <w:tcPr>
                <w:tcW w:w="992" w:type="dxa"/>
                <w:gridSpan w:val="3"/>
                <w:vAlign w:val="center"/>
              </w:tcPr>
            </w:tcPrChange>
          </w:tcPr>
          <w:p w14:paraId="0E35627D" w14:textId="4290EE1A" w:rsidR="00383D8D" w:rsidRPr="008A0EE7" w:rsidRDefault="00192664">
            <w:pPr>
              <w:pStyle w:val="NormalWeb"/>
              <w:spacing w:before="0" w:beforeAutospacing="0" w:after="0" w:afterAutospacing="0" w:line="360" w:lineRule="auto"/>
              <w:jc w:val="center"/>
              <w:rPr>
                <w:ins w:id="3519" w:author="Samylla Oliveira" w:date="2020-08-26T12:13:00Z"/>
                <w:color w:val="2E2E2E"/>
                <w:sz w:val="20"/>
                <w:szCs w:val="20"/>
              </w:rPr>
            </w:pPr>
            <w:ins w:id="3520" w:author="Samylla Oliveira" w:date="2020-08-26T22:47:00Z">
              <w:r>
                <w:rPr>
                  <w:color w:val="2E2E2E"/>
                  <w:sz w:val="20"/>
                  <w:szCs w:val="20"/>
                </w:rPr>
                <w:t>21</w:t>
              </w:r>
            </w:ins>
          </w:p>
        </w:tc>
        <w:tc>
          <w:tcPr>
            <w:tcW w:w="1084" w:type="dxa"/>
            <w:tcPrChange w:id="3521" w:author="Samylla Oliveira" w:date="2020-08-26T17:10:00Z">
              <w:tcPr>
                <w:tcW w:w="1042" w:type="dxa"/>
                <w:gridSpan w:val="3"/>
              </w:tcPr>
            </w:tcPrChange>
          </w:tcPr>
          <w:p w14:paraId="0D587931" w14:textId="77309A3A" w:rsidR="00383D8D" w:rsidRPr="008A0EE7" w:rsidRDefault="00E54B0A" w:rsidP="00383D8D">
            <w:pPr>
              <w:pStyle w:val="NormalWeb"/>
              <w:spacing w:before="0" w:beforeAutospacing="0" w:after="0" w:afterAutospacing="0" w:line="360" w:lineRule="auto"/>
              <w:jc w:val="center"/>
              <w:rPr>
                <w:ins w:id="3522" w:author="Samylla Oliveira" w:date="2020-08-26T14:20:00Z"/>
                <w:color w:val="2E2E2E"/>
                <w:sz w:val="20"/>
                <w:szCs w:val="20"/>
              </w:rPr>
            </w:pPr>
            <w:ins w:id="3523" w:author="Samylla Oliveira" w:date="2020-08-26T23:04:00Z">
              <w:r>
                <w:rPr>
                  <w:color w:val="2E2E2E"/>
                  <w:sz w:val="20"/>
                  <w:szCs w:val="20"/>
                </w:rPr>
                <w:t>16</w:t>
              </w:r>
            </w:ins>
          </w:p>
        </w:tc>
      </w:tr>
      <w:tr w:rsidR="00383D8D" w14:paraId="34787719" w14:textId="77777777" w:rsidTr="001603C4">
        <w:tblPrEx>
          <w:tblW w:w="9301" w:type="dxa"/>
          <w:jc w:val="center"/>
          <w:tblPrExChange w:id="3524" w:author="Samylla Oliveira" w:date="2020-08-26T17:10:00Z">
            <w:tblPrEx>
              <w:tblW w:w="9301" w:type="dxa"/>
              <w:jc w:val="center"/>
            </w:tblPrEx>
          </w:tblPrExChange>
        </w:tblPrEx>
        <w:trPr>
          <w:trHeight w:val="345"/>
          <w:jc w:val="center"/>
          <w:ins w:id="3525" w:author="Samylla Oliveira" w:date="2020-08-26T12:13:00Z"/>
          <w:trPrChange w:id="3526" w:author="Samylla Oliveira" w:date="2020-08-26T17:10:00Z">
            <w:trPr>
              <w:gridAfter w:val="0"/>
              <w:wAfter w:w="42" w:type="dxa"/>
              <w:trHeight w:val="345"/>
              <w:jc w:val="center"/>
            </w:trPr>
          </w:trPrChange>
        </w:trPr>
        <w:tc>
          <w:tcPr>
            <w:tcW w:w="1363" w:type="dxa"/>
            <w:vMerge/>
            <w:vAlign w:val="center"/>
            <w:tcPrChange w:id="3527" w:author="Samylla Oliveira" w:date="2020-08-26T17:10:00Z">
              <w:tcPr>
                <w:tcW w:w="1363" w:type="dxa"/>
                <w:vMerge/>
                <w:vAlign w:val="center"/>
              </w:tcPr>
            </w:tcPrChange>
          </w:tcPr>
          <w:p w14:paraId="445A3947" w14:textId="77777777" w:rsidR="00383D8D" w:rsidRPr="00100A76" w:rsidRDefault="00383D8D" w:rsidP="00383D8D">
            <w:pPr>
              <w:pStyle w:val="NormalWeb"/>
              <w:spacing w:before="0" w:beforeAutospacing="0" w:after="0" w:afterAutospacing="0" w:line="360" w:lineRule="auto"/>
              <w:jc w:val="center"/>
              <w:rPr>
                <w:ins w:id="3528" w:author="Samylla Oliveira" w:date="2020-08-26T12:13:00Z"/>
                <w:color w:val="2E2E2E"/>
                <w:sz w:val="20"/>
                <w:szCs w:val="20"/>
              </w:rPr>
            </w:pPr>
          </w:p>
        </w:tc>
        <w:tc>
          <w:tcPr>
            <w:tcW w:w="1828" w:type="dxa"/>
            <w:vMerge/>
            <w:vAlign w:val="center"/>
            <w:tcPrChange w:id="3529" w:author="Samylla Oliveira" w:date="2020-08-26T17:10:00Z">
              <w:tcPr>
                <w:tcW w:w="1828" w:type="dxa"/>
                <w:gridSpan w:val="2"/>
                <w:vMerge/>
                <w:vAlign w:val="center"/>
              </w:tcPr>
            </w:tcPrChange>
          </w:tcPr>
          <w:p w14:paraId="545440A5" w14:textId="77777777" w:rsidR="00383D8D" w:rsidRPr="008A0EE7" w:rsidRDefault="00383D8D" w:rsidP="00383D8D">
            <w:pPr>
              <w:pStyle w:val="NormalWeb"/>
              <w:spacing w:before="0" w:beforeAutospacing="0" w:after="0" w:afterAutospacing="0" w:line="360" w:lineRule="auto"/>
              <w:jc w:val="center"/>
              <w:rPr>
                <w:ins w:id="3530" w:author="Samylla Oliveira" w:date="2020-08-26T12:13:00Z"/>
                <w:color w:val="2E2E2E"/>
                <w:sz w:val="20"/>
                <w:szCs w:val="20"/>
              </w:rPr>
            </w:pPr>
          </w:p>
        </w:tc>
        <w:tc>
          <w:tcPr>
            <w:tcW w:w="1061" w:type="dxa"/>
            <w:vAlign w:val="center"/>
            <w:tcPrChange w:id="3531" w:author="Samylla Oliveira" w:date="2020-08-26T17:10:00Z">
              <w:tcPr>
                <w:tcW w:w="1061" w:type="dxa"/>
                <w:gridSpan w:val="3"/>
                <w:vAlign w:val="center"/>
              </w:tcPr>
            </w:tcPrChange>
          </w:tcPr>
          <w:p w14:paraId="652EFCDD" w14:textId="77777777" w:rsidR="00383D8D" w:rsidRDefault="00383D8D" w:rsidP="00383D8D">
            <w:pPr>
              <w:pStyle w:val="NormalWeb"/>
              <w:spacing w:before="0" w:beforeAutospacing="0" w:after="0" w:afterAutospacing="0" w:line="360" w:lineRule="auto"/>
              <w:jc w:val="center"/>
              <w:rPr>
                <w:ins w:id="3532" w:author="Samylla Oliveira" w:date="2020-08-26T17:17:00Z"/>
                <w:color w:val="2E2E2E"/>
                <w:sz w:val="20"/>
                <w:szCs w:val="20"/>
              </w:rPr>
            </w:pPr>
            <w:ins w:id="3533" w:author="Samylla Oliveira" w:date="2020-08-26T17:17:00Z">
              <w:r>
                <w:rPr>
                  <w:color w:val="2E2E2E"/>
                  <w:sz w:val="20"/>
                  <w:szCs w:val="20"/>
                </w:rPr>
                <w:t>33</w:t>
              </w:r>
            </w:ins>
          </w:p>
          <w:p w14:paraId="3F40CA57" w14:textId="5D07D18A" w:rsidR="00383D8D" w:rsidRPr="008A0EE7" w:rsidRDefault="00383D8D">
            <w:pPr>
              <w:pStyle w:val="NormalWeb"/>
              <w:spacing w:before="0" w:beforeAutospacing="0" w:after="0" w:afterAutospacing="0" w:line="360" w:lineRule="auto"/>
              <w:jc w:val="center"/>
              <w:rPr>
                <w:ins w:id="3534" w:author="Samylla Oliveira" w:date="2020-08-26T12:13:00Z"/>
                <w:color w:val="2E2E2E"/>
                <w:sz w:val="20"/>
                <w:szCs w:val="20"/>
              </w:rPr>
            </w:pPr>
            <w:ins w:id="3535" w:author="Samylla Oliveira" w:date="2020-08-26T17:18:00Z">
              <w:r>
                <w:rPr>
                  <w:color w:val="2E2E2E"/>
                  <w:sz w:val="20"/>
                  <w:szCs w:val="20"/>
                </w:rPr>
                <w:t>(± 22,39)</w:t>
              </w:r>
            </w:ins>
          </w:p>
        </w:tc>
        <w:tc>
          <w:tcPr>
            <w:tcW w:w="988" w:type="dxa"/>
            <w:vAlign w:val="center"/>
            <w:tcPrChange w:id="3536" w:author="Samylla Oliveira" w:date="2020-08-26T17:10:00Z">
              <w:tcPr>
                <w:tcW w:w="988" w:type="dxa"/>
                <w:gridSpan w:val="2"/>
                <w:vAlign w:val="center"/>
              </w:tcPr>
            </w:tcPrChange>
          </w:tcPr>
          <w:p w14:paraId="1E164C70" w14:textId="77777777" w:rsidR="00383D8D" w:rsidRDefault="00FC2C8E" w:rsidP="00383D8D">
            <w:pPr>
              <w:pStyle w:val="NormalWeb"/>
              <w:spacing w:before="0" w:beforeAutospacing="0" w:after="0" w:afterAutospacing="0" w:line="360" w:lineRule="auto"/>
              <w:jc w:val="center"/>
              <w:rPr>
                <w:ins w:id="3537" w:author="Samylla Oliveira" w:date="2020-08-26T21:02:00Z"/>
                <w:color w:val="2E2E2E"/>
                <w:sz w:val="20"/>
                <w:szCs w:val="20"/>
              </w:rPr>
            </w:pPr>
            <w:ins w:id="3538" w:author="Samylla Oliveira" w:date="2020-08-26T21:01:00Z">
              <w:r>
                <w:rPr>
                  <w:color w:val="2E2E2E"/>
                  <w:sz w:val="20"/>
                  <w:szCs w:val="20"/>
                </w:rPr>
                <w:t>8</w:t>
              </w:r>
            </w:ins>
          </w:p>
          <w:p w14:paraId="339F41A0" w14:textId="4825CA01" w:rsidR="00FC2C8E" w:rsidRPr="008A0EE7" w:rsidRDefault="00FC2C8E" w:rsidP="00383D8D">
            <w:pPr>
              <w:pStyle w:val="NormalWeb"/>
              <w:spacing w:before="0" w:beforeAutospacing="0" w:after="0" w:afterAutospacing="0" w:line="360" w:lineRule="auto"/>
              <w:jc w:val="center"/>
              <w:rPr>
                <w:ins w:id="3539" w:author="Samylla Oliveira" w:date="2020-08-26T12:13:00Z"/>
                <w:color w:val="2E2E2E"/>
                <w:sz w:val="20"/>
                <w:szCs w:val="20"/>
              </w:rPr>
            </w:pPr>
            <w:ins w:id="3540" w:author="Samylla Oliveira" w:date="2020-08-26T21:02:00Z">
              <w:r>
                <w:rPr>
                  <w:color w:val="2E2E2E"/>
                  <w:sz w:val="20"/>
                  <w:szCs w:val="20"/>
                </w:rPr>
                <w:t>(± 6,04)</w:t>
              </w:r>
            </w:ins>
          </w:p>
        </w:tc>
        <w:tc>
          <w:tcPr>
            <w:tcW w:w="992" w:type="dxa"/>
            <w:vAlign w:val="center"/>
            <w:tcPrChange w:id="3541" w:author="Samylla Oliveira" w:date="2020-08-26T17:10:00Z">
              <w:tcPr>
                <w:tcW w:w="992" w:type="dxa"/>
                <w:gridSpan w:val="2"/>
                <w:vAlign w:val="center"/>
              </w:tcPr>
            </w:tcPrChange>
          </w:tcPr>
          <w:p w14:paraId="7F5D628C" w14:textId="77777777" w:rsidR="00383D8D" w:rsidRDefault="0002456F" w:rsidP="00383D8D">
            <w:pPr>
              <w:pStyle w:val="NormalWeb"/>
              <w:spacing w:before="0" w:beforeAutospacing="0" w:after="0" w:afterAutospacing="0" w:line="360" w:lineRule="auto"/>
              <w:jc w:val="center"/>
              <w:rPr>
                <w:ins w:id="3542" w:author="Samylla Oliveira" w:date="2020-08-26T21:20:00Z"/>
                <w:color w:val="2E2E2E"/>
                <w:sz w:val="20"/>
                <w:szCs w:val="20"/>
              </w:rPr>
            </w:pPr>
            <w:ins w:id="3543" w:author="Samylla Oliveira" w:date="2020-08-26T21:20:00Z">
              <w:r>
                <w:rPr>
                  <w:color w:val="2E2E2E"/>
                  <w:sz w:val="20"/>
                  <w:szCs w:val="20"/>
                </w:rPr>
                <w:t>24</w:t>
              </w:r>
            </w:ins>
          </w:p>
          <w:p w14:paraId="7FA55EAE" w14:textId="4C2E1984" w:rsidR="0002456F" w:rsidRPr="008A0EE7" w:rsidRDefault="0002456F" w:rsidP="00383D8D">
            <w:pPr>
              <w:pStyle w:val="NormalWeb"/>
              <w:spacing w:before="0" w:beforeAutospacing="0" w:after="0" w:afterAutospacing="0" w:line="360" w:lineRule="auto"/>
              <w:jc w:val="center"/>
              <w:rPr>
                <w:ins w:id="3544" w:author="Samylla Oliveira" w:date="2020-08-26T12:13:00Z"/>
                <w:color w:val="2E2E2E"/>
                <w:sz w:val="20"/>
                <w:szCs w:val="20"/>
              </w:rPr>
            </w:pPr>
            <w:ins w:id="3545" w:author="Samylla Oliveira" w:date="2020-08-26T21:20:00Z">
              <w:r>
                <w:rPr>
                  <w:color w:val="2E2E2E"/>
                  <w:sz w:val="20"/>
                  <w:szCs w:val="20"/>
                </w:rPr>
                <w:t>(±23,99)</w:t>
              </w:r>
            </w:ins>
          </w:p>
        </w:tc>
        <w:tc>
          <w:tcPr>
            <w:tcW w:w="993" w:type="dxa"/>
            <w:vAlign w:val="center"/>
            <w:tcPrChange w:id="3546" w:author="Samylla Oliveira" w:date="2020-08-26T17:10:00Z">
              <w:tcPr>
                <w:tcW w:w="993" w:type="dxa"/>
                <w:gridSpan w:val="3"/>
                <w:vAlign w:val="center"/>
              </w:tcPr>
            </w:tcPrChange>
          </w:tcPr>
          <w:p w14:paraId="28CE83D9" w14:textId="77777777" w:rsidR="00383D8D" w:rsidRDefault="00B276AC" w:rsidP="00383D8D">
            <w:pPr>
              <w:pStyle w:val="NormalWeb"/>
              <w:spacing w:before="0" w:beforeAutospacing="0" w:after="0" w:afterAutospacing="0" w:line="360" w:lineRule="auto"/>
              <w:jc w:val="center"/>
              <w:rPr>
                <w:ins w:id="3547" w:author="Samylla Oliveira" w:date="2020-08-26T21:31:00Z"/>
                <w:color w:val="2E2E2E"/>
                <w:sz w:val="20"/>
                <w:szCs w:val="20"/>
              </w:rPr>
            </w:pPr>
            <w:ins w:id="3548" w:author="Samylla Oliveira" w:date="2020-08-26T21:31:00Z">
              <w:r>
                <w:rPr>
                  <w:color w:val="2E2E2E"/>
                  <w:sz w:val="20"/>
                  <w:szCs w:val="20"/>
                </w:rPr>
                <w:t>16</w:t>
              </w:r>
            </w:ins>
          </w:p>
          <w:p w14:paraId="062E24F6" w14:textId="05A770FB" w:rsidR="00B276AC" w:rsidRPr="008A0EE7" w:rsidRDefault="00B276AC" w:rsidP="00383D8D">
            <w:pPr>
              <w:pStyle w:val="NormalWeb"/>
              <w:spacing w:before="0" w:beforeAutospacing="0" w:after="0" w:afterAutospacing="0" w:line="360" w:lineRule="auto"/>
              <w:jc w:val="center"/>
              <w:rPr>
                <w:ins w:id="3549" w:author="Samylla Oliveira" w:date="2020-08-26T12:13:00Z"/>
                <w:color w:val="2E2E2E"/>
                <w:sz w:val="20"/>
                <w:szCs w:val="20"/>
              </w:rPr>
            </w:pPr>
            <w:ins w:id="3550" w:author="Samylla Oliveira" w:date="2020-08-26T21:31:00Z">
              <w:r>
                <w:rPr>
                  <w:color w:val="2E2E2E"/>
                  <w:sz w:val="20"/>
                  <w:szCs w:val="20"/>
                </w:rPr>
                <w:t>(±13,74)</w:t>
              </w:r>
            </w:ins>
          </w:p>
        </w:tc>
        <w:tc>
          <w:tcPr>
            <w:tcW w:w="992" w:type="dxa"/>
            <w:vAlign w:val="center"/>
            <w:tcPrChange w:id="3551" w:author="Samylla Oliveira" w:date="2020-08-26T17:10:00Z">
              <w:tcPr>
                <w:tcW w:w="992" w:type="dxa"/>
                <w:gridSpan w:val="3"/>
                <w:vAlign w:val="center"/>
              </w:tcPr>
            </w:tcPrChange>
          </w:tcPr>
          <w:p w14:paraId="217EC868" w14:textId="77777777" w:rsidR="00383D8D" w:rsidRDefault="00192664" w:rsidP="00383D8D">
            <w:pPr>
              <w:pStyle w:val="NormalWeb"/>
              <w:spacing w:before="0" w:beforeAutospacing="0" w:after="0" w:afterAutospacing="0" w:line="360" w:lineRule="auto"/>
              <w:jc w:val="center"/>
              <w:rPr>
                <w:ins w:id="3552" w:author="Samylla Oliveira" w:date="2020-08-26T22:47:00Z"/>
                <w:color w:val="2E2E2E"/>
                <w:sz w:val="20"/>
                <w:szCs w:val="20"/>
              </w:rPr>
            </w:pPr>
            <w:ins w:id="3553" w:author="Samylla Oliveira" w:date="2020-08-26T22:47:00Z">
              <w:r>
                <w:rPr>
                  <w:color w:val="2E2E2E"/>
                  <w:sz w:val="20"/>
                  <w:szCs w:val="20"/>
                </w:rPr>
                <w:t>26</w:t>
              </w:r>
            </w:ins>
          </w:p>
          <w:p w14:paraId="334CACA3" w14:textId="5357BEB5" w:rsidR="00192664" w:rsidRPr="008A0EE7" w:rsidRDefault="00192664" w:rsidP="00383D8D">
            <w:pPr>
              <w:pStyle w:val="NormalWeb"/>
              <w:spacing w:before="0" w:beforeAutospacing="0" w:after="0" w:afterAutospacing="0" w:line="360" w:lineRule="auto"/>
              <w:jc w:val="center"/>
              <w:rPr>
                <w:ins w:id="3554" w:author="Samylla Oliveira" w:date="2020-08-26T12:13:00Z"/>
                <w:color w:val="2E2E2E"/>
                <w:sz w:val="20"/>
                <w:szCs w:val="20"/>
              </w:rPr>
            </w:pPr>
            <w:ins w:id="3555" w:author="Samylla Oliveira" w:date="2020-08-26T22:47:00Z">
              <w:r>
                <w:rPr>
                  <w:color w:val="2E2E2E"/>
                  <w:sz w:val="20"/>
                  <w:szCs w:val="20"/>
                </w:rPr>
                <w:t>(± 22,91)</w:t>
              </w:r>
            </w:ins>
          </w:p>
        </w:tc>
        <w:tc>
          <w:tcPr>
            <w:tcW w:w="1084" w:type="dxa"/>
            <w:tcPrChange w:id="3556" w:author="Samylla Oliveira" w:date="2020-08-26T17:10:00Z">
              <w:tcPr>
                <w:tcW w:w="1042" w:type="dxa"/>
                <w:gridSpan w:val="3"/>
              </w:tcPr>
            </w:tcPrChange>
          </w:tcPr>
          <w:p w14:paraId="5212BE98" w14:textId="77777777" w:rsidR="00383D8D" w:rsidRDefault="00E54B0A" w:rsidP="00383D8D">
            <w:pPr>
              <w:pStyle w:val="NormalWeb"/>
              <w:spacing w:before="0" w:beforeAutospacing="0" w:after="0" w:afterAutospacing="0" w:line="360" w:lineRule="auto"/>
              <w:jc w:val="center"/>
              <w:rPr>
                <w:ins w:id="3557" w:author="Samylla Oliveira" w:date="2020-08-26T23:04:00Z"/>
                <w:color w:val="2E2E2E"/>
                <w:sz w:val="20"/>
                <w:szCs w:val="20"/>
              </w:rPr>
            </w:pPr>
            <w:ins w:id="3558" w:author="Samylla Oliveira" w:date="2020-08-26T23:04:00Z">
              <w:r>
                <w:rPr>
                  <w:color w:val="2E2E2E"/>
                  <w:sz w:val="20"/>
                  <w:szCs w:val="20"/>
                </w:rPr>
                <w:t>23</w:t>
              </w:r>
            </w:ins>
          </w:p>
          <w:p w14:paraId="1F87B6B1" w14:textId="452BAADB" w:rsidR="00E54B0A" w:rsidRPr="008A0EE7" w:rsidRDefault="00E54B0A" w:rsidP="00383D8D">
            <w:pPr>
              <w:pStyle w:val="NormalWeb"/>
              <w:spacing w:before="0" w:beforeAutospacing="0" w:after="0" w:afterAutospacing="0" w:line="360" w:lineRule="auto"/>
              <w:jc w:val="center"/>
              <w:rPr>
                <w:ins w:id="3559" w:author="Samylla Oliveira" w:date="2020-08-26T14:20:00Z"/>
                <w:color w:val="2E2E2E"/>
                <w:sz w:val="20"/>
                <w:szCs w:val="20"/>
              </w:rPr>
            </w:pPr>
            <w:ins w:id="3560" w:author="Samylla Oliveira" w:date="2020-08-26T23:04:00Z">
              <w:r>
                <w:rPr>
                  <w:color w:val="2E2E2E"/>
                  <w:sz w:val="20"/>
                  <w:szCs w:val="20"/>
                </w:rPr>
                <w:t>(± 19,39</w:t>
              </w:r>
            </w:ins>
            <w:ins w:id="3561" w:author="Samylla Oliveira" w:date="2020-08-26T23:05:00Z">
              <w:r>
                <w:rPr>
                  <w:color w:val="2E2E2E"/>
                  <w:sz w:val="20"/>
                  <w:szCs w:val="20"/>
                </w:rPr>
                <w:t>)</w:t>
              </w:r>
            </w:ins>
          </w:p>
        </w:tc>
      </w:tr>
      <w:tr w:rsidR="00383D8D" w14:paraId="50749471" w14:textId="162E13D6" w:rsidTr="001603C4">
        <w:tblPrEx>
          <w:tblW w:w="9301" w:type="dxa"/>
          <w:jc w:val="center"/>
          <w:tblPrExChange w:id="3562" w:author="Samylla Oliveira" w:date="2020-08-26T17:10:00Z">
            <w:tblPrEx>
              <w:tblW w:w="8784" w:type="dxa"/>
              <w:jc w:val="center"/>
            </w:tblPrEx>
          </w:tblPrExChange>
        </w:tblPrEx>
        <w:trPr>
          <w:trHeight w:val="173"/>
          <w:jc w:val="center"/>
          <w:ins w:id="3563" w:author="Samylla Oliveira" w:date="2020-08-26T13:15:00Z"/>
          <w:trPrChange w:id="3564" w:author="Samylla Oliveira" w:date="2020-08-26T17:10:00Z">
            <w:trPr>
              <w:gridAfter w:val="0"/>
              <w:trHeight w:val="173"/>
              <w:jc w:val="center"/>
            </w:trPr>
          </w:trPrChange>
        </w:trPr>
        <w:tc>
          <w:tcPr>
            <w:tcW w:w="1363" w:type="dxa"/>
            <w:vMerge w:val="restart"/>
            <w:vAlign w:val="center"/>
            <w:tcPrChange w:id="3565" w:author="Samylla Oliveira" w:date="2020-08-26T17:10:00Z">
              <w:tcPr>
                <w:tcW w:w="1377" w:type="dxa"/>
                <w:gridSpan w:val="2"/>
                <w:vMerge w:val="restart"/>
                <w:vAlign w:val="center"/>
              </w:tcPr>
            </w:tcPrChange>
          </w:tcPr>
          <w:p w14:paraId="04C06CA4" w14:textId="095DA8BF" w:rsidR="00383D8D" w:rsidRPr="00100A76" w:rsidRDefault="00383D8D">
            <w:pPr>
              <w:pStyle w:val="NormalWeb"/>
              <w:spacing w:before="0" w:beforeAutospacing="0" w:after="0" w:afterAutospacing="0" w:line="360" w:lineRule="auto"/>
              <w:jc w:val="center"/>
              <w:rPr>
                <w:ins w:id="3566" w:author="Samylla Oliveira" w:date="2020-08-26T13:15:00Z"/>
                <w:color w:val="2E2E2E"/>
                <w:sz w:val="20"/>
                <w:szCs w:val="20"/>
              </w:rPr>
            </w:pPr>
            <w:ins w:id="3567" w:author="Samylla Oliveira" w:date="2020-08-26T13:15:00Z">
              <w:r w:rsidRPr="00100A76">
                <w:rPr>
                  <w:color w:val="2E2E2E"/>
                  <w:sz w:val="20"/>
                  <w:szCs w:val="20"/>
                </w:rPr>
                <w:t>Água bruta</w:t>
              </w:r>
            </w:ins>
          </w:p>
        </w:tc>
        <w:tc>
          <w:tcPr>
            <w:tcW w:w="1828" w:type="dxa"/>
            <w:vMerge w:val="restart"/>
            <w:vAlign w:val="center"/>
            <w:tcPrChange w:id="3568" w:author="Samylla Oliveira" w:date="2020-08-26T17:10:00Z">
              <w:tcPr>
                <w:tcW w:w="1828" w:type="dxa"/>
                <w:gridSpan w:val="2"/>
                <w:vMerge w:val="restart"/>
                <w:vAlign w:val="center"/>
              </w:tcPr>
            </w:tcPrChange>
          </w:tcPr>
          <w:p w14:paraId="651488E5" w14:textId="34E9A1AB" w:rsidR="00383D8D" w:rsidRPr="00DA1D22" w:rsidRDefault="00383D8D">
            <w:pPr>
              <w:pStyle w:val="NormalWeb"/>
              <w:spacing w:before="0" w:beforeAutospacing="0" w:after="0" w:afterAutospacing="0" w:line="360" w:lineRule="auto"/>
              <w:jc w:val="center"/>
              <w:rPr>
                <w:ins w:id="3569" w:author="Samylla Oliveira" w:date="2020-08-26T13:15:00Z"/>
                <w:i/>
                <w:color w:val="2E2E2E"/>
                <w:sz w:val="20"/>
                <w:szCs w:val="20"/>
                <w:rPrChange w:id="3570" w:author="Samylla Oliveira" w:date="2020-08-26T13:17:00Z">
                  <w:rPr>
                    <w:ins w:id="3571" w:author="Samylla Oliveira" w:date="2020-08-26T13:15:00Z"/>
                    <w:color w:val="2E2E2E"/>
                    <w:sz w:val="20"/>
                    <w:szCs w:val="20"/>
                  </w:rPr>
                </w:rPrChange>
              </w:rPr>
            </w:pPr>
            <w:ins w:id="3572" w:author="Samylla Oliveira" w:date="2020-08-26T13:16:00Z">
              <w:r w:rsidRPr="00DA1D22">
                <w:rPr>
                  <w:i/>
                  <w:color w:val="2E2E2E"/>
                  <w:sz w:val="20"/>
                  <w:szCs w:val="20"/>
                  <w:rPrChange w:id="3573" w:author="Samylla Oliveira" w:date="2020-08-26T13:17:00Z">
                    <w:rPr>
                      <w:color w:val="2E2E2E"/>
                      <w:sz w:val="20"/>
                      <w:szCs w:val="20"/>
                    </w:rPr>
                  </w:rPrChange>
                </w:rPr>
                <w:t>Planktothrix agardhii</w:t>
              </w:r>
            </w:ins>
          </w:p>
        </w:tc>
        <w:tc>
          <w:tcPr>
            <w:tcW w:w="1061" w:type="dxa"/>
            <w:vAlign w:val="center"/>
            <w:tcPrChange w:id="3574" w:author="Samylla Oliveira" w:date="2020-08-26T17:10:00Z">
              <w:tcPr>
                <w:tcW w:w="876" w:type="dxa"/>
                <w:vAlign w:val="center"/>
              </w:tcPr>
            </w:tcPrChange>
          </w:tcPr>
          <w:p w14:paraId="5FD4B7AB" w14:textId="42EEB343" w:rsidR="00383D8D" w:rsidRPr="008A0EE7" w:rsidRDefault="00383D8D">
            <w:pPr>
              <w:pStyle w:val="NormalWeb"/>
              <w:spacing w:before="0" w:beforeAutospacing="0" w:after="0" w:afterAutospacing="0" w:line="360" w:lineRule="auto"/>
              <w:jc w:val="center"/>
              <w:rPr>
                <w:ins w:id="3575" w:author="Samylla Oliveira" w:date="2020-08-26T13:15:00Z"/>
                <w:color w:val="2E2E2E"/>
                <w:sz w:val="20"/>
                <w:szCs w:val="20"/>
              </w:rPr>
            </w:pPr>
            <w:ins w:id="3576" w:author="Samylla Oliveira" w:date="2020-08-26T15:02:00Z">
              <w:r>
                <w:rPr>
                  <w:color w:val="2E2E2E"/>
                  <w:sz w:val="20"/>
                  <w:szCs w:val="20"/>
                </w:rPr>
                <w:t>85</w:t>
              </w:r>
            </w:ins>
          </w:p>
        </w:tc>
        <w:tc>
          <w:tcPr>
            <w:tcW w:w="988" w:type="dxa"/>
            <w:vAlign w:val="center"/>
            <w:tcPrChange w:id="3577" w:author="Samylla Oliveira" w:date="2020-08-26T17:10:00Z">
              <w:tcPr>
                <w:tcW w:w="903" w:type="dxa"/>
                <w:gridSpan w:val="2"/>
                <w:vAlign w:val="center"/>
              </w:tcPr>
            </w:tcPrChange>
          </w:tcPr>
          <w:p w14:paraId="7E970C56" w14:textId="132AA440" w:rsidR="00383D8D" w:rsidRPr="008A0EE7" w:rsidRDefault="00383D8D">
            <w:pPr>
              <w:pStyle w:val="NormalWeb"/>
              <w:spacing w:before="0" w:beforeAutospacing="0" w:after="0" w:afterAutospacing="0" w:line="360" w:lineRule="auto"/>
              <w:jc w:val="center"/>
              <w:rPr>
                <w:ins w:id="3578" w:author="Samylla Oliveira" w:date="2020-08-26T13:15:00Z"/>
                <w:color w:val="2E2E2E"/>
                <w:sz w:val="20"/>
                <w:szCs w:val="20"/>
              </w:rPr>
            </w:pPr>
            <w:ins w:id="3579" w:author="Samylla Oliveira" w:date="2020-08-26T15:15:00Z">
              <w:r>
                <w:rPr>
                  <w:color w:val="2E2E2E"/>
                  <w:sz w:val="20"/>
                  <w:szCs w:val="20"/>
                </w:rPr>
                <w:t>53</w:t>
              </w:r>
            </w:ins>
          </w:p>
        </w:tc>
        <w:tc>
          <w:tcPr>
            <w:tcW w:w="992" w:type="dxa"/>
            <w:vAlign w:val="center"/>
            <w:tcPrChange w:id="3580" w:author="Samylla Oliveira" w:date="2020-08-26T17:10:00Z">
              <w:tcPr>
                <w:tcW w:w="929" w:type="dxa"/>
                <w:gridSpan w:val="2"/>
                <w:vAlign w:val="center"/>
              </w:tcPr>
            </w:tcPrChange>
          </w:tcPr>
          <w:p w14:paraId="03C12AB2" w14:textId="08F6C134" w:rsidR="00383D8D" w:rsidRPr="008A0EE7" w:rsidRDefault="00383D8D">
            <w:pPr>
              <w:pStyle w:val="NormalWeb"/>
              <w:spacing w:before="0" w:beforeAutospacing="0" w:after="0" w:afterAutospacing="0" w:line="360" w:lineRule="auto"/>
              <w:jc w:val="center"/>
              <w:rPr>
                <w:ins w:id="3581" w:author="Samylla Oliveira" w:date="2020-08-26T13:15:00Z"/>
                <w:color w:val="2E2E2E"/>
                <w:sz w:val="20"/>
                <w:szCs w:val="20"/>
              </w:rPr>
            </w:pPr>
            <w:ins w:id="3582" w:author="Samylla Oliveira" w:date="2020-08-26T15:25:00Z">
              <w:r>
                <w:rPr>
                  <w:color w:val="2E2E2E"/>
                  <w:sz w:val="20"/>
                  <w:szCs w:val="20"/>
                </w:rPr>
                <w:t>56</w:t>
              </w:r>
            </w:ins>
          </w:p>
        </w:tc>
        <w:tc>
          <w:tcPr>
            <w:tcW w:w="993" w:type="dxa"/>
            <w:vAlign w:val="center"/>
            <w:tcPrChange w:id="3583" w:author="Samylla Oliveira" w:date="2020-08-26T17:10:00Z">
              <w:tcPr>
                <w:tcW w:w="892" w:type="dxa"/>
                <w:gridSpan w:val="2"/>
                <w:vAlign w:val="center"/>
              </w:tcPr>
            </w:tcPrChange>
          </w:tcPr>
          <w:p w14:paraId="248F8E10" w14:textId="4FEF49A5" w:rsidR="00383D8D" w:rsidRPr="008A0EE7" w:rsidRDefault="00383D8D">
            <w:pPr>
              <w:pStyle w:val="NormalWeb"/>
              <w:spacing w:before="0" w:beforeAutospacing="0" w:after="0" w:afterAutospacing="0" w:line="360" w:lineRule="auto"/>
              <w:jc w:val="center"/>
              <w:rPr>
                <w:ins w:id="3584" w:author="Samylla Oliveira" w:date="2020-08-26T13:15:00Z"/>
                <w:color w:val="2E2E2E"/>
                <w:sz w:val="20"/>
                <w:szCs w:val="20"/>
              </w:rPr>
            </w:pPr>
            <w:ins w:id="3585" w:author="Samylla Oliveira" w:date="2020-08-26T15:52:00Z">
              <w:r>
                <w:rPr>
                  <w:color w:val="2E2E2E"/>
                  <w:sz w:val="20"/>
                  <w:szCs w:val="20"/>
                </w:rPr>
                <w:t>58</w:t>
              </w:r>
            </w:ins>
          </w:p>
        </w:tc>
        <w:tc>
          <w:tcPr>
            <w:tcW w:w="992" w:type="dxa"/>
            <w:vAlign w:val="center"/>
            <w:tcPrChange w:id="3586" w:author="Samylla Oliveira" w:date="2020-08-26T17:10:00Z">
              <w:tcPr>
                <w:tcW w:w="892" w:type="dxa"/>
                <w:gridSpan w:val="3"/>
                <w:vAlign w:val="center"/>
              </w:tcPr>
            </w:tcPrChange>
          </w:tcPr>
          <w:p w14:paraId="3249B369" w14:textId="0269F02E" w:rsidR="00383D8D" w:rsidRPr="008A0EE7" w:rsidRDefault="00383D8D">
            <w:pPr>
              <w:pStyle w:val="NormalWeb"/>
              <w:spacing w:before="0" w:beforeAutospacing="0" w:after="0" w:afterAutospacing="0" w:line="360" w:lineRule="auto"/>
              <w:jc w:val="center"/>
              <w:rPr>
                <w:ins w:id="3587" w:author="Samylla Oliveira" w:date="2020-08-26T13:15:00Z"/>
                <w:color w:val="2E2E2E"/>
                <w:sz w:val="20"/>
                <w:szCs w:val="20"/>
              </w:rPr>
            </w:pPr>
            <w:ins w:id="3588" w:author="Samylla Oliveira" w:date="2020-08-26T16:05:00Z">
              <w:r>
                <w:rPr>
                  <w:color w:val="2E2E2E"/>
                  <w:sz w:val="20"/>
                  <w:szCs w:val="20"/>
                </w:rPr>
                <w:t>63</w:t>
              </w:r>
            </w:ins>
          </w:p>
        </w:tc>
        <w:tc>
          <w:tcPr>
            <w:tcW w:w="1084" w:type="dxa"/>
            <w:tcPrChange w:id="3589" w:author="Samylla Oliveira" w:date="2020-08-26T17:10:00Z">
              <w:tcPr>
                <w:tcW w:w="1087" w:type="dxa"/>
                <w:gridSpan w:val="3"/>
              </w:tcPr>
            </w:tcPrChange>
          </w:tcPr>
          <w:p w14:paraId="00BBB3B7" w14:textId="7FB8A545" w:rsidR="00383D8D" w:rsidRPr="008A0EE7" w:rsidRDefault="00383D8D" w:rsidP="00383D8D">
            <w:pPr>
              <w:pStyle w:val="NormalWeb"/>
              <w:spacing w:before="0" w:beforeAutospacing="0" w:after="0" w:afterAutospacing="0" w:line="360" w:lineRule="auto"/>
              <w:jc w:val="center"/>
              <w:rPr>
                <w:ins w:id="3590" w:author="Samylla Oliveira" w:date="2020-08-26T14:20:00Z"/>
                <w:color w:val="2E2E2E"/>
                <w:sz w:val="20"/>
                <w:szCs w:val="20"/>
              </w:rPr>
            </w:pPr>
            <w:ins w:id="3591" w:author="Samylla Oliveira" w:date="2020-08-26T16:12:00Z">
              <w:r>
                <w:rPr>
                  <w:color w:val="2E2E2E"/>
                  <w:sz w:val="20"/>
                  <w:szCs w:val="20"/>
                </w:rPr>
                <w:t>64</w:t>
              </w:r>
            </w:ins>
          </w:p>
        </w:tc>
      </w:tr>
      <w:tr w:rsidR="00383D8D" w14:paraId="4513E509" w14:textId="77777777" w:rsidTr="001603C4">
        <w:tblPrEx>
          <w:tblW w:w="9301" w:type="dxa"/>
          <w:jc w:val="center"/>
          <w:tblPrExChange w:id="3592" w:author="Samylla Oliveira" w:date="2020-08-26T17:10:00Z">
            <w:tblPrEx>
              <w:tblW w:w="8784" w:type="dxa"/>
              <w:jc w:val="center"/>
            </w:tblPrEx>
          </w:tblPrExChange>
        </w:tblPrEx>
        <w:trPr>
          <w:trHeight w:val="172"/>
          <w:jc w:val="center"/>
          <w:ins w:id="3593" w:author="Samylla Oliveira" w:date="2020-08-26T13:15:00Z"/>
          <w:trPrChange w:id="3594" w:author="Samylla Oliveira" w:date="2020-08-26T17:10:00Z">
            <w:trPr>
              <w:gridAfter w:val="0"/>
              <w:trHeight w:val="172"/>
              <w:jc w:val="center"/>
            </w:trPr>
          </w:trPrChange>
        </w:trPr>
        <w:tc>
          <w:tcPr>
            <w:tcW w:w="1363" w:type="dxa"/>
            <w:vMerge/>
            <w:vAlign w:val="center"/>
            <w:tcPrChange w:id="3595" w:author="Samylla Oliveira" w:date="2020-08-26T17:10:00Z">
              <w:tcPr>
                <w:tcW w:w="1377" w:type="dxa"/>
                <w:gridSpan w:val="2"/>
                <w:vMerge/>
                <w:vAlign w:val="center"/>
              </w:tcPr>
            </w:tcPrChange>
          </w:tcPr>
          <w:p w14:paraId="22046C73" w14:textId="77777777" w:rsidR="00383D8D" w:rsidRPr="00100A76" w:rsidRDefault="00383D8D" w:rsidP="00383D8D">
            <w:pPr>
              <w:pStyle w:val="NormalWeb"/>
              <w:spacing w:before="0" w:beforeAutospacing="0" w:after="0" w:afterAutospacing="0" w:line="360" w:lineRule="auto"/>
              <w:jc w:val="center"/>
              <w:rPr>
                <w:ins w:id="3596" w:author="Samylla Oliveira" w:date="2020-08-26T13:15:00Z"/>
                <w:color w:val="2E2E2E"/>
                <w:sz w:val="20"/>
                <w:szCs w:val="20"/>
              </w:rPr>
            </w:pPr>
          </w:p>
        </w:tc>
        <w:tc>
          <w:tcPr>
            <w:tcW w:w="1828" w:type="dxa"/>
            <w:vMerge/>
            <w:vAlign w:val="center"/>
            <w:tcPrChange w:id="3597" w:author="Samylla Oliveira" w:date="2020-08-26T17:10:00Z">
              <w:tcPr>
                <w:tcW w:w="1828" w:type="dxa"/>
                <w:gridSpan w:val="2"/>
                <w:vMerge/>
                <w:vAlign w:val="center"/>
              </w:tcPr>
            </w:tcPrChange>
          </w:tcPr>
          <w:p w14:paraId="1EC1360C" w14:textId="77777777" w:rsidR="00383D8D" w:rsidRPr="00DA1D22" w:rsidRDefault="00383D8D" w:rsidP="00383D8D">
            <w:pPr>
              <w:pStyle w:val="NormalWeb"/>
              <w:spacing w:before="0" w:beforeAutospacing="0" w:after="0" w:afterAutospacing="0" w:line="360" w:lineRule="auto"/>
              <w:jc w:val="center"/>
              <w:rPr>
                <w:ins w:id="3598" w:author="Samylla Oliveira" w:date="2020-08-26T13:16:00Z"/>
                <w:i/>
                <w:color w:val="2E2E2E"/>
                <w:sz w:val="20"/>
                <w:szCs w:val="20"/>
              </w:rPr>
            </w:pPr>
          </w:p>
        </w:tc>
        <w:tc>
          <w:tcPr>
            <w:tcW w:w="1061" w:type="dxa"/>
            <w:vAlign w:val="center"/>
            <w:tcPrChange w:id="3599" w:author="Samylla Oliveira" w:date="2020-08-26T17:10:00Z">
              <w:tcPr>
                <w:tcW w:w="876" w:type="dxa"/>
                <w:vAlign w:val="center"/>
              </w:tcPr>
            </w:tcPrChange>
          </w:tcPr>
          <w:p w14:paraId="36DF2657" w14:textId="77777777" w:rsidR="00383D8D" w:rsidRDefault="00383D8D" w:rsidP="00383D8D">
            <w:pPr>
              <w:pStyle w:val="NormalWeb"/>
              <w:spacing w:before="0" w:beforeAutospacing="0" w:after="0" w:afterAutospacing="0" w:line="360" w:lineRule="auto"/>
              <w:jc w:val="center"/>
              <w:rPr>
                <w:ins w:id="3600" w:author="Samylla Oliveira" w:date="2020-08-26T15:02:00Z"/>
                <w:color w:val="2E2E2E"/>
                <w:sz w:val="20"/>
                <w:szCs w:val="20"/>
              </w:rPr>
            </w:pPr>
            <w:ins w:id="3601" w:author="Samylla Oliveira" w:date="2020-08-26T15:02:00Z">
              <w:r>
                <w:rPr>
                  <w:color w:val="2E2E2E"/>
                  <w:sz w:val="20"/>
                  <w:szCs w:val="20"/>
                </w:rPr>
                <w:t>79</w:t>
              </w:r>
            </w:ins>
          </w:p>
          <w:p w14:paraId="75431BA9" w14:textId="25114448" w:rsidR="00383D8D" w:rsidRPr="008A0EE7" w:rsidRDefault="00383D8D" w:rsidP="00383D8D">
            <w:pPr>
              <w:pStyle w:val="NormalWeb"/>
              <w:spacing w:before="0" w:beforeAutospacing="0" w:after="0" w:afterAutospacing="0" w:line="360" w:lineRule="auto"/>
              <w:jc w:val="center"/>
              <w:rPr>
                <w:ins w:id="3602" w:author="Samylla Oliveira" w:date="2020-08-26T13:15:00Z"/>
                <w:color w:val="2E2E2E"/>
                <w:sz w:val="20"/>
                <w:szCs w:val="20"/>
              </w:rPr>
            </w:pPr>
            <w:ins w:id="3603" w:author="Samylla Oliveira" w:date="2020-08-26T15:02:00Z">
              <w:r>
                <w:rPr>
                  <w:color w:val="2E2E2E"/>
                  <w:sz w:val="20"/>
                  <w:szCs w:val="20"/>
                </w:rPr>
                <w:t>(± 27,97)</w:t>
              </w:r>
            </w:ins>
          </w:p>
        </w:tc>
        <w:tc>
          <w:tcPr>
            <w:tcW w:w="988" w:type="dxa"/>
            <w:vAlign w:val="center"/>
            <w:tcPrChange w:id="3604" w:author="Samylla Oliveira" w:date="2020-08-26T17:10:00Z">
              <w:tcPr>
                <w:tcW w:w="903" w:type="dxa"/>
                <w:gridSpan w:val="2"/>
                <w:vAlign w:val="center"/>
              </w:tcPr>
            </w:tcPrChange>
          </w:tcPr>
          <w:p w14:paraId="250248E7" w14:textId="77777777" w:rsidR="00383D8D" w:rsidRDefault="00383D8D" w:rsidP="00383D8D">
            <w:pPr>
              <w:pStyle w:val="NormalWeb"/>
              <w:spacing w:before="0" w:beforeAutospacing="0" w:after="0" w:afterAutospacing="0" w:line="360" w:lineRule="auto"/>
              <w:jc w:val="center"/>
              <w:rPr>
                <w:ins w:id="3605" w:author="Samylla Oliveira" w:date="2020-08-26T15:15:00Z"/>
                <w:color w:val="2E2E2E"/>
                <w:sz w:val="20"/>
                <w:szCs w:val="20"/>
              </w:rPr>
            </w:pPr>
            <w:ins w:id="3606" w:author="Samylla Oliveira" w:date="2020-08-26T15:15:00Z">
              <w:r>
                <w:rPr>
                  <w:color w:val="2E2E2E"/>
                  <w:sz w:val="20"/>
                  <w:szCs w:val="20"/>
                </w:rPr>
                <w:t>56</w:t>
              </w:r>
            </w:ins>
          </w:p>
          <w:p w14:paraId="2A89102B" w14:textId="0F9BAD5A" w:rsidR="00383D8D" w:rsidRPr="008A0EE7" w:rsidRDefault="00383D8D" w:rsidP="00383D8D">
            <w:pPr>
              <w:pStyle w:val="NormalWeb"/>
              <w:spacing w:before="0" w:beforeAutospacing="0" w:after="0" w:afterAutospacing="0" w:line="360" w:lineRule="auto"/>
              <w:jc w:val="center"/>
              <w:rPr>
                <w:ins w:id="3607" w:author="Samylla Oliveira" w:date="2020-08-26T13:15:00Z"/>
                <w:color w:val="2E2E2E"/>
                <w:sz w:val="20"/>
                <w:szCs w:val="20"/>
              </w:rPr>
            </w:pPr>
            <w:ins w:id="3608" w:author="Samylla Oliveira" w:date="2020-08-26T15:15:00Z">
              <w:r>
                <w:rPr>
                  <w:color w:val="2E2E2E"/>
                  <w:sz w:val="20"/>
                  <w:szCs w:val="20"/>
                </w:rPr>
                <w:t>(±</w:t>
              </w:r>
            </w:ins>
            <w:ins w:id="3609" w:author="Samylla Oliveira" w:date="2020-08-26T15:16:00Z">
              <w:r>
                <w:rPr>
                  <w:color w:val="2E2E2E"/>
                  <w:sz w:val="20"/>
                  <w:szCs w:val="20"/>
                </w:rPr>
                <w:t xml:space="preserve"> 34,92)</w:t>
              </w:r>
            </w:ins>
          </w:p>
        </w:tc>
        <w:tc>
          <w:tcPr>
            <w:tcW w:w="992" w:type="dxa"/>
            <w:vAlign w:val="center"/>
            <w:tcPrChange w:id="3610" w:author="Samylla Oliveira" w:date="2020-08-26T17:10:00Z">
              <w:tcPr>
                <w:tcW w:w="929" w:type="dxa"/>
                <w:gridSpan w:val="2"/>
                <w:vAlign w:val="center"/>
              </w:tcPr>
            </w:tcPrChange>
          </w:tcPr>
          <w:p w14:paraId="3048A549" w14:textId="77777777" w:rsidR="00383D8D" w:rsidRDefault="00383D8D" w:rsidP="00383D8D">
            <w:pPr>
              <w:pStyle w:val="NormalWeb"/>
              <w:spacing w:before="0" w:beforeAutospacing="0" w:after="0" w:afterAutospacing="0" w:line="360" w:lineRule="auto"/>
              <w:jc w:val="center"/>
              <w:rPr>
                <w:ins w:id="3611" w:author="Samylla Oliveira" w:date="2020-08-26T15:25:00Z"/>
                <w:color w:val="2E2E2E"/>
                <w:sz w:val="20"/>
                <w:szCs w:val="20"/>
              </w:rPr>
            </w:pPr>
            <w:ins w:id="3612" w:author="Samylla Oliveira" w:date="2020-08-26T15:25:00Z">
              <w:r>
                <w:rPr>
                  <w:color w:val="2E2E2E"/>
                  <w:sz w:val="20"/>
                  <w:szCs w:val="20"/>
                </w:rPr>
                <w:t>57</w:t>
              </w:r>
            </w:ins>
          </w:p>
          <w:p w14:paraId="673DF924" w14:textId="1014295F" w:rsidR="00383D8D" w:rsidRPr="008A0EE7" w:rsidRDefault="00383D8D" w:rsidP="00383D8D">
            <w:pPr>
              <w:pStyle w:val="NormalWeb"/>
              <w:spacing w:before="0" w:beforeAutospacing="0" w:after="0" w:afterAutospacing="0" w:line="360" w:lineRule="auto"/>
              <w:jc w:val="center"/>
              <w:rPr>
                <w:ins w:id="3613" w:author="Samylla Oliveira" w:date="2020-08-26T13:15:00Z"/>
                <w:color w:val="2E2E2E"/>
                <w:sz w:val="20"/>
                <w:szCs w:val="20"/>
              </w:rPr>
            </w:pPr>
            <w:ins w:id="3614" w:author="Samylla Oliveira" w:date="2020-08-26T15:25:00Z">
              <w:r>
                <w:rPr>
                  <w:color w:val="2E2E2E"/>
                  <w:sz w:val="20"/>
                  <w:szCs w:val="20"/>
                </w:rPr>
                <w:t>(± 34,00)</w:t>
              </w:r>
            </w:ins>
          </w:p>
        </w:tc>
        <w:tc>
          <w:tcPr>
            <w:tcW w:w="993" w:type="dxa"/>
            <w:vAlign w:val="center"/>
            <w:tcPrChange w:id="3615" w:author="Samylla Oliveira" w:date="2020-08-26T17:10:00Z">
              <w:tcPr>
                <w:tcW w:w="892" w:type="dxa"/>
                <w:gridSpan w:val="2"/>
                <w:vAlign w:val="center"/>
              </w:tcPr>
            </w:tcPrChange>
          </w:tcPr>
          <w:p w14:paraId="7657E69A" w14:textId="77777777" w:rsidR="00383D8D" w:rsidRDefault="00383D8D" w:rsidP="00383D8D">
            <w:pPr>
              <w:pStyle w:val="NormalWeb"/>
              <w:spacing w:before="0" w:beforeAutospacing="0" w:after="0" w:afterAutospacing="0" w:line="360" w:lineRule="auto"/>
              <w:jc w:val="center"/>
              <w:rPr>
                <w:ins w:id="3616" w:author="Samylla Oliveira" w:date="2020-08-26T15:52:00Z"/>
                <w:color w:val="2E2E2E"/>
                <w:sz w:val="20"/>
                <w:szCs w:val="20"/>
              </w:rPr>
            </w:pPr>
            <w:ins w:id="3617" w:author="Samylla Oliveira" w:date="2020-08-26T15:52:00Z">
              <w:r>
                <w:rPr>
                  <w:color w:val="2E2E2E"/>
                  <w:sz w:val="20"/>
                  <w:szCs w:val="20"/>
                </w:rPr>
                <w:t>66</w:t>
              </w:r>
            </w:ins>
          </w:p>
          <w:p w14:paraId="4F8BCAC5" w14:textId="7DED4E69" w:rsidR="00383D8D" w:rsidRPr="008A0EE7" w:rsidRDefault="00383D8D" w:rsidP="00383D8D">
            <w:pPr>
              <w:pStyle w:val="NormalWeb"/>
              <w:spacing w:before="0" w:beforeAutospacing="0" w:after="0" w:afterAutospacing="0" w:line="360" w:lineRule="auto"/>
              <w:jc w:val="center"/>
              <w:rPr>
                <w:ins w:id="3618" w:author="Samylla Oliveira" w:date="2020-08-26T13:15:00Z"/>
                <w:color w:val="2E2E2E"/>
                <w:sz w:val="20"/>
                <w:szCs w:val="20"/>
              </w:rPr>
            </w:pPr>
            <w:ins w:id="3619" w:author="Samylla Oliveira" w:date="2020-08-26T15:52:00Z">
              <w:r>
                <w:rPr>
                  <w:color w:val="2E2E2E"/>
                  <w:sz w:val="20"/>
                  <w:szCs w:val="20"/>
                </w:rPr>
                <w:t>(± 39,03)</w:t>
              </w:r>
            </w:ins>
          </w:p>
        </w:tc>
        <w:tc>
          <w:tcPr>
            <w:tcW w:w="992" w:type="dxa"/>
            <w:vAlign w:val="center"/>
            <w:tcPrChange w:id="3620" w:author="Samylla Oliveira" w:date="2020-08-26T17:10:00Z">
              <w:tcPr>
                <w:tcW w:w="892" w:type="dxa"/>
                <w:gridSpan w:val="3"/>
                <w:vAlign w:val="center"/>
              </w:tcPr>
            </w:tcPrChange>
          </w:tcPr>
          <w:p w14:paraId="61D993E5" w14:textId="77777777" w:rsidR="00383D8D" w:rsidRDefault="00383D8D" w:rsidP="00383D8D">
            <w:pPr>
              <w:pStyle w:val="NormalWeb"/>
              <w:spacing w:before="0" w:beforeAutospacing="0" w:after="0" w:afterAutospacing="0" w:line="360" w:lineRule="auto"/>
              <w:jc w:val="center"/>
              <w:rPr>
                <w:ins w:id="3621" w:author="Samylla Oliveira" w:date="2020-08-26T16:05:00Z"/>
                <w:color w:val="2E2E2E"/>
                <w:sz w:val="20"/>
                <w:szCs w:val="20"/>
              </w:rPr>
            </w:pPr>
            <w:ins w:id="3622" w:author="Samylla Oliveira" w:date="2020-08-26T16:05:00Z">
              <w:r>
                <w:rPr>
                  <w:color w:val="2E2E2E"/>
                  <w:sz w:val="20"/>
                  <w:szCs w:val="20"/>
                </w:rPr>
                <w:t>67</w:t>
              </w:r>
            </w:ins>
          </w:p>
          <w:p w14:paraId="40EEC899" w14:textId="179D09A1" w:rsidR="00383D8D" w:rsidRPr="008A0EE7" w:rsidRDefault="00383D8D" w:rsidP="00383D8D">
            <w:pPr>
              <w:pStyle w:val="NormalWeb"/>
              <w:spacing w:before="0" w:beforeAutospacing="0" w:after="0" w:afterAutospacing="0" w:line="360" w:lineRule="auto"/>
              <w:jc w:val="center"/>
              <w:rPr>
                <w:ins w:id="3623" w:author="Samylla Oliveira" w:date="2020-08-26T13:15:00Z"/>
                <w:color w:val="2E2E2E"/>
                <w:sz w:val="20"/>
                <w:szCs w:val="20"/>
              </w:rPr>
            </w:pPr>
            <w:ins w:id="3624" w:author="Samylla Oliveira" w:date="2020-08-26T16:05:00Z">
              <w:r>
                <w:rPr>
                  <w:color w:val="2E2E2E"/>
                  <w:sz w:val="20"/>
                  <w:szCs w:val="20"/>
                </w:rPr>
                <w:t>(± 35,09)</w:t>
              </w:r>
            </w:ins>
          </w:p>
        </w:tc>
        <w:tc>
          <w:tcPr>
            <w:tcW w:w="1084" w:type="dxa"/>
            <w:tcPrChange w:id="3625" w:author="Samylla Oliveira" w:date="2020-08-26T17:10:00Z">
              <w:tcPr>
                <w:tcW w:w="1087" w:type="dxa"/>
                <w:gridSpan w:val="3"/>
              </w:tcPr>
            </w:tcPrChange>
          </w:tcPr>
          <w:p w14:paraId="7E80AED4" w14:textId="77777777" w:rsidR="00383D8D" w:rsidRDefault="00383D8D" w:rsidP="00383D8D">
            <w:pPr>
              <w:pStyle w:val="NormalWeb"/>
              <w:spacing w:before="0" w:beforeAutospacing="0" w:after="0" w:afterAutospacing="0" w:line="360" w:lineRule="auto"/>
              <w:jc w:val="center"/>
              <w:rPr>
                <w:ins w:id="3626" w:author="Samylla Oliveira" w:date="2020-08-26T16:12:00Z"/>
                <w:color w:val="2E2E2E"/>
                <w:sz w:val="20"/>
                <w:szCs w:val="20"/>
              </w:rPr>
            </w:pPr>
            <w:ins w:id="3627" w:author="Samylla Oliveira" w:date="2020-08-26T16:12:00Z">
              <w:r>
                <w:rPr>
                  <w:color w:val="2E2E2E"/>
                  <w:sz w:val="20"/>
                  <w:szCs w:val="20"/>
                </w:rPr>
                <w:t>60</w:t>
              </w:r>
            </w:ins>
          </w:p>
          <w:p w14:paraId="2392780A" w14:textId="6228B118" w:rsidR="00383D8D" w:rsidRPr="008A0EE7" w:rsidRDefault="00383D8D" w:rsidP="00383D8D">
            <w:pPr>
              <w:pStyle w:val="NormalWeb"/>
              <w:spacing w:before="0" w:beforeAutospacing="0" w:after="0" w:afterAutospacing="0" w:line="360" w:lineRule="auto"/>
              <w:jc w:val="center"/>
              <w:rPr>
                <w:ins w:id="3628" w:author="Samylla Oliveira" w:date="2020-08-26T14:20:00Z"/>
                <w:color w:val="2E2E2E"/>
                <w:sz w:val="20"/>
                <w:szCs w:val="20"/>
              </w:rPr>
            </w:pPr>
            <w:ins w:id="3629" w:author="Samylla Oliveira" w:date="2020-08-26T16:12:00Z">
              <w:r>
                <w:rPr>
                  <w:color w:val="2E2E2E"/>
                  <w:sz w:val="20"/>
                  <w:szCs w:val="20"/>
                </w:rPr>
                <w:t>(±</w:t>
              </w:r>
            </w:ins>
            <w:ins w:id="3630" w:author="Samylla Oliveira" w:date="2020-08-26T16:13:00Z">
              <w:r>
                <w:rPr>
                  <w:color w:val="2E2E2E"/>
                  <w:sz w:val="20"/>
                  <w:szCs w:val="20"/>
                </w:rPr>
                <w:t xml:space="preserve"> 31,13)</w:t>
              </w:r>
            </w:ins>
          </w:p>
        </w:tc>
      </w:tr>
      <w:tr w:rsidR="00383D8D" w14:paraId="45E20F32" w14:textId="3BEA2515" w:rsidTr="001603C4">
        <w:tblPrEx>
          <w:tblW w:w="9301" w:type="dxa"/>
          <w:jc w:val="center"/>
          <w:tblPrExChange w:id="3631" w:author="Samylla Oliveira" w:date="2020-08-26T17:10:00Z">
            <w:tblPrEx>
              <w:tblW w:w="8784" w:type="dxa"/>
              <w:jc w:val="center"/>
            </w:tblPrEx>
          </w:tblPrExChange>
        </w:tblPrEx>
        <w:trPr>
          <w:trHeight w:val="345"/>
          <w:jc w:val="center"/>
          <w:ins w:id="3632" w:author="Samylla Oliveira" w:date="2020-08-26T13:15:00Z"/>
          <w:trPrChange w:id="3633" w:author="Samylla Oliveira" w:date="2020-08-26T17:10:00Z">
            <w:trPr>
              <w:gridAfter w:val="0"/>
              <w:trHeight w:val="345"/>
              <w:jc w:val="center"/>
            </w:trPr>
          </w:trPrChange>
        </w:trPr>
        <w:tc>
          <w:tcPr>
            <w:tcW w:w="1363" w:type="dxa"/>
            <w:vMerge w:val="restart"/>
            <w:vAlign w:val="center"/>
            <w:tcPrChange w:id="3634" w:author="Samylla Oliveira" w:date="2020-08-26T17:10:00Z">
              <w:tcPr>
                <w:tcW w:w="1377" w:type="dxa"/>
                <w:gridSpan w:val="2"/>
                <w:vMerge w:val="restart"/>
                <w:vAlign w:val="center"/>
              </w:tcPr>
            </w:tcPrChange>
          </w:tcPr>
          <w:p w14:paraId="2A16A9D4" w14:textId="691F6CEB" w:rsidR="00383D8D" w:rsidRPr="00100A76" w:rsidRDefault="00383D8D">
            <w:pPr>
              <w:pStyle w:val="NormalWeb"/>
              <w:spacing w:before="0" w:beforeAutospacing="0" w:after="0" w:afterAutospacing="0" w:line="360" w:lineRule="auto"/>
              <w:jc w:val="center"/>
              <w:rPr>
                <w:ins w:id="3635" w:author="Samylla Oliveira" w:date="2020-08-26T13:15:00Z"/>
                <w:color w:val="2E2E2E"/>
                <w:sz w:val="20"/>
                <w:szCs w:val="20"/>
              </w:rPr>
            </w:pPr>
            <w:ins w:id="3636" w:author="Samylla Oliveira" w:date="2020-08-26T13:15:00Z">
              <w:r w:rsidRPr="00100A76">
                <w:rPr>
                  <w:color w:val="2E2E2E"/>
                  <w:sz w:val="20"/>
                  <w:szCs w:val="20"/>
                </w:rPr>
                <w:t>Mesocosmos controle</w:t>
              </w:r>
            </w:ins>
          </w:p>
        </w:tc>
        <w:tc>
          <w:tcPr>
            <w:tcW w:w="1828" w:type="dxa"/>
            <w:vMerge/>
            <w:vAlign w:val="center"/>
            <w:tcPrChange w:id="3637" w:author="Samylla Oliveira" w:date="2020-08-26T17:10:00Z">
              <w:tcPr>
                <w:tcW w:w="1828" w:type="dxa"/>
                <w:gridSpan w:val="2"/>
                <w:vMerge/>
                <w:vAlign w:val="center"/>
              </w:tcPr>
            </w:tcPrChange>
          </w:tcPr>
          <w:p w14:paraId="427DF76B" w14:textId="77777777" w:rsidR="00383D8D" w:rsidRPr="008A0EE7" w:rsidRDefault="00383D8D">
            <w:pPr>
              <w:pStyle w:val="NormalWeb"/>
              <w:spacing w:before="0" w:beforeAutospacing="0" w:after="0" w:afterAutospacing="0" w:line="360" w:lineRule="auto"/>
              <w:jc w:val="center"/>
              <w:rPr>
                <w:ins w:id="3638" w:author="Samylla Oliveira" w:date="2020-08-26T13:15:00Z"/>
                <w:color w:val="2E2E2E"/>
                <w:sz w:val="20"/>
                <w:szCs w:val="20"/>
              </w:rPr>
            </w:pPr>
          </w:p>
        </w:tc>
        <w:tc>
          <w:tcPr>
            <w:tcW w:w="1061" w:type="dxa"/>
            <w:vAlign w:val="center"/>
            <w:tcPrChange w:id="3639" w:author="Samylla Oliveira" w:date="2020-08-26T17:10:00Z">
              <w:tcPr>
                <w:tcW w:w="876" w:type="dxa"/>
                <w:vAlign w:val="center"/>
              </w:tcPr>
            </w:tcPrChange>
          </w:tcPr>
          <w:p w14:paraId="75898FB2" w14:textId="74AAB7E8" w:rsidR="00383D8D" w:rsidRPr="008A0EE7" w:rsidRDefault="00383D8D">
            <w:pPr>
              <w:pStyle w:val="NormalWeb"/>
              <w:spacing w:before="0" w:beforeAutospacing="0" w:after="0" w:afterAutospacing="0" w:line="360" w:lineRule="auto"/>
              <w:jc w:val="center"/>
              <w:rPr>
                <w:ins w:id="3640" w:author="Samylla Oliveira" w:date="2020-08-26T13:15:00Z"/>
                <w:color w:val="2E2E2E"/>
                <w:sz w:val="20"/>
                <w:szCs w:val="20"/>
              </w:rPr>
            </w:pPr>
            <w:ins w:id="3641" w:author="Samylla Oliveira" w:date="2020-08-26T15:12:00Z">
              <w:r>
                <w:rPr>
                  <w:color w:val="2E2E2E"/>
                  <w:sz w:val="20"/>
                  <w:szCs w:val="20"/>
                </w:rPr>
                <w:t>53</w:t>
              </w:r>
            </w:ins>
          </w:p>
        </w:tc>
        <w:tc>
          <w:tcPr>
            <w:tcW w:w="988" w:type="dxa"/>
            <w:vAlign w:val="center"/>
            <w:tcPrChange w:id="3642" w:author="Samylla Oliveira" w:date="2020-08-26T17:10:00Z">
              <w:tcPr>
                <w:tcW w:w="903" w:type="dxa"/>
                <w:gridSpan w:val="2"/>
                <w:vAlign w:val="center"/>
              </w:tcPr>
            </w:tcPrChange>
          </w:tcPr>
          <w:p w14:paraId="395A98F9" w14:textId="42242CA2" w:rsidR="00383D8D" w:rsidRPr="008A0EE7" w:rsidRDefault="00383D8D">
            <w:pPr>
              <w:pStyle w:val="NormalWeb"/>
              <w:spacing w:before="0" w:beforeAutospacing="0" w:after="0" w:afterAutospacing="0" w:line="360" w:lineRule="auto"/>
              <w:jc w:val="center"/>
              <w:rPr>
                <w:ins w:id="3643" w:author="Samylla Oliveira" w:date="2020-08-26T13:15:00Z"/>
                <w:color w:val="2E2E2E"/>
                <w:sz w:val="20"/>
                <w:szCs w:val="20"/>
              </w:rPr>
            </w:pPr>
            <w:ins w:id="3644" w:author="Samylla Oliveira" w:date="2020-08-26T15:22:00Z">
              <w:r>
                <w:rPr>
                  <w:color w:val="2E2E2E"/>
                  <w:sz w:val="20"/>
                  <w:szCs w:val="20"/>
                </w:rPr>
                <w:t>41</w:t>
              </w:r>
            </w:ins>
          </w:p>
        </w:tc>
        <w:tc>
          <w:tcPr>
            <w:tcW w:w="992" w:type="dxa"/>
            <w:vAlign w:val="center"/>
            <w:tcPrChange w:id="3645" w:author="Samylla Oliveira" w:date="2020-08-26T17:10:00Z">
              <w:tcPr>
                <w:tcW w:w="929" w:type="dxa"/>
                <w:gridSpan w:val="2"/>
                <w:vAlign w:val="center"/>
              </w:tcPr>
            </w:tcPrChange>
          </w:tcPr>
          <w:p w14:paraId="63AB654B" w14:textId="6369B7E6" w:rsidR="00383D8D" w:rsidRPr="008A0EE7" w:rsidRDefault="00383D8D">
            <w:pPr>
              <w:pStyle w:val="NormalWeb"/>
              <w:spacing w:before="0" w:beforeAutospacing="0" w:after="0" w:afterAutospacing="0" w:line="360" w:lineRule="auto"/>
              <w:jc w:val="center"/>
              <w:rPr>
                <w:ins w:id="3646" w:author="Samylla Oliveira" w:date="2020-08-26T13:15:00Z"/>
                <w:color w:val="2E2E2E"/>
                <w:sz w:val="20"/>
                <w:szCs w:val="20"/>
              </w:rPr>
            </w:pPr>
            <w:ins w:id="3647" w:author="Samylla Oliveira" w:date="2020-08-26T15:42:00Z">
              <w:r>
                <w:rPr>
                  <w:color w:val="2E2E2E"/>
                  <w:sz w:val="20"/>
                  <w:szCs w:val="20"/>
                </w:rPr>
                <w:t>23</w:t>
              </w:r>
            </w:ins>
          </w:p>
        </w:tc>
        <w:tc>
          <w:tcPr>
            <w:tcW w:w="993" w:type="dxa"/>
            <w:vAlign w:val="center"/>
            <w:tcPrChange w:id="3648" w:author="Samylla Oliveira" w:date="2020-08-26T17:10:00Z">
              <w:tcPr>
                <w:tcW w:w="892" w:type="dxa"/>
                <w:gridSpan w:val="2"/>
                <w:vAlign w:val="center"/>
              </w:tcPr>
            </w:tcPrChange>
          </w:tcPr>
          <w:p w14:paraId="4159CA1C" w14:textId="5BE01ED7" w:rsidR="00383D8D" w:rsidRPr="008A0EE7" w:rsidRDefault="00383D8D">
            <w:pPr>
              <w:pStyle w:val="NormalWeb"/>
              <w:spacing w:before="0" w:beforeAutospacing="0" w:after="0" w:afterAutospacing="0" w:line="360" w:lineRule="auto"/>
              <w:jc w:val="center"/>
              <w:rPr>
                <w:ins w:id="3649" w:author="Samylla Oliveira" w:date="2020-08-26T13:15:00Z"/>
                <w:color w:val="2E2E2E"/>
                <w:sz w:val="20"/>
                <w:szCs w:val="20"/>
              </w:rPr>
            </w:pPr>
            <w:ins w:id="3650" w:author="Samylla Oliveira" w:date="2020-08-26T15:58:00Z">
              <w:r>
                <w:rPr>
                  <w:color w:val="2E2E2E"/>
                  <w:sz w:val="20"/>
                  <w:szCs w:val="20"/>
                </w:rPr>
                <w:t>35</w:t>
              </w:r>
            </w:ins>
          </w:p>
        </w:tc>
        <w:tc>
          <w:tcPr>
            <w:tcW w:w="992" w:type="dxa"/>
            <w:vAlign w:val="center"/>
            <w:tcPrChange w:id="3651" w:author="Samylla Oliveira" w:date="2020-08-26T17:10:00Z">
              <w:tcPr>
                <w:tcW w:w="892" w:type="dxa"/>
                <w:gridSpan w:val="3"/>
                <w:vAlign w:val="center"/>
              </w:tcPr>
            </w:tcPrChange>
          </w:tcPr>
          <w:p w14:paraId="2CAB622C" w14:textId="7F5AF020" w:rsidR="00383D8D" w:rsidRPr="008A0EE7" w:rsidRDefault="00383D8D">
            <w:pPr>
              <w:pStyle w:val="NormalWeb"/>
              <w:spacing w:before="0" w:beforeAutospacing="0" w:after="0" w:afterAutospacing="0" w:line="360" w:lineRule="auto"/>
              <w:jc w:val="center"/>
              <w:rPr>
                <w:ins w:id="3652" w:author="Samylla Oliveira" w:date="2020-08-26T13:15:00Z"/>
                <w:color w:val="2E2E2E"/>
                <w:sz w:val="20"/>
                <w:szCs w:val="20"/>
              </w:rPr>
            </w:pPr>
            <w:ins w:id="3653" w:author="Samylla Oliveira" w:date="2020-08-26T16:10:00Z">
              <w:r>
                <w:rPr>
                  <w:color w:val="2E2E2E"/>
                  <w:sz w:val="20"/>
                  <w:szCs w:val="20"/>
                </w:rPr>
                <w:t>52</w:t>
              </w:r>
            </w:ins>
          </w:p>
        </w:tc>
        <w:tc>
          <w:tcPr>
            <w:tcW w:w="1084" w:type="dxa"/>
            <w:tcPrChange w:id="3654" w:author="Samylla Oliveira" w:date="2020-08-26T17:10:00Z">
              <w:tcPr>
                <w:tcW w:w="1087" w:type="dxa"/>
                <w:gridSpan w:val="3"/>
              </w:tcPr>
            </w:tcPrChange>
          </w:tcPr>
          <w:p w14:paraId="209D79EA" w14:textId="3DBFCD9B" w:rsidR="00383D8D" w:rsidRPr="008A0EE7" w:rsidRDefault="00383D8D" w:rsidP="00383D8D">
            <w:pPr>
              <w:pStyle w:val="NormalWeb"/>
              <w:spacing w:before="0" w:beforeAutospacing="0" w:after="0" w:afterAutospacing="0" w:line="360" w:lineRule="auto"/>
              <w:jc w:val="center"/>
              <w:rPr>
                <w:ins w:id="3655" w:author="Samylla Oliveira" w:date="2020-08-26T14:20:00Z"/>
                <w:color w:val="2E2E2E"/>
                <w:sz w:val="20"/>
                <w:szCs w:val="20"/>
              </w:rPr>
            </w:pPr>
            <w:ins w:id="3656" w:author="Samylla Oliveira" w:date="2020-08-26T16:18:00Z">
              <w:r>
                <w:rPr>
                  <w:color w:val="2E2E2E"/>
                  <w:sz w:val="20"/>
                  <w:szCs w:val="20"/>
                </w:rPr>
                <w:t>48</w:t>
              </w:r>
            </w:ins>
          </w:p>
        </w:tc>
      </w:tr>
      <w:tr w:rsidR="00383D8D" w14:paraId="4707F3C3" w14:textId="77777777" w:rsidTr="001603C4">
        <w:tblPrEx>
          <w:tblW w:w="9301" w:type="dxa"/>
          <w:jc w:val="center"/>
          <w:tblPrExChange w:id="3657" w:author="Samylla Oliveira" w:date="2020-08-26T17:10:00Z">
            <w:tblPrEx>
              <w:tblW w:w="8784" w:type="dxa"/>
              <w:jc w:val="center"/>
            </w:tblPrEx>
          </w:tblPrExChange>
        </w:tblPrEx>
        <w:trPr>
          <w:trHeight w:val="345"/>
          <w:jc w:val="center"/>
          <w:ins w:id="3658" w:author="Samylla Oliveira" w:date="2020-08-26T13:15:00Z"/>
          <w:trPrChange w:id="3659" w:author="Samylla Oliveira" w:date="2020-08-26T17:10:00Z">
            <w:trPr>
              <w:gridAfter w:val="0"/>
              <w:trHeight w:val="345"/>
              <w:jc w:val="center"/>
            </w:trPr>
          </w:trPrChange>
        </w:trPr>
        <w:tc>
          <w:tcPr>
            <w:tcW w:w="1363" w:type="dxa"/>
            <w:vMerge/>
            <w:vAlign w:val="center"/>
            <w:tcPrChange w:id="3660" w:author="Samylla Oliveira" w:date="2020-08-26T17:10:00Z">
              <w:tcPr>
                <w:tcW w:w="1377" w:type="dxa"/>
                <w:gridSpan w:val="2"/>
                <w:vMerge/>
                <w:vAlign w:val="center"/>
              </w:tcPr>
            </w:tcPrChange>
          </w:tcPr>
          <w:p w14:paraId="1E78BDB2" w14:textId="77777777" w:rsidR="00383D8D" w:rsidRPr="00100A76" w:rsidRDefault="00383D8D" w:rsidP="00383D8D">
            <w:pPr>
              <w:pStyle w:val="NormalWeb"/>
              <w:spacing w:before="0" w:beforeAutospacing="0" w:after="0" w:afterAutospacing="0" w:line="360" w:lineRule="auto"/>
              <w:jc w:val="center"/>
              <w:rPr>
                <w:ins w:id="3661" w:author="Samylla Oliveira" w:date="2020-08-26T13:15:00Z"/>
                <w:color w:val="2E2E2E"/>
                <w:sz w:val="20"/>
                <w:szCs w:val="20"/>
              </w:rPr>
            </w:pPr>
          </w:p>
        </w:tc>
        <w:tc>
          <w:tcPr>
            <w:tcW w:w="1828" w:type="dxa"/>
            <w:vMerge/>
            <w:vAlign w:val="center"/>
            <w:tcPrChange w:id="3662" w:author="Samylla Oliveira" w:date="2020-08-26T17:10:00Z">
              <w:tcPr>
                <w:tcW w:w="1828" w:type="dxa"/>
                <w:gridSpan w:val="2"/>
                <w:vMerge/>
                <w:vAlign w:val="center"/>
              </w:tcPr>
            </w:tcPrChange>
          </w:tcPr>
          <w:p w14:paraId="1912240B" w14:textId="77777777" w:rsidR="00383D8D" w:rsidRPr="008A0EE7" w:rsidRDefault="00383D8D" w:rsidP="00383D8D">
            <w:pPr>
              <w:pStyle w:val="NormalWeb"/>
              <w:spacing w:before="0" w:beforeAutospacing="0" w:after="0" w:afterAutospacing="0" w:line="360" w:lineRule="auto"/>
              <w:jc w:val="center"/>
              <w:rPr>
                <w:ins w:id="3663" w:author="Samylla Oliveira" w:date="2020-08-26T13:15:00Z"/>
                <w:color w:val="2E2E2E"/>
                <w:sz w:val="20"/>
                <w:szCs w:val="20"/>
              </w:rPr>
            </w:pPr>
          </w:p>
        </w:tc>
        <w:tc>
          <w:tcPr>
            <w:tcW w:w="1061" w:type="dxa"/>
            <w:vAlign w:val="center"/>
            <w:tcPrChange w:id="3664" w:author="Samylla Oliveira" w:date="2020-08-26T17:10:00Z">
              <w:tcPr>
                <w:tcW w:w="876" w:type="dxa"/>
                <w:vAlign w:val="center"/>
              </w:tcPr>
            </w:tcPrChange>
          </w:tcPr>
          <w:p w14:paraId="3F2054AF" w14:textId="77777777" w:rsidR="00383D8D" w:rsidRDefault="00383D8D" w:rsidP="00383D8D">
            <w:pPr>
              <w:pStyle w:val="NormalWeb"/>
              <w:spacing w:before="0" w:beforeAutospacing="0" w:after="0" w:afterAutospacing="0" w:line="360" w:lineRule="auto"/>
              <w:jc w:val="center"/>
              <w:rPr>
                <w:ins w:id="3665" w:author="Samylla Oliveira" w:date="2020-08-26T15:13:00Z"/>
                <w:color w:val="2E2E2E"/>
                <w:sz w:val="20"/>
                <w:szCs w:val="20"/>
              </w:rPr>
            </w:pPr>
            <w:ins w:id="3666" w:author="Samylla Oliveira" w:date="2020-08-26T15:13:00Z">
              <w:r>
                <w:rPr>
                  <w:color w:val="2E2E2E"/>
                  <w:sz w:val="20"/>
                  <w:szCs w:val="20"/>
                </w:rPr>
                <w:t>56</w:t>
              </w:r>
            </w:ins>
          </w:p>
          <w:p w14:paraId="67FD6D52" w14:textId="5FAD8FAD" w:rsidR="00383D8D" w:rsidRPr="008A0EE7" w:rsidRDefault="00383D8D" w:rsidP="00383D8D">
            <w:pPr>
              <w:pStyle w:val="NormalWeb"/>
              <w:spacing w:before="0" w:beforeAutospacing="0" w:after="0" w:afterAutospacing="0" w:line="360" w:lineRule="auto"/>
              <w:jc w:val="center"/>
              <w:rPr>
                <w:ins w:id="3667" w:author="Samylla Oliveira" w:date="2020-08-26T13:15:00Z"/>
                <w:color w:val="2E2E2E"/>
                <w:sz w:val="20"/>
                <w:szCs w:val="20"/>
              </w:rPr>
            </w:pPr>
            <w:ins w:id="3668" w:author="Samylla Oliveira" w:date="2020-08-26T15:13:00Z">
              <w:r>
                <w:rPr>
                  <w:color w:val="2E2E2E"/>
                  <w:sz w:val="20"/>
                  <w:szCs w:val="20"/>
                </w:rPr>
                <w:t>(± 39,34)</w:t>
              </w:r>
            </w:ins>
          </w:p>
        </w:tc>
        <w:tc>
          <w:tcPr>
            <w:tcW w:w="988" w:type="dxa"/>
            <w:vAlign w:val="center"/>
            <w:tcPrChange w:id="3669" w:author="Samylla Oliveira" w:date="2020-08-26T17:10:00Z">
              <w:tcPr>
                <w:tcW w:w="903" w:type="dxa"/>
                <w:gridSpan w:val="2"/>
                <w:vAlign w:val="center"/>
              </w:tcPr>
            </w:tcPrChange>
          </w:tcPr>
          <w:p w14:paraId="16C63D75" w14:textId="77777777" w:rsidR="00383D8D" w:rsidRDefault="00383D8D" w:rsidP="00383D8D">
            <w:pPr>
              <w:pStyle w:val="NormalWeb"/>
              <w:spacing w:before="0" w:beforeAutospacing="0" w:after="0" w:afterAutospacing="0" w:line="360" w:lineRule="auto"/>
              <w:jc w:val="center"/>
              <w:rPr>
                <w:ins w:id="3670" w:author="Samylla Oliveira" w:date="2020-08-26T15:22:00Z"/>
                <w:color w:val="2E2E2E"/>
                <w:sz w:val="20"/>
                <w:szCs w:val="20"/>
              </w:rPr>
            </w:pPr>
            <w:ins w:id="3671" w:author="Samylla Oliveira" w:date="2020-08-26T15:22:00Z">
              <w:r>
                <w:rPr>
                  <w:color w:val="2E2E2E"/>
                  <w:sz w:val="20"/>
                  <w:szCs w:val="20"/>
                </w:rPr>
                <w:t>45</w:t>
              </w:r>
            </w:ins>
          </w:p>
          <w:p w14:paraId="0057CCE4" w14:textId="66B8594D" w:rsidR="00383D8D" w:rsidRPr="008A0EE7" w:rsidRDefault="00383D8D" w:rsidP="00383D8D">
            <w:pPr>
              <w:pStyle w:val="NormalWeb"/>
              <w:spacing w:before="0" w:beforeAutospacing="0" w:after="0" w:afterAutospacing="0" w:line="360" w:lineRule="auto"/>
              <w:jc w:val="center"/>
              <w:rPr>
                <w:ins w:id="3672" w:author="Samylla Oliveira" w:date="2020-08-26T13:15:00Z"/>
                <w:color w:val="2E2E2E"/>
                <w:sz w:val="20"/>
                <w:szCs w:val="20"/>
              </w:rPr>
            </w:pPr>
            <w:ins w:id="3673" w:author="Samylla Oliveira" w:date="2020-08-26T15:23:00Z">
              <w:r>
                <w:rPr>
                  <w:color w:val="2E2E2E"/>
                  <w:sz w:val="20"/>
                  <w:szCs w:val="20"/>
                </w:rPr>
                <w:t>(± 31,76)</w:t>
              </w:r>
            </w:ins>
          </w:p>
        </w:tc>
        <w:tc>
          <w:tcPr>
            <w:tcW w:w="992" w:type="dxa"/>
            <w:vAlign w:val="center"/>
            <w:tcPrChange w:id="3674" w:author="Samylla Oliveira" w:date="2020-08-26T17:10:00Z">
              <w:tcPr>
                <w:tcW w:w="929" w:type="dxa"/>
                <w:gridSpan w:val="2"/>
                <w:vAlign w:val="center"/>
              </w:tcPr>
            </w:tcPrChange>
          </w:tcPr>
          <w:p w14:paraId="56974A2A" w14:textId="77777777" w:rsidR="00383D8D" w:rsidRDefault="00383D8D" w:rsidP="00383D8D">
            <w:pPr>
              <w:pStyle w:val="NormalWeb"/>
              <w:spacing w:before="0" w:beforeAutospacing="0" w:after="0" w:afterAutospacing="0" w:line="360" w:lineRule="auto"/>
              <w:jc w:val="center"/>
              <w:rPr>
                <w:ins w:id="3675" w:author="Samylla Oliveira" w:date="2020-08-26T15:43:00Z"/>
                <w:color w:val="2E2E2E"/>
                <w:sz w:val="20"/>
                <w:szCs w:val="20"/>
              </w:rPr>
            </w:pPr>
            <w:ins w:id="3676" w:author="Samylla Oliveira" w:date="2020-08-26T15:43:00Z">
              <w:r>
                <w:rPr>
                  <w:color w:val="2E2E2E"/>
                  <w:sz w:val="20"/>
                  <w:szCs w:val="20"/>
                </w:rPr>
                <w:t>35</w:t>
              </w:r>
            </w:ins>
          </w:p>
          <w:p w14:paraId="435C0219" w14:textId="01DEF511" w:rsidR="00383D8D" w:rsidRPr="008A0EE7" w:rsidRDefault="00383D8D" w:rsidP="00383D8D">
            <w:pPr>
              <w:pStyle w:val="NormalWeb"/>
              <w:spacing w:before="0" w:beforeAutospacing="0" w:after="0" w:afterAutospacing="0" w:line="360" w:lineRule="auto"/>
              <w:jc w:val="center"/>
              <w:rPr>
                <w:ins w:id="3677" w:author="Samylla Oliveira" w:date="2020-08-26T13:15:00Z"/>
                <w:color w:val="2E2E2E"/>
                <w:sz w:val="20"/>
                <w:szCs w:val="20"/>
              </w:rPr>
            </w:pPr>
            <w:ins w:id="3678" w:author="Samylla Oliveira" w:date="2020-08-26T15:44:00Z">
              <w:r>
                <w:rPr>
                  <w:color w:val="2E2E2E"/>
                  <w:sz w:val="20"/>
                  <w:szCs w:val="20"/>
                </w:rPr>
                <w:t>(± 38,05)</w:t>
              </w:r>
            </w:ins>
          </w:p>
        </w:tc>
        <w:tc>
          <w:tcPr>
            <w:tcW w:w="993" w:type="dxa"/>
            <w:vAlign w:val="center"/>
            <w:tcPrChange w:id="3679" w:author="Samylla Oliveira" w:date="2020-08-26T17:10:00Z">
              <w:tcPr>
                <w:tcW w:w="892" w:type="dxa"/>
                <w:gridSpan w:val="2"/>
                <w:vAlign w:val="center"/>
              </w:tcPr>
            </w:tcPrChange>
          </w:tcPr>
          <w:p w14:paraId="05EEA845" w14:textId="77777777" w:rsidR="00383D8D" w:rsidRDefault="00383D8D" w:rsidP="00383D8D">
            <w:pPr>
              <w:pStyle w:val="NormalWeb"/>
              <w:spacing w:before="0" w:beforeAutospacing="0" w:after="0" w:afterAutospacing="0" w:line="360" w:lineRule="auto"/>
              <w:jc w:val="center"/>
              <w:rPr>
                <w:ins w:id="3680" w:author="Samylla Oliveira" w:date="2020-08-26T15:58:00Z"/>
                <w:color w:val="2E2E2E"/>
                <w:sz w:val="20"/>
                <w:szCs w:val="20"/>
              </w:rPr>
            </w:pPr>
            <w:ins w:id="3681" w:author="Samylla Oliveira" w:date="2020-08-26T15:58:00Z">
              <w:r>
                <w:rPr>
                  <w:color w:val="2E2E2E"/>
                  <w:sz w:val="20"/>
                  <w:szCs w:val="20"/>
                </w:rPr>
                <w:t>53</w:t>
              </w:r>
            </w:ins>
          </w:p>
          <w:p w14:paraId="3BC9468F" w14:textId="476A9A2C" w:rsidR="00383D8D" w:rsidRPr="008A0EE7" w:rsidRDefault="00383D8D" w:rsidP="00383D8D">
            <w:pPr>
              <w:pStyle w:val="NormalWeb"/>
              <w:spacing w:before="0" w:beforeAutospacing="0" w:after="0" w:afterAutospacing="0" w:line="360" w:lineRule="auto"/>
              <w:jc w:val="center"/>
              <w:rPr>
                <w:ins w:id="3682" w:author="Samylla Oliveira" w:date="2020-08-26T13:15:00Z"/>
                <w:color w:val="2E2E2E"/>
                <w:sz w:val="20"/>
                <w:szCs w:val="20"/>
              </w:rPr>
            </w:pPr>
            <w:ins w:id="3683" w:author="Samylla Oliveira" w:date="2020-08-26T15:58:00Z">
              <w:r>
                <w:rPr>
                  <w:color w:val="2E2E2E"/>
                  <w:sz w:val="20"/>
                  <w:szCs w:val="20"/>
                </w:rPr>
                <w:t>(</w:t>
              </w:r>
            </w:ins>
            <w:ins w:id="3684" w:author="Samylla Oliveira" w:date="2020-08-26T15:59:00Z">
              <w:r>
                <w:rPr>
                  <w:color w:val="2E2E2E"/>
                  <w:sz w:val="20"/>
                  <w:szCs w:val="20"/>
                </w:rPr>
                <w:t>± 48,72)</w:t>
              </w:r>
            </w:ins>
          </w:p>
        </w:tc>
        <w:tc>
          <w:tcPr>
            <w:tcW w:w="992" w:type="dxa"/>
            <w:vAlign w:val="center"/>
            <w:tcPrChange w:id="3685" w:author="Samylla Oliveira" w:date="2020-08-26T17:10:00Z">
              <w:tcPr>
                <w:tcW w:w="892" w:type="dxa"/>
                <w:gridSpan w:val="3"/>
                <w:vAlign w:val="center"/>
              </w:tcPr>
            </w:tcPrChange>
          </w:tcPr>
          <w:p w14:paraId="54FAFB23" w14:textId="77777777" w:rsidR="00383D8D" w:rsidRDefault="00383D8D" w:rsidP="00383D8D">
            <w:pPr>
              <w:pStyle w:val="NormalWeb"/>
              <w:spacing w:before="0" w:beforeAutospacing="0" w:after="0" w:afterAutospacing="0" w:line="360" w:lineRule="auto"/>
              <w:jc w:val="center"/>
              <w:rPr>
                <w:ins w:id="3686" w:author="Samylla Oliveira" w:date="2020-08-26T16:10:00Z"/>
                <w:color w:val="2E2E2E"/>
                <w:sz w:val="20"/>
                <w:szCs w:val="20"/>
              </w:rPr>
            </w:pPr>
            <w:ins w:id="3687" w:author="Samylla Oliveira" w:date="2020-08-26T16:10:00Z">
              <w:r>
                <w:rPr>
                  <w:color w:val="2E2E2E"/>
                  <w:sz w:val="20"/>
                  <w:szCs w:val="20"/>
                </w:rPr>
                <w:t>54</w:t>
              </w:r>
            </w:ins>
          </w:p>
          <w:p w14:paraId="33A4BD22" w14:textId="7FD90112" w:rsidR="00383D8D" w:rsidRPr="008A0EE7" w:rsidRDefault="00383D8D" w:rsidP="00383D8D">
            <w:pPr>
              <w:pStyle w:val="NormalWeb"/>
              <w:spacing w:before="0" w:beforeAutospacing="0" w:after="0" w:afterAutospacing="0" w:line="360" w:lineRule="auto"/>
              <w:jc w:val="center"/>
              <w:rPr>
                <w:ins w:id="3688" w:author="Samylla Oliveira" w:date="2020-08-26T13:15:00Z"/>
                <w:color w:val="2E2E2E"/>
                <w:sz w:val="20"/>
                <w:szCs w:val="20"/>
              </w:rPr>
            </w:pPr>
            <w:ins w:id="3689" w:author="Samylla Oliveira" w:date="2020-08-26T16:10:00Z">
              <w:r>
                <w:rPr>
                  <w:color w:val="2E2E2E"/>
                  <w:sz w:val="20"/>
                  <w:szCs w:val="20"/>
                </w:rPr>
                <w:t>(</w:t>
              </w:r>
            </w:ins>
            <w:ins w:id="3690" w:author="Samylla Oliveira" w:date="2020-08-26T16:11:00Z">
              <w:r>
                <w:rPr>
                  <w:color w:val="2E2E2E"/>
                  <w:sz w:val="20"/>
                  <w:szCs w:val="20"/>
                </w:rPr>
                <w:t>± 35,09)</w:t>
              </w:r>
            </w:ins>
          </w:p>
        </w:tc>
        <w:tc>
          <w:tcPr>
            <w:tcW w:w="1084" w:type="dxa"/>
            <w:tcPrChange w:id="3691" w:author="Samylla Oliveira" w:date="2020-08-26T17:10:00Z">
              <w:tcPr>
                <w:tcW w:w="1087" w:type="dxa"/>
                <w:gridSpan w:val="3"/>
              </w:tcPr>
            </w:tcPrChange>
          </w:tcPr>
          <w:p w14:paraId="3FF046B9" w14:textId="77777777" w:rsidR="00383D8D" w:rsidRDefault="00383D8D" w:rsidP="00383D8D">
            <w:pPr>
              <w:pStyle w:val="NormalWeb"/>
              <w:spacing w:before="0" w:beforeAutospacing="0" w:after="0" w:afterAutospacing="0" w:line="360" w:lineRule="auto"/>
              <w:jc w:val="center"/>
              <w:rPr>
                <w:ins w:id="3692" w:author="Samylla Oliveira" w:date="2020-08-26T16:18:00Z"/>
                <w:color w:val="2E2E2E"/>
                <w:sz w:val="20"/>
                <w:szCs w:val="20"/>
              </w:rPr>
            </w:pPr>
            <w:ins w:id="3693" w:author="Samylla Oliveira" w:date="2020-08-26T16:18:00Z">
              <w:r>
                <w:rPr>
                  <w:color w:val="2E2E2E"/>
                  <w:sz w:val="20"/>
                  <w:szCs w:val="20"/>
                </w:rPr>
                <w:t>54</w:t>
              </w:r>
            </w:ins>
          </w:p>
          <w:p w14:paraId="51F88B61" w14:textId="2F21C396" w:rsidR="00383D8D" w:rsidRPr="008A0EE7" w:rsidRDefault="00383D8D" w:rsidP="00383D8D">
            <w:pPr>
              <w:pStyle w:val="NormalWeb"/>
              <w:spacing w:before="0" w:beforeAutospacing="0" w:after="0" w:afterAutospacing="0" w:line="360" w:lineRule="auto"/>
              <w:jc w:val="center"/>
              <w:rPr>
                <w:ins w:id="3694" w:author="Samylla Oliveira" w:date="2020-08-26T14:20:00Z"/>
                <w:color w:val="2E2E2E"/>
                <w:sz w:val="20"/>
                <w:szCs w:val="20"/>
              </w:rPr>
            </w:pPr>
            <w:ins w:id="3695" w:author="Samylla Oliveira" w:date="2020-08-26T16:18:00Z">
              <w:r>
                <w:rPr>
                  <w:color w:val="2E2E2E"/>
                  <w:sz w:val="20"/>
                  <w:szCs w:val="20"/>
                </w:rPr>
                <w:t>(</w:t>
              </w:r>
            </w:ins>
            <w:ins w:id="3696" w:author="Samylla Oliveira" w:date="2020-08-26T16:19:00Z">
              <w:r>
                <w:rPr>
                  <w:color w:val="2E2E2E"/>
                  <w:sz w:val="20"/>
                  <w:szCs w:val="20"/>
                </w:rPr>
                <w:t>± 39,90)</w:t>
              </w:r>
            </w:ins>
          </w:p>
        </w:tc>
      </w:tr>
      <w:tr w:rsidR="00383D8D" w14:paraId="46A0CCA7" w14:textId="545AB86F" w:rsidTr="001603C4">
        <w:tblPrEx>
          <w:tblW w:w="9301" w:type="dxa"/>
          <w:jc w:val="center"/>
          <w:tblPrExChange w:id="3697" w:author="Samylla Oliveira" w:date="2020-08-26T17:10:00Z">
            <w:tblPrEx>
              <w:tblW w:w="8784" w:type="dxa"/>
              <w:jc w:val="center"/>
            </w:tblPrEx>
          </w:tblPrExChange>
        </w:tblPrEx>
        <w:trPr>
          <w:trHeight w:val="345"/>
          <w:jc w:val="center"/>
          <w:ins w:id="3698" w:author="Samylla Oliveira" w:date="2020-08-26T13:15:00Z"/>
          <w:trPrChange w:id="3699" w:author="Samylla Oliveira" w:date="2020-08-26T17:10:00Z">
            <w:trPr>
              <w:gridAfter w:val="0"/>
              <w:trHeight w:val="345"/>
              <w:jc w:val="center"/>
            </w:trPr>
          </w:trPrChange>
        </w:trPr>
        <w:tc>
          <w:tcPr>
            <w:tcW w:w="1363" w:type="dxa"/>
            <w:vMerge w:val="restart"/>
            <w:vAlign w:val="center"/>
            <w:tcPrChange w:id="3700" w:author="Samylla Oliveira" w:date="2020-08-26T17:10:00Z">
              <w:tcPr>
                <w:tcW w:w="1377" w:type="dxa"/>
                <w:gridSpan w:val="2"/>
                <w:vMerge w:val="restart"/>
                <w:vAlign w:val="center"/>
              </w:tcPr>
            </w:tcPrChange>
          </w:tcPr>
          <w:p w14:paraId="75A262C9" w14:textId="77777777" w:rsidR="00383D8D" w:rsidRPr="00100A76" w:rsidRDefault="00383D8D">
            <w:pPr>
              <w:pStyle w:val="NormalWeb"/>
              <w:spacing w:before="0" w:beforeAutospacing="0" w:after="0" w:afterAutospacing="0" w:line="360" w:lineRule="auto"/>
              <w:jc w:val="center"/>
              <w:rPr>
                <w:ins w:id="3701" w:author="Samylla Oliveira" w:date="2020-08-26T13:15:00Z"/>
                <w:color w:val="2E2E2E"/>
                <w:sz w:val="20"/>
                <w:szCs w:val="20"/>
              </w:rPr>
            </w:pPr>
            <w:ins w:id="3702" w:author="Samylla Oliveira" w:date="2020-08-26T13:15:00Z">
              <w:r w:rsidRPr="00100A76">
                <w:rPr>
                  <w:color w:val="2E2E2E"/>
                  <w:sz w:val="20"/>
                  <w:szCs w:val="20"/>
                </w:rPr>
                <w:t>Mesocosmos</w:t>
              </w:r>
            </w:ins>
          </w:p>
          <w:p w14:paraId="137E7866" w14:textId="71B4BD0A" w:rsidR="00383D8D" w:rsidRPr="00100A76" w:rsidRDefault="00383D8D">
            <w:pPr>
              <w:pStyle w:val="NormalWeb"/>
              <w:spacing w:before="0" w:beforeAutospacing="0" w:after="0" w:afterAutospacing="0" w:line="360" w:lineRule="auto"/>
              <w:jc w:val="center"/>
              <w:rPr>
                <w:ins w:id="3703" w:author="Samylla Oliveira" w:date="2020-08-26T13:15:00Z"/>
                <w:color w:val="2E2E2E"/>
                <w:sz w:val="20"/>
                <w:szCs w:val="20"/>
              </w:rPr>
            </w:pPr>
            <w:ins w:id="3704" w:author="Samylla Oliveira" w:date="2020-08-26T13:15:00Z">
              <w:r w:rsidRPr="00100A76">
                <w:rPr>
                  <w:color w:val="2E2E2E"/>
                  <w:sz w:val="20"/>
                  <w:szCs w:val="20"/>
                </w:rPr>
                <w:t>Tratamento</w:t>
              </w:r>
            </w:ins>
          </w:p>
        </w:tc>
        <w:tc>
          <w:tcPr>
            <w:tcW w:w="1828" w:type="dxa"/>
            <w:vMerge/>
            <w:vAlign w:val="center"/>
            <w:tcPrChange w:id="3705" w:author="Samylla Oliveira" w:date="2020-08-26T17:10:00Z">
              <w:tcPr>
                <w:tcW w:w="1828" w:type="dxa"/>
                <w:gridSpan w:val="2"/>
                <w:vMerge/>
                <w:vAlign w:val="center"/>
              </w:tcPr>
            </w:tcPrChange>
          </w:tcPr>
          <w:p w14:paraId="75DDAE01" w14:textId="77777777" w:rsidR="00383D8D" w:rsidRPr="008A0EE7" w:rsidRDefault="00383D8D">
            <w:pPr>
              <w:pStyle w:val="NormalWeb"/>
              <w:spacing w:before="0" w:beforeAutospacing="0" w:after="0" w:afterAutospacing="0" w:line="360" w:lineRule="auto"/>
              <w:jc w:val="center"/>
              <w:rPr>
                <w:ins w:id="3706" w:author="Samylla Oliveira" w:date="2020-08-26T13:15:00Z"/>
                <w:color w:val="2E2E2E"/>
                <w:sz w:val="20"/>
                <w:szCs w:val="20"/>
              </w:rPr>
            </w:pPr>
          </w:p>
        </w:tc>
        <w:tc>
          <w:tcPr>
            <w:tcW w:w="1061" w:type="dxa"/>
            <w:vAlign w:val="center"/>
            <w:tcPrChange w:id="3707" w:author="Samylla Oliveira" w:date="2020-08-26T17:10:00Z">
              <w:tcPr>
                <w:tcW w:w="876" w:type="dxa"/>
                <w:vAlign w:val="center"/>
              </w:tcPr>
            </w:tcPrChange>
          </w:tcPr>
          <w:p w14:paraId="54694B1B" w14:textId="5D830277" w:rsidR="00383D8D" w:rsidRPr="008A0EE7" w:rsidRDefault="00383D8D">
            <w:pPr>
              <w:pStyle w:val="NormalWeb"/>
              <w:spacing w:before="0" w:beforeAutospacing="0" w:after="0" w:afterAutospacing="0" w:line="360" w:lineRule="auto"/>
              <w:jc w:val="center"/>
              <w:rPr>
                <w:ins w:id="3708" w:author="Samylla Oliveira" w:date="2020-08-26T13:15:00Z"/>
                <w:color w:val="2E2E2E"/>
                <w:sz w:val="20"/>
                <w:szCs w:val="20"/>
              </w:rPr>
            </w:pPr>
            <w:ins w:id="3709" w:author="Samylla Oliveira" w:date="2020-08-26T15:06:00Z">
              <w:r>
                <w:rPr>
                  <w:color w:val="2E2E2E"/>
                  <w:sz w:val="20"/>
                  <w:szCs w:val="20"/>
                </w:rPr>
                <w:t>74</w:t>
              </w:r>
            </w:ins>
          </w:p>
        </w:tc>
        <w:tc>
          <w:tcPr>
            <w:tcW w:w="988" w:type="dxa"/>
            <w:vAlign w:val="center"/>
            <w:tcPrChange w:id="3710" w:author="Samylla Oliveira" w:date="2020-08-26T17:10:00Z">
              <w:tcPr>
                <w:tcW w:w="903" w:type="dxa"/>
                <w:gridSpan w:val="2"/>
                <w:vAlign w:val="center"/>
              </w:tcPr>
            </w:tcPrChange>
          </w:tcPr>
          <w:p w14:paraId="667336A1" w14:textId="7BDF6089" w:rsidR="00383D8D" w:rsidRPr="008A0EE7" w:rsidRDefault="00383D8D">
            <w:pPr>
              <w:pStyle w:val="NormalWeb"/>
              <w:spacing w:before="0" w:beforeAutospacing="0" w:after="0" w:afterAutospacing="0" w:line="360" w:lineRule="auto"/>
              <w:jc w:val="center"/>
              <w:rPr>
                <w:ins w:id="3711" w:author="Samylla Oliveira" w:date="2020-08-26T13:15:00Z"/>
                <w:color w:val="2E2E2E"/>
                <w:sz w:val="20"/>
                <w:szCs w:val="20"/>
              </w:rPr>
            </w:pPr>
            <w:ins w:id="3712" w:author="Samylla Oliveira" w:date="2020-08-26T15:18:00Z">
              <w:r>
                <w:rPr>
                  <w:color w:val="2E2E2E"/>
                  <w:sz w:val="20"/>
                  <w:szCs w:val="20"/>
                </w:rPr>
                <w:t>39</w:t>
              </w:r>
            </w:ins>
          </w:p>
        </w:tc>
        <w:tc>
          <w:tcPr>
            <w:tcW w:w="992" w:type="dxa"/>
            <w:vAlign w:val="center"/>
            <w:tcPrChange w:id="3713" w:author="Samylla Oliveira" w:date="2020-08-26T17:10:00Z">
              <w:tcPr>
                <w:tcW w:w="929" w:type="dxa"/>
                <w:gridSpan w:val="2"/>
                <w:vAlign w:val="center"/>
              </w:tcPr>
            </w:tcPrChange>
          </w:tcPr>
          <w:p w14:paraId="6D03A6F0" w14:textId="3AF316F9" w:rsidR="00383D8D" w:rsidRPr="008A0EE7" w:rsidRDefault="00383D8D">
            <w:pPr>
              <w:pStyle w:val="NormalWeb"/>
              <w:spacing w:before="0" w:beforeAutospacing="0" w:after="0" w:afterAutospacing="0" w:line="360" w:lineRule="auto"/>
              <w:jc w:val="center"/>
              <w:rPr>
                <w:ins w:id="3714" w:author="Samylla Oliveira" w:date="2020-08-26T13:15:00Z"/>
                <w:color w:val="2E2E2E"/>
                <w:sz w:val="20"/>
                <w:szCs w:val="20"/>
              </w:rPr>
            </w:pPr>
            <w:ins w:id="3715" w:author="Samylla Oliveira" w:date="2020-08-26T15:39:00Z">
              <w:r>
                <w:rPr>
                  <w:color w:val="2E2E2E"/>
                  <w:sz w:val="20"/>
                  <w:szCs w:val="20"/>
                </w:rPr>
                <w:t>36</w:t>
              </w:r>
            </w:ins>
          </w:p>
        </w:tc>
        <w:tc>
          <w:tcPr>
            <w:tcW w:w="993" w:type="dxa"/>
            <w:vAlign w:val="center"/>
            <w:tcPrChange w:id="3716" w:author="Samylla Oliveira" w:date="2020-08-26T17:10:00Z">
              <w:tcPr>
                <w:tcW w:w="892" w:type="dxa"/>
                <w:gridSpan w:val="2"/>
                <w:vAlign w:val="center"/>
              </w:tcPr>
            </w:tcPrChange>
          </w:tcPr>
          <w:p w14:paraId="402826F8" w14:textId="7E29A071" w:rsidR="00383D8D" w:rsidRPr="008A0EE7" w:rsidRDefault="00383D8D">
            <w:pPr>
              <w:pStyle w:val="NormalWeb"/>
              <w:spacing w:before="0" w:beforeAutospacing="0" w:after="0" w:afterAutospacing="0" w:line="360" w:lineRule="auto"/>
              <w:jc w:val="center"/>
              <w:rPr>
                <w:ins w:id="3717" w:author="Samylla Oliveira" w:date="2020-08-26T13:15:00Z"/>
                <w:color w:val="2E2E2E"/>
                <w:sz w:val="20"/>
                <w:szCs w:val="20"/>
              </w:rPr>
            </w:pPr>
            <w:ins w:id="3718" w:author="Samylla Oliveira" w:date="2020-08-26T15:54:00Z">
              <w:r>
                <w:rPr>
                  <w:color w:val="2E2E2E"/>
                  <w:sz w:val="20"/>
                  <w:szCs w:val="20"/>
                </w:rPr>
                <w:t>49</w:t>
              </w:r>
            </w:ins>
          </w:p>
        </w:tc>
        <w:tc>
          <w:tcPr>
            <w:tcW w:w="992" w:type="dxa"/>
            <w:vAlign w:val="center"/>
            <w:tcPrChange w:id="3719" w:author="Samylla Oliveira" w:date="2020-08-26T17:10:00Z">
              <w:tcPr>
                <w:tcW w:w="892" w:type="dxa"/>
                <w:gridSpan w:val="3"/>
                <w:vAlign w:val="center"/>
              </w:tcPr>
            </w:tcPrChange>
          </w:tcPr>
          <w:p w14:paraId="5F6BD394" w14:textId="174AB716" w:rsidR="00383D8D" w:rsidRPr="008A0EE7" w:rsidRDefault="00383D8D">
            <w:pPr>
              <w:pStyle w:val="NormalWeb"/>
              <w:spacing w:before="0" w:beforeAutospacing="0" w:after="0" w:afterAutospacing="0" w:line="360" w:lineRule="auto"/>
              <w:jc w:val="center"/>
              <w:rPr>
                <w:ins w:id="3720" w:author="Samylla Oliveira" w:date="2020-08-26T13:15:00Z"/>
                <w:color w:val="2E2E2E"/>
                <w:sz w:val="20"/>
                <w:szCs w:val="20"/>
              </w:rPr>
            </w:pPr>
            <w:ins w:id="3721" w:author="Samylla Oliveira" w:date="2020-08-26T16:08:00Z">
              <w:r>
                <w:rPr>
                  <w:color w:val="2E2E2E"/>
                  <w:sz w:val="20"/>
                  <w:szCs w:val="20"/>
                </w:rPr>
                <w:t>56</w:t>
              </w:r>
            </w:ins>
          </w:p>
        </w:tc>
        <w:tc>
          <w:tcPr>
            <w:tcW w:w="1084" w:type="dxa"/>
            <w:tcPrChange w:id="3722" w:author="Samylla Oliveira" w:date="2020-08-26T17:10:00Z">
              <w:tcPr>
                <w:tcW w:w="1087" w:type="dxa"/>
                <w:gridSpan w:val="3"/>
              </w:tcPr>
            </w:tcPrChange>
          </w:tcPr>
          <w:p w14:paraId="37625D88" w14:textId="3711BECA" w:rsidR="00383D8D" w:rsidRPr="008A0EE7" w:rsidRDefault="00383D8D" w:rsidP="00383D8D">
            <w:pPr>
              <w:pStyle w:val="NormalWeb"/>
              <w:spacing w:before="0" w:beforeAutospacing="0" w:after="0" w:afterAutospacing="0" w:line="360" w:lineRule="auto"/>
              <w:jc w:val="center"/>
              <w:rPr>
                <w:ins w:id="3723" w:author="Samylla Oliveira" w:date="2020-08-26T14:20:00Z"/>
                <w:color w:val="2E2E2E"/>
                <w:sz w:val="20"/>
                <w:szCs w:val="20"/>
              </w:rPr>
            </w:pPr>
            <w:ins w:id="3724" w:author="Samylla Oliveira" w:date="2020-08-26T16:14:00Z">
              <w:r>
                <w:rPr>
                  <w:color w:val="2E2E2E"/>
                  <w:sz w:val="20"/>
                  <w:szCs w:val="20"/>
                </w:rPr>
                <w:t>43</w:t>
              </w:r>
            </w:ins>
          </w:p>
        </w:tc>
      </w:tr>
      <w:tr w:rsidR="00383D8D" w14:paraId="50F9B19B" w14:textId="77777777" w:rsidTr="001603C4">
        <w:tblPrEx>
          <w:tblW w:w="9301" w:type="dxa"/>
          <w:jc w:val="center"/>
          <w:tblPrExChange w:id="3725" w:author="Samylla Oliveira" w:date="2020-08-26T17:10:00Z">
            <w:tblPrEx>
              <w:tblW w:w="8784" w:type="dxa"/>
              <w:jc w:val="center"/>
            </w:tblPrEx>
          </w:tblPrExChange>
        </w:tblPrEx>
        <w:trPr>
          <w:trHeight w:val="345"/>
          <w:jc w:val="center"/>
          <w:ins w:id="3726" w:author="Samylla Oliveira" w:date="2020-08-26T13:15:00Z"/>
          <w:trPrChange w:id="3727" w:author="Samylla Oliveira" w:date="2020-08-26T17:10:00Z">
            <w:trPr>
              <w:gridAfter w:val="0"/>
              <w:trHeight w:val="345"/>
              <w:jc w:val="center"/>
            </w:trPr>
          </w:trPrChange>
        </w:trPr>
        <w:tc>
          <w:tcPr>
            <w:tcW w:w="1363" w:type="dxa"/>
            <w:vMerge/>
            <w:vAlign w:val="center"/>
            <w:tcPrChange w:id="3728" w:author="Samylla Oliveira" w:date="2020-08-26T17:10:00Z">
              <w:tcPr>
                <w:tcW w:w="1377" w:type="dxa"/>
                <w:gridSpan w:val="2"/>
                <w:vMerge/>
                <w:vAlign w:val="center"/>
              </w:tcPr>
            </w:tcPrChange>
          </w:tcPr>
          <w:p w14:paraId="7DB0D450" w14:textId="77777777" w:rsidR="00383D8D" w:rsidRPr="00100A76" w:rsidRDefault="00383D8D" w:rsidP="00383D8D">
            <w:pPr>
              <w:pStyle w:val="NormalWeb"/>
              <w:spacing w:before="0" w:beforeAutospacing="0" w:after="0" w:afterAutospacing="0" w:line="360" w:lineRule="auto"/>
              <w:jc w:val="center"/>
              <w:rPr>
                <w:ins w:id="3729" w:author="Samylla Oliveira" w:date="2020-08-26T13:15:00Z"/>
                <w:color w:val="2E2E2E"/>
                <w:sz w:val="20"/>
                <w:szCs w:val="20"/>
              </w:rPr>
            </w:pPr>
          </w:p>
        </w:tc>
        <w:tc>
          <w:tcPr>
            <w:tcW w:w="1828" w:type="dxa"/>
            <w:vMerge/>
            <w:vAlign w:val="center"/>
            <w:tcPrChange w:id="3730" w:author="Samylla Oliveira" w:date="2020-08-26T17:10:00Z">
              <w:tcPr>
                <w:tcW w:w="1828" w:type="dxa"/>
                <w:gridSpan w:val="2"/>
                <w:vMerge/>
                <w:vAlign w:val="center"/>
              </w:tcPr>
            </w:tcPrChange>
          </w:tcPr>
          <w:p w14:paraId="03CDFAFA" w14:textId="77777777" w:rsidR="00383D8D" w:rsidRPr="008A0EE7" w:rsidRDefault="00383D8D" w:rsidP="00383D8D">
            <w:pPr>
              <w:pStyle w:val="NormalWeb"/>
              <w:spacing w:before="0" w:beforeAutospacing="0" w:after="0" w:afterAutospacing="0" w:line="360" w:lineRule="auto"/>
              <w:jc w:val="center"/>
              <w:rPr>
                <w:ins w:id="3731" w:author="Samylla Oliveira" w:date="2020-08-26T13:15:00Z"/>
                <w:color w:val="2E2E2E"/>
                <w:sz w:val="20"/>
                <w:szCs w:val="20"/>
              </w:rPr>
            </w:pPr>
          </w:p>
        </w:tc>
        <w:tc>
          <w:tcPr>
            <w:tcW w:w="1061" w:type="dxa"/>
            <w:vAlign w:val="center"/>
            <w:tcPrChange w:id="3732" w:author="Samylla Oliveira" w:date="2020-08-26T17:10:00Z">
              <w:tcPr>
                <w:tcW w:w="876" w:type="dxa"/>
                <w:vAlign w:val="center"/>
              </w:tcPr>
            </w:tcPrChange>
          </w:tcPr>
          <w:p w14:paraId="639D11B9" w14:textId="77777777" w:rsidR="00383D8D" w:rsidRDefault="00383D8D" w:rsidP="00383D8D">
            <w:pPr>
              <w:pStyle w:val="NormalWeb"/>
              <w:spacing w:before="0" w:beforeAutospacing="0" w:after="0" w:afterAutospacing="0" w:line="360" w:lineRule="auto"/>
              <w:jc w:val="center"/>
              <w:rPr>
                <w:ins w:id="3733" w:author="Samylla Oliveira" w:date="2020-08-26T15:06:00Z"/>
                <w:color w:val="2E2E2E"/>
                <w:sz w:val="20"/>
                <w:szCs w:val="20"/>
              </w:rPr>
            </w:pPr>
            <w:ins w:id="3734" w:author="Samylla Oliveira" w:date="2020-08-26T15:06:00Z">
              <w:r>
                <w:rPr>
                  <w:color w:val="2E2E2E"/>
                  <w:sz w:val="20"/>
                  <w:szCs w:val="20"/>
                </w:rPr>
                <w:t>72</w:t>
              </w:r>
            </w:ins>
          </w:p>
          <w:p w14:paraId="1021EA51" w14:textId="1262A388" w:rsidR="00383D8D" w:rsidRPr="008A0EE7" w:rsidRDefault="00383D8D" w:rsidP="00383D8D">
            <w:pPr>
              <w:pStyle w:val="NormalWeb"/>
              <w:spacing w:before="0" w:beforeAutospacing="0" w:after="0" w:afterAutospacing="0" w:line="360" w:lineRule="auto"/>
              <w:jc w:val="center"/>
              <w:rPr>
                <w:ins w:id="3735" w:author="Samylla Oliveira" w:date="2020-08-26T13:15:00Z"/>
                <w:color w:val="2E2E2E"/>
                <w:sz w:val="20"/>
                <w:szCs w:val="20"/>
              </w:rPr>
            </w:pPr>
            <w:ins w:id="3736" w:author="Samylla Oliveira" w:date="2020-08-26T15:06:00Z">
              <w:r>
                <w:rPr>
                  <w:color w:val="2E2E2E"/>
                  <w:sz w:val="20"/>
                  <w:szCs w:val="20"/>
                </w:rPr>
                <w:t>(± 33, 44)</w:t>
              </w:r>
            </w:ins>
          </w:p>
        </w:tc>
        <w:tc>
          <w:tcPr>
            <w:tcW w:w="988" w:type="dxa"/>
            <w:vAlign w:val="center"/>
            <w:tcPrChange w:id="3737" w:author="Samylla Oliveira" w:date="2020-08-26T17:10:00Z">
              <w:tcPr>
                <w:tcW w:w="903" w:type="dxa"/>
                <w:gridSpan w:val="2"/>
                <w:vAlign w:val="center"/>
              </w:tcPr>
            </w:tcPrChange>
          </w:tcPr>
          <w:p w14:paraId="204FF80E" w14:textId="77777777" w:rsidR="00383D8D" w:rsidRDefault="00383D8D" w:rsidP="00383D8D">
            <w:pPr>
              <w:pStyle w:val="NormalWeb"/>
              <w:spacing w:before="0" w:beforeAutospacing="0" w:after="0" w:afterAutospacing="0" w:line="360" w:lineRule="auto"/>
              <w:jc w:val="center"/>
              <w:rPr>
                <w:ins w:id="3738" w:author="Samylla Oliveira" w:date="2020-08-26T15:19:00Z"/>
                <w:color w:val="2E2E2E"/>
                <w:sz w:val="20"/>
                <w:szCs w:val="20"/>
              </w:rPr>
            </w:pPr>
            <w:ins w:id="3739" w:author="Samylla Oliveira" w:date="2020-08-26T15:19:00Z">
              <w:r>
                <w:rPr>
                  <w:color w:val="2E2E2E"/>
                  <w:sz w:val="20"/>
                  <w:szCs w:val="20"/>
                </w:rPr>
                <w:t>46</w:t>
              </w:r>
            </w:ins>
          </w:p>
          <w:p w14:paraId="0026E053" w14:textId="25095607" w:rsidR="00383D8D" w:rsidRPr="008A0EE7" w:rsidRDefault="00383D8D" w:rsidP="00383D8D">
            <w:pPr>
              <w:pStyle w:val="NormalWeb"/>
              <w:spacing w:before="0" w:beforeAutospacing="0" w:after="0" w:afterAutospacing="0" w:line="360" w:lineRule="auto"/>
              <w:jc w:val="center"/>
              <w:rPr>
                <w:ins w:id="3740" w:author="Samylla Oliveira" w:date="2020-08-26T13:15:00Z"/>
                <w:color w:val="2E2E2E"/>
                <w:sz w:val="20"/>
                <w:szCs w:val="20"/>
              </w:rPr>
            </w:pPr>
            <w:ins w:id="3741" w:author="Samylla Oliveira" w:date="2020-08-26T15:19:00Z">
              <w:r>
                <w:rPr>
                  <w:color w:val="2E2E2E"/>
                  <w:sz w:val="20"/>
                  <w:szCs w:val="20"/>
                </w:rPr>
                <w:t>(± 31,96)</w:t>
              </w:r>
            </w:ins>
          </w:p>
        </w:tc>
        <w:tc>
          <w:tcPr>
            <w:tcW w:w="992" w:type="dxa"/>
            <w:vAlign w:val="center"/>
            <w:tcPrChange w:id="3742" w:author="Samylla Oliveira" w:date="2020-08-26T17:10:00Z">
              <w:tcPr>
                <w:tcW w:w="929" w:type="dxa"/>
                <w:gridSpan w:val="2"/>
                <w:vAlign w:val="center"/>
              </w:tcPr>
            </w:tcPrChange>
          </w:tcPr>
          <w:p w14:paraId="42A83EFC" w14:textId="77777777" w:rsidR="00383D8D" w:rsidRDefault="00383D8D" w:rsidP="00383D8D">
            <w:pPr>
              <w:pStyle w:val="NormalWeb"/>
              <w:spacing w:before="0" w:beforeAutospacing="0" w:after="0" w:afterAutospacing="0" w:line="360" w:lineRule="auto"/>
              <w:jc w:val="center"/>
              <w:rPr>
                <w:ins w:id="3743" w:author="Samylla Oliveira" w:date="2020-08-26T15:39:00Z"/>
                <w:color w:val="2E2E2E"/>
                <w:sz w:val="20"/>
                <w:szCs w:val="20"/>
              </w:rPr>
            </w:pPr>
            <w:ins w:id="3744" w:author="Samylla Oliveira" w:date="2020-08-26T15:39:00Z">
              <w:r>
                <w:rPr>
                  <w:color w:val="2E2E2E"/>
                  <w:sz w:val="20"/>
                  <w:szCs w:val="20"/>
                </w:rPr>
                <w:t>50</w:t>
              </w:r>
            </w:ins>
          </w:p>
          <w:p w14:paraId="6E787AC9" w14:textId="79032CAE" w:rsidR="00383D8D" w:rsidRPr="008A0EE7" w:rsidRDefault="00383D8D" w:rsidP="00383D8D">
            <w:pPr>
              <w:pStyle w:val="NormalWeb"/>
              <w:spacing w:before="0" w:beforeAutospacing="0" w:after="0" w:afterAutospacing="0" w:line="360" w:lineRule="auto"/>
              <w:jc w:val="center"/>
              <w:rPr>
                <w:ins w:id="3745" w:author="Samylla Oliveira" w:date="2020-08-26T13:15:00Z"/>
                <w:color w:val="2E2E2E"/>
                <w:sz w:val="20"/>
                <w:szCs w:val="20"/>
              </w:rPr>
            </w:pPr>
            <w:ins w:id="3746" w:author="Samylla Oliveira" w:date="2020-08-26T15:39:00Z">
              <w:r>
                <w:rPr>
                  <w:color w:val="2E2E2E"/>
                  <w:sz w:val="20"/>
                  <w:szCs w:val="20"/>
                </w:rPr>
                <w:t>(± 39,60)</w:t>
              </w:r>
            </w:ins>
          </w:p>
        </w:tc>
        <w:tc>
          <w:tcPr>
            <w:tcW w:w="993" w:type="dxa"/>
            <w:vAlign w:val="center"/>
            <w:tcPrChange w:id="3747" w:author="Samylla Oliveira" w:date="2020-08-26T17:10:00Z">
              <w:tcPr>
                <w:tcW w:w="892" w:type="dxa"/>
                <w:gridSpan w:val="2"/>
                <w:vAlign w:val="center"/>
              </w:tcPr>
            </w:tcPrChange>
          </w:tcPr>
          <w:p w14:paraId="7D678A50" w14:textId="77777777" w:rsidR="00383D8D" w:rsidRDefault="00383D8D" w:rsidP="00383D8D">
            <w:pPr>
              <w:pStyle w:val="NormalWeb"/>
              <w:spacing w:before="0" w:beforeAutospacing="0" w:after="0" w:afterAutospacing="0" w:line="360" w:lineRule="auto"/>
              <w:jc w:val="center"/>
              <w:rPr>
                <w:ins w:id="3748" w:author="Samylla Oliveira" w:date="2020-08-26T15:54:00Z"/>
                <w:color w:val="2E2E2E"/>
                <w:sz w:val="20"/>
                <w:szCs w:val="20"/>
              </w:rPr>
            </w:pPr>
            <w:ins w:id="3749" w:author="Samylla Oliveira" w:date="2020-08-26T15:54:00Z">
              <w:r>
                <w:rPr>
                  <w:color w:val="2E2E2E"/>
                  <w:sz w:val="20"/>
                  <w:szCs w:val="20"/>
                </w:rPr>
                <w:t xml:space="preserve">58 </w:t>
              </w:r>
            </w:ins>
          </w:p>
          <w:p w14:paraId="1F0B586D" w14:textId="0D93A388" w:rsidR="00383D8D" w:rsidRPr="008A0EE7" w:rsidRDefault="00383D8D" w:rsidP="00383D8D">
            <w:pPr>
              <w:pStyle w:val="NormalWeb"/>
              <w:spacing w:before="0" w:beforeAutospacing="0" w:after="0" w:afterAutospacing="0" w:line="360" w:lineRule="auto"/>
              <w:jc w:val="center"/>
              <w:rPr>
                <w:ins w:id="3750" w:author="Samylla Oliveira" w:date="2020-08-26T13:15:00Z"/>
                <w:color w:val="2E2E2E"/>
                <w:sz w:val="20"/>
                <w:szCs w:val="20"/>
              </w:rPr>
            </w:pPr>
            <w:ins w:id="3751" w:author="Samylla Oliveira" w:date="2020-08-26T15:54:00Z">
              <w:r>
                <w:rPr>
                  <w:color w:val="2E2E2E"/>
                  <w:sz w:val="20"/>
                  <w:szCs w:val="20"/>
                </w:rPr>
                <w:t xml:space="preserve">(± </w:t>
              </w:r>
            </w:ins>
            <w:ins w:id="3752" w:author="Samylla Oliveira" w:date="2020-08-26T15:55:00Z">
              <w:r>
                <w:rPr>
                  <w:color w:val="2E2E2E"/>
                  <w:sz w:val="20"/>
                  <w:szCs w:val="20"/>
                </w:rPr>
                <w:t>41,43)</w:t>
              </w:r>
            </w:ins>
          </w:p>
        </w:tc>
        <w:tc>
          <w:tcPr>
            <w:tcW w:w="992" w:type="dxa"/>
            <w:vAlign w:val="center"/>
            <w:tcPrChange w:id="3753" w:author="Samylla Oliveira" w:date="2020-08-26T17:10:00Z">
              <w:tcPr>
                <w:tcW w:w="892" w:type="dxa"/>
                <w:gridSpan w:val="3"/>
                <w:vAlign w:val="center"/>
              </w:tcPr>
            </w:tcPrChange>
          </w:tcPr>
          <w:p w14:paraId="285E74A0" w14:textId="77777777" w:rsidR="00383D8D" w:rsidRDefault="00383D8D" w:rsidP="00383D8D">
            <w:pPr>
              <w:pStyle w:val="NormalWeb"/>
              <w:spacing w:before="0" w:beforeAutospacing="0" w:after="0" w:afterAutospacing="0" w:line="360" w:lineRule="auto"/>
              <w:jc w:val="center"/>
              <w:rPr>
                <w:ins w:id="3754" w:author="Samylla Oliveira" w:date="2020-08-26T16:08:00Z"/>
                <w:color w:val="2E2E2E"/>
                <w:sz w:val="20"/>
                <w:szCs w:val="20"/>
              </w:rPr>
            </w:pPr>
            <w:ins w:id="3755" w:author="Samylla Oliveira" w:date="2020-08-26T16:08:00Z">
              <w:r>
                <w:rPr>
                  <w:color w:val="2E2E2E"/>
                  <w:sz w:val="20"/>
                  <w:szCs w:val="20"/>
                </w:rPr>
                <w:t xml:space="preserve">62 </w:t>
              </w:r>
            </w:ins>
          </w:p>
          <w:p w14:paraId="114C0293" w14:textId="4AACE95A" w:rsidR="00383D8D" w:rsidRPr="008A0EE7" w:rsidRDefault="00383D8D" w:rsidP="00383D8D">
            <w:pPr>
              <w:pStyle w:val="NormalWeb"/>
              <w:spacing w:before="0" w:beforeAutospacing="0" w:after="0" w:afterAutospacing="0" w:line="360" w:lineRule="auto"/>
              <w:jc w:val="center"/>
              <w:rPr>
                <w:ins w:id="3756" w:author="Samylla Oliveira" w:date="2020-08-26T13:15:00Z"/>
                <w:color w:val="2E2E2E"/>
                <w:sz w:val="20"/>
                <w:szCs w:val="20"/>
              </w:rPr>
            </w:pPr>
            <w:ins w:id="3757" w:author="Samylla Oliveira" w:date="2020-08-26T16:08:00Z">
              <w:r>
                <w:rPr>
                  <w:color w:val="2E2E2E"/>
                  <w:sz w:val="20"/>
                  <w:szCs w:val="20"/>
                </w:rPr>
                <w:t>(± 40,37)</w:t>
              </w:r>
            </w:ins>
          </w:p>
        </w:tc>
        <w:tc>
          <w:tcPr>
            <w:tcW w:w="1084" w:type="dxa"/>
            <w:tcPrChange w:id="3758" w:author="Samylla Oliveira" w:date="2020-08-26T17:10:00Z">
              <w:tcPr>
                <w:tcW w:w="1087" w:type="dxa"/>
                <w:gridSpan w:val="3"/>
              </w:tcPr>
            </w:tcPrChange>
          </w:tcPr>
          <w:p w14:paraId="4AF0F65C" w14:textId="77777777" w:rsidR="00383D8D" w:rsidRDefault="00383D8D">
            <w:pPr>
              <w:pStyle w:val="NormalWeb"/>
              <w:spacing w:before="0" w:beforeAutospacing="0" w:after="0" w:afterAutospacing="0" w:line="360" w:lineRule="auto"/>
              <w:jc w:val="center"/>
              <w:rPr>
                <w:ins w:id="3759" w:author="Samylla Oliveira" w:date="2020-08-26T16:14:00Z"/>
                <w:color w:val="2E2E2E"/>
                <w:sz w:val="20"/>
                <w:szCs w:val="20"/>
              </w:rPr>
            </w:pPr>
            <w:ins w:id="3760" w:author="Samylla Oliveira" w:date="2020-08-26T16:14:00Z">
              <w:r>
                <w:rPr>
                  <w:color w:val="2E2E2E"/>
                  <w:sz w:val="20"/>
                  <w:szCs w:val="20"/>
                </w:rPr>
                <w:t>50</w:t>
              </w:r>
            </w:ins>
          </w:p>
          <w:p w14:paraId="76583D5B" w14:textId="77777777" w:rsidR="00383D8D" w:rsidRDefault="00383D8D">
            <w:pPr>
              <w:pStyle w:val="NormalWeb"/>
              <w:spacing w:before="0" w:beforeAutospacing="0" w:after="0" w:afterAutospacing="0" w:line="360" w:lineRule="auto"/>
              <w:jc w:val="center"/>
              <w:rPr>
                <w:ins w:id="3761" w:author="Samylla Oliveira" w:date="2020-08-26T16:15:00Z"/>
                <w:color w:val="2E2E2E"/>
                <w:sz w:val="20"/>
                <w:szCs w:val="20"/>
              </w:rPr>
            </w:pPr>
            <w:ins w:id="3762" w:author="Samylla Oliveira" w:date="2020-08-26T16:14:00Z">
              <w:r>
                <w:rPr>
                  <w:color w:val="2E2E2E"/>
                  <w:sz w:val="20"/>
                  <w:szCs w:val="20"/>
                </w:rPr>
                <w:t xml:space="preserve">(± </w:t>
              </w:r>
            </w:ins>
            <w:ins w:id="3763" w:author="Samylla Oliveira" w:date="2020-08-26T16:15:00Z">
              <w:r>
                <w:rPr>
                  <w:color w:val="2E2E2E"/>
                  <w:sz w:val="20"/>
                  <w:szCs w:val="20"/>
                </w:rPr>
                <w:t>37,57)</w:t>
              </w:r>
            </w:ins>
          </w:p>
          <w:p w14:paraId="7C4F6C2F" w14:textId="77777777" w:rsidR="00383D8D" w:rsidRDefault="00383D8D">
            <w:pPr>
              <w:pStyle w:val="NormalWeb"/>
              <w:spacing w:before="0" w:beforeAutospacing="0" w:after="0" w:afterAutospacing="0" w:line="360" w:lineRule="auto"/>
              <w:jc w:val="center"/>
              <w:rPr>
                <w:ins w:id="3764" w:author="Samylla Oliveira" w:date="2020-08-26T16:15:00Z"/>
                <w:color w:val="2E2E2E"/>
                <w:sz w:val="20"/>
                <w:szCs w:val="20"/>
              </w:rPr>
            </w:pPr>
          </w:p>
          <w:p w14:paraId="2C0B84FD" w14:textId="3236D328" w:rsidR="00383D8D" w:rsidRPr="008A0EE7" w:rsidRDefault="00383D8D">
            <w:pPr>
              <w:pStyle w:val="NormalWeb"/>
              <w:spacing w:before="0" w:beforeAutospacing="0" w:after="0" w:afterAutospacing="0" w:line="360" w:lineRule="auto"/>
              <w:jc w:val="center"/>
              <w:rPr>
                <w:ins w:id="3765" w:author="Samylla Oliveira" w:date="2020-08-26T14:20:00Z"/>
                <w:color w:val="2E2E2E"/>
                <w:sz w:val="20"/>
                <w:szCs w:val="20"/>
              </w:rPr>
            </w:pPr>
          </w:p>
        </w:tc>
      </w:tr>
      <w:tr w:rsidR="00383D8D" w14:paraId="25B90134" w14:textId="53AAF0C3" w:rsidTr="001603C4">
        <w:tblPrEx>
          <w:tblW w:w="9301" w:type="dxa"/>
          <w:jc w:val="center"/>
          <w:tblPrExChange w:id="3766" w:author="Samylla Oliveira" w:date="2020-08-26T17:10:00Z">
            <w:tblPrEx>
              <w:tblW w:w="9013" w:type="dxa"/>
              <w:jc w:val="center"/>
            </w:tblPrEx>
          </w:tblPrExChange>
        </w:tblPrEx>
        <w:trPr>
          <w:trHeight w:val="173"/>
          <w:jc w:val="center"/>
          <w:ins w:id="3767" w:author="Samylla Oliveira" w:date="2020-08-26T13:16:00Z"/>
          <w:trPrChange w:id="3768" w:author="Samylla Oliveira" w:date="2020-08-26T17:10:00Z">
            <w:trPr>
              <w:gridAfter w:val="0"/>
              <w:wAfter w:w="21" w:type="dxa"/>
              <w:trHeight w:val="173"/>
              <w:jc w:val="center"/>
            </w:trPr>
          </w:trPrChange>
        </w:trPr>
        <w:tc>
          <w:tcPr>
            <w:tcW w:w="1363" w:type="dxa"/>
            <w:vMerge w:val="restart"/>
            <w:vAlign w:val="center"/>
            <w:tcPrChange w:id="3769" w:author="Samylla Oliveira" w:date="2020-08-26T17:10:00Z">
              <w:tcPr>
                <w:tcW w:w="1363" w:type="dxa"/>
                <w:vMerge w:val="restart"/>
                <w:vAlign w:val="center"/>
              </w:tcPr>
            </w:tcPrChange>
          </w:tcPr>
          <w:p w14:paraId="065374F0" w14:textId="6F7E1514" w:rsidR="00383D8D" w:rsidRPr="00100A76" w:rsidRDefault="00383D8D">
            <w:pPr>
              <w:pStyle w:val="NormalWeb"/>
              <w:spacing w:before="0" w:beforeAutospacing="0" w:after="0" w:afterAutospacing="0" w:line="360" w:lineRule="auto"/>
              <w:jc w:val="center"/>
              <w:rPr>
                <w:ins w:id="3770" w:author="Samylla Oliveira" w:date="2020-08-26T13:16:00Z"/>
                <w:color w:val="2E2E2E"/>
                <w:sz w:val="20"/>
                <w:szCs w:val="20"/>
              </w:rPr>
            </w:pPr>
            <w:ins w:id="3771" w:author="Samylla Oliveira" w:date="2020-08-26T13:16:00Z">
              <w:r w:rsidRPr="00100A76">
                <w:rPr>
                  <w:color w:val="2E2E2E"/>
                  <w:sz w:val="20"/>
                  <w:szCs w:val="20"/>
                </w:rPr>
                <w:lastRenderedPageBreak/>
                <w:t>Água bruta</w:t>
              </w:r>
            </w:ins>
          </w:p>
        </w:tc>
        <w:tc>
          <w:tcPr>
            <w:tcW w:w="1828" w:type="dxa"/>
            <w:vMerge w:val="restart"/>
            <w:vAlign w:val="center"/>
            <w:tcPrChange w:id="3772" w:author="Samylla Oliveira" w:date="2020-08-26T17:10:00Z">
              <w:tcPr>
                <w:tcW w:w="1828" w:type="dxa"/>
                <w:gridSpan w:val="2"/>
                <w:vMerge w:val="restart"/>
                <w:vAlign w:val="center"/>
              </w:tcPr>
            </w:tcPrChange>
          </w:tcPr>
          <w:p w14:paraId="26C0B831" w14:textId="77777777" w:rsidR="00383D8D" w:rsidRDefault="00383D8D">
            <w:pPr>
              <w:pStyle w:val="NormalWeb"/>
              <w:spacing w:before="0" w:beforeAutospacing="0" w:after="0" w:afterAutospacing="0" w:line="360" w:lineRule="auto"/>
              <w:jc w:val="center"/>
              <w:rPr>
                <w:ins w:id="3773" w:author="Samylla Oliveira" w:date="2020-08-26T13:16:00Z"/>
                <w:color w:val="2E2E2E"/>
                <w:sz w:val="20"/>
                <w:szCs w:val="20"/>
              </w:rPr>
            </w:pPr>
          </w:p>
          <w:p w14:paraId="594FA32F" w14:textId="77777777" w:rsidR="00383D8D" w:rsidRDefault="00383D8D">
            <w:pPr>
              <w:pStyle w:val="NormalWeb"/>
              <w:spacing w:before="0" w:beforeAutospacing="0" w:after="0" w:afterAutospacing="0" w:line="360" w:lineRule="auto"/>
              <w:jc w:val="center"/>
              <w:rPr>
                <w:ins w:id="3774" w:author="Samylla Oliveira" w:date="2020-08-26T14:40:00Z"/>
                <w:i/>
                <w:color w:val="2E2E2E"/>
                <w:sz w:val="20"/>
                <w:szCs w:val="20"/>
              </w:rPr>
            </w:pPr>
          </w:p>
          <w:p w14:paraId="7152C14F" w14:textId="77777777" w:rsidR="00383D8D" w:rsidRDefault="00383D8D">
            <w:pPr>
              <w:pStyle w:val="NormalWeb"/>
              <w:spacing w:before="0" w:beforeAutospacing="0" w:after="0" w:afterAutospacing="0" w:line="360" w:lineRule="auto"/>
              <w:jc w:val="center"/>
              <w:rPr>
                <w:ins w:id="3775" w:author="Samylla Oliveira" w:date="2020-08-26T14:40:00Z"/>
                <w:i/>
                <w:color w:val="2E2E2E"/>
                <w:sz w:val="20"/>
                <w:szCs w:val="20"/>
              </w:rPr>
            </w:pPr>
          </w:p>
          <w:p w14:paraId="335BC315" w14:textId="77777777" w:rsidR="00383D8D" w:rsidRDefault="00383D8D">
            <w:pPr>
              <w:pStyle w:val="NormalWeb"/>
              <w:spacing w:before="0" w:beforeAutospacing="0" w:after="0" w:afterAutospacing="0" w:line="360" w:lineRule="auto"/>
              <w:jc w:val="center"/>
              <w:rPr>
                <w:ins w:id="3776" w:author="Samylla Oliveira" w:date="2020-08-26T14:40:00Z"/>
                <w:i/>
                <w:color w:val="2E2E2E"/>
                <w:sz w:val="20"/>
                <w:szCs w:val="20"/>
              </w:rPr>
            </w:pPr>
          </w:p>
          <w:p w14:paraId="4AB9CEE3" w14:textId="0ECEECB6" w:rsidR="00383D8D" w:rsidRPr="00DA1D22" w:rsidRDefault="00383D8D">
            <w:pPr>
              <w:pStyle w:val="NormalWeb"/>
              <w:spacing w:before="0" w:beforeAutospacing="0" w:after="0" w:afterAutospacing="0" w:line="360" w:lineRule="auto"/>
              <w:jc w:val="center"/>
              <w:rPr>
                <w:ins w:id="3777" w:author="Samylla Oliveira" w:date="2020-08-26T13:16:00Z"/>
                <w:i/>
                <w:color w:val="2E2E2E"/>
                <w:sz w:val="20"/>
                <w:szCs w:val="20"/>
                <w:rPrChange w:id="3778" w:author="Samylla Oliveira" w:date="2020-08-26T13:17:00Z">
                  <w:rPr>
                    <w:ins w:id="3779" w:author="Samylla Oliveira" w:date="2020-08-26T13:16:00Z"/>
                    <w:color w:val="2E2E2E"/>
                    <w:sz w:val="20"/>
                    <w:szCs w:val="20"/>
                  </w:rPr>
                </w:rPrChange>
              </w:rPr>
            </w:pPr>
            <w:ins w:id="3780" w:author="Samylla Oliveira" w:date="2020-08-26T13:16:00Z">
              <w:r w:rsidRPr="00DA1D22">
                <w:rPr>
                  <w:i/>
                  <w:color w:val="2E2E2E"/>
                  <w:sz w:val="20"/>
                  <w:szCs w:val="20"/>
                  <w:rPrChange w:id="3781" w:author="Samylla Oliveira" w:date="2020-08-26T13:17:00Z">
                    <w:rPr>
                      <w:color w:val="2E2E2E"/>
                      <w:sz w:val="20"/>
                      <w:szCs w:val="20"/>
                    </w:rPr>
                  </w:rPrChange>
                </w:rPr>
                <w:t>Pseudanabaena sp.</w:t>
              </w:r>
            </w:ins>
          </w:p>
        </w:tc>
        <w:tc>
          <w:tcPr>
            <w:tcW w:w="1061" w:type="dxa"/>
            <w:vAlign w:val="center"/>
            <w:tcPrChange w:id="3782" w:author="Samylla Oliveira" w:date="2020-08-26T17:10:00Z">
              <w:tcPr>
                <w:tcW w:w="1061" w:type="dxa"/>
                <w:gridSpan w:val="3"/>
                <w:vAlign w:val="center"/>
              </w:tcPr>
            </w:tcPrChange>
          </w:tcPr>
          <w:p w14:paraId="5542C10A" w14:textId="137DF39A" w:rsidR="00383D8D" w:rsidRPr="008A0EE7" w:rsidRDefault="00383D8D">
            <w:pPr>
              <w:pStyle w:val="NormalWeb"/>
              <w:spacing w:before="0" w:beforeAutospacing="0" w:after="0" w:afterAutospacing="0" w:line="360" w:lineRule="auto"/>
              <w:jc w:val="center"/>
              <w:rPr>
                <w:ins w:id="3783" w:author="Samylla Oliveira" w:date="2020-08-26T13:16:00Z"/>
                <w:color w:val="2E2E2E"/>
                <w:sz w:val="20"/>
                <w:szCs w:val="20"/>
              </w:rPr>
            </w:pPr>
            <w:ins w:id="3784" w:author="Samylla Oliveira" w:date="2020-08-26T13:27:00Z">
              <w:r>
                <w:rPr>
                  <w:color w:val="2E2E2E"/>
                  <w:sz w:val="20"/>
                  <w:szCs w:val="20"/>
                </w:rPr>
                <w:t>14</w:t>
              </w:r>
            </w:ins>
          </w:p>
        </w:tc>
        <w:tc>
          <w:tcPr>
            <w:tcW w:w="988" w:type="dxa"/>
            <w:vAlign w:val="center"/>
            <w:tcPrChange w:id="3785" w:author="Samylla Oliveira" w:date="2020-08-26T17:10:00Z">
              <w:tcPr>
                <w:tcW w:w="988" w:type="dxa"/>
                <w:gridSpan w:val="2"/>
                <w:vAlign w:val="center"/>
              </w:tcPr>
            </w:tcPrChange>
          </w:tcPr>
          <w:p w14:paraId="7CF49005" w14:textId="33362654" w:rsidR="00383D8D" w:rsidRPr="008A0EE7" w:rsidRDefault="00383D8D">
            <w:pPr>
              <w:pStyle w:val="NormalWeb"/>
              <w:spacing w:before="0" w:beforeAutospacing="0" w:after="0" w:afterAutospacing="0" w:line="360" w:lineRule="auto"/>
              <w:jc w:val="center"/>
              <w:rPr>
                <w:ins w:id="3786" w:author="Samylla Oliveira" w:date="2020-08-26T13:16:00Z"/>
                <w:color w:val="2E2E2E"/>
                <w:sz w:val="20"/>
                <w:szCs w:val="20"/>
              </w:rPr>
            </w:pPr>
            <w:ins w:id="3787" w:author="Samylla Oliveira" w:date="2020-08-26T13:42:00Z">
              <w:r>
                <w:rPr>
                  <w:color w:val="2E2E2E"/>
                  <w:sz w:val="20"/>
                  <w:szCs w:val="20"/>
                </w:rPr>
                <w:t>16</w:t>
              </w:r>
            </w:ins>
          </w:p>
        </w:tc>
        <w:tc>
          <w:tcPr>
            <w:tcW w:w="992" w:type="dxa"/>
            <w:vAlign w:val="center"/>
            <w:tcPrChange w:id="3788" w:author="Samylla Oliveira" w:date="2020-08-26T17:10:00Z">
              <w:tcPr>
                <w:tcW w:w="992" w:type="dxa"/>
                <w:gridSpan w:val="2"/>
                <w:vAlign w:val="center"/>
              </w:tcPr>
            </w:tcPrChange>
          </w:tcPr>
          <w:p w14:paraId="4D460587" w14:textId="43B30E2D" w:rsidR="00383D8D" w:rsidRPr="008A0EE7" w:rsidRDefault="00383D8D">
            <w:pPr>
              <w:pStyle w:val="NormalWeb"/>
              <w:spacing w:before="0" w:beforeAutospacing="0" w:after="0" w:afterAutospacing="0" w:line="360" w:lineRule="auto"/>
              <w:jc w:val="center"/>
              <w:rPr>
                <w:ins w:id="3789" w:author="Samylla Oliveira" w:date="2020-08-26T13:16:00Z"/>
                <w:color w:val="2E2E2E"/>
                <w:sz w:val="20"/>
                <w:szCs w:val="20"/>
              </w:rPr>
            </w:pPr>
            <w:ins w:id="3790" w:author="Samylla Oliveira" w:date="2020-08-26T13:51:00Z">
              <w:r>
                <w:rPr>
                  <w:color w:val="2E2E2E"/>
                  <w:sz w:val="20"/>
                  <w:szCs w:val="20"/>
                </w:rPr>
                <w:t>16</w:t>
              </w:r>
            </w:ins>
          </w:p>
        </w:tc>
        <w:tc>
          <w:tcPr>
            <w:tcW w:w="993" w:type="dxa"/>
            <w:vAlign w:val="center"/>
            <w:tcPrChange w:id="3791" w:author="Samylla Oliveira" w:date="2020-08-26T17:10:00Z">
              <w:tcPr>
                <w:tcW w:w="859" w:type="dxa"/>
                <w:gridSpan w:val="2"/>
                <w:vAlign w:val="center"/>
              </w:tcPr>
            </w:tcPrChange>
          </w:tcPr>
          <w:p w14:paraId="124EF3AC" w14:textId="264052F1" w:rsidR="00383D8D" w:rsidRPr="008A0EE7" w:rsidRDefault="00383D8D">
            <w:pPr>
              <w:pStyle w:val="NormalWeb"/>
              <w:spacing w:before="0" w:beforeAutospacing="0" w:after="0" w:afterAutospacing="0" w:line="360" w:lineRule="auto"/>
              <w:jc w:val="center"/>
              <w:rPr>
                <w:ins w:id="3792" w:author="Samylla Oliveira" w:date="2020-08-26T13:16:00Z"/>
                <w:color w:val="2E2E2E"/>
                <w:sz w:val="20"/>
                <w:szCs w:val="20"/>
              </w:rPr>
            </w:pPr>
            <w:ins w:id="3793" w:author="Samylla Oliveira" w:date="2020-08-26T14:21:00Z">
              <w:r>
                <w:rPr>
                  <w:color w:val="2E2E2E"/>
                  <w:sz w:val="20"/>
                  <w:szCs w:val="20"/>
                </w:rPr>
                <w:t>13</w:t>
              </w:r>
            </w:ins>
          </w:p>
        </w:tc>
        <w:tc>
          <w:tcPr>
            <w:tcW w:w="992" w:type="dxa"/>
            <w:vAlign w:val="center"/>
            <w:tcPrChange w:id="3794" w:author="Samylla Oliveira" w:date="2020-08-26T17:10:00Z">
              <w:tcPr>
                <w:tcW w:w="859" w:type="dxa"/>
                <w:gridSpan w:val="3"/>
                <w:vAlign w:val="center"/>
              </w:tcPr>
            </w:tcPrChange>
          </w:tcPr>
          <w:p w14:paraId="79E6C8F9" w14:textId="7BCC8C5B" w:rsidR="00383D8D" w:rsidRPr="008A0EE7" w:rsidRDefault="00383D8D">
            <w:pPr>
              <w:pStyle w:val="NormalWeb"/>
              <w:spacing w:before="0" w:beforeAutospacing="0" w:after="0" w:afterAutospacing="0" w:line="360" w:lineRule="auto"/>
              <w:jc w:val="center"/>
              <w:rPr>
                <w:ins w:id="3795" w:author="Samylla Oliveira" w:date="2020-08-26T13:16:00Z"/>
                <w:color w:val="2E2E2E"/>
                <w:sz w:val="20"/>
                <w:szCs w:val="20"/>
              </w:rPr>
            </w:pPr>
            <w:ins w:id="3796" w:author="Samylla Oliveira" w:date="2020-08-26T14:32:00Z">
              <w:r>
                <w:rPr>
                  <w:color w:val="2E2E2E"/>
                  <w:sz w:val="20"/>
                  <w:szCs w:val="20"/>
                </w:rPr>
                <w:t>11</w:t>
              </w:r>
            </w:ins>
          </w:p>
        </w:tc>
        <w:tc>
          <w:tcPr>
            <w:tcW w:w="1084" w:type="dxa"/>
            <w:tcPrChange w:id="3797" w:author="Samylla Oliveira" w:date="2020-08-26T17:10:00Z">
              <w:tcPr>
                <w:tcW w:w="1042" w:type="dxa"/>
                <w:gridSpan w:val="3"/>
              </w:tcPr>
            </w:tcPrChange>
          </w:tcPr>
          <w:p w14:paraId="5FE3582F" w14:textId="2C8F5ECD" w:rsidR="00383D8D" w:rsidRPr="008A0EE7" w:rsidRDefault="00383D8D" w:rsidP="00383D8D">
            <w:pPr>
              <w:pStyle w:val="NormalWeb"/>
              <w:spacing w:before="0" w:beforeAutospacing="0" w:after="0" w:afterAutospacing="0" w:line="360" w:lineRule="auto"/>
              <w:jc w:val="center"/>
              <w:rPr>
                <w:ins w:id="3798" w:author="Samylla Oliveira" w:date="2020-08-26T14:20:00Z"/>
                <w:color w:val="2E2E2E"/>
                <w:sz w:val="20"/>
                <w:szCs w:val="20"/>
              </w:rPr>
            </w:pPr>
            <w:ins w:id="3799" w:author="Samylla Oliveira" w:date="2020-08-26T14:46:00Z">
              <w:r>
                <w:rPr>
                  <w:color w:val="2E2E2E"/>
                  <w:sz w:val="20"/>
                  <w:szCs w:val="20"/>
                </w:rPr>
                <w:t>11</w:t>
              </w:r>
            </w:ins>
          </w:p>
        </w:tc>
      </w:tr>
      <w:tr w:rsidR="00383D8D" w14:paraId="624F6CFD" w14:textId="2FBAD9C4" w:rsidTr="001603C4">
        <w:tblPrEx>
          <w:tblW w:w="9301" w:type="dxa"/>
          <w:jc w:val="center"/>
          <w:tblPrExChange w:id="3800" w:author="Samylla Oliveira" w:date="2020-08-26T17:10:00Z">
            <w:tblPrEx>
              <w:tblW w:w="9013" w:type="dxa"/>
              <w:jc w:val="center"/>
            </w:tblPrEx>
          </w:tblPrExChange>
        </w:tblPrEx>
        <w:trPr>
          <w:trHeight w:val="172"/>
          <w:jc w:val="center"/>
          <w:ins w:id="3801" w:author="Samylla Oliveira" w:date="2020-08-26T13:16:00Z"/>
          <w:trPrChange w:id="3802" w:author="Samylla Oliveira" w:date="2020-08-26T17:10:00Z">
            <w:trPr>
              <w:gridAfter w:val="0"/>
              <w:wAfter w:w="21" w:type="dxa"/>
              <w:trHeight w:val="172"/>
              <w:jc w:val="center"/>
            </w:trPr>
          </w:trPrChange>
        </w:trPr>
        <w:tc>
          <w:tcPr>
            <w:tcW w:w="1363" w:type="dxa"/>
            <w:vMerge/>
            <w:vAlign w:val="center"/>
            <w:tcPrChange w:id="3803" w:author="Samylla Oliveira" w:date="2020-08-26T17:10:00Z">
              <w:tcPr>
                <w:tcW w:w="1363" w:type="dxa"/>
                <w:vMerge/>
                <w:vAlign w:val="center"/>
              </w:tcPr>
            </w:tcPrChange>
          </w:tcPr>
          <w:p w14:paraId="7CA7DDE4" w14:textId="77777777" w:rsidR="00383D8D" w:rsidRPr="00100A76" w:rsidRDefault="00383D8D" w:rsidP="00383D8D">
            <w:pPr>
              <w:pStyle w:val="NormalWeb"/>
              <w:spacing w:before="0" w:beforeAutospacing="0" w:after="0" w:afterAutospacing="0" w:line="360" w:lineRule="auto"/>
              <w:jc w:val="center"/>
              <w:rPr>
                <w:ins w:id="3804" w:author="Samylla Oliveira" w:date="2020-08-26T13:16:00Z"/>
                <w:color w:val="2E2E2E"/>
                <w:sz w:val="20"/>
                <w:szCs w:val="20"/>
              </w:rPr>
            </w:pPr>
          </w:p>
        </w:tc>
        <w:tc>
          <w:tcPr>
            <w:tcW w:w="1828" w:type="dxa"/>
            <w:vMerge/>
            <w:vAlign w:val="center"/>
            <w:tcPrChange w:id="3805" w:author="Samylla Oliveira" w:date="2020-08-26T17:10:00Z">
              <w:tcPr>
                <w:tcW w:w="1828" w:type="dxa"/>
                <w:gridSpan w:val="2"/>
                <w:vMerge/>
                <w:vAlign w:val="center"/>
              </w:tcPr>
            </w:tcPrChange>
          </w:tcPr>
          <w:p w14:paraId="4EF85CBA" w14:textId="77777777" w:rsidR="00383D8D" w:rsidRDefault="00383D8D" w:rsidP="00383D8D">
            <w:pPr>
              <w:pStyle w:val="NormalWeb"/>
              <w:spacing w:before="0" w:beforeAutospacing="0" w:after="0" w:afterAutospacing="0" w:line="360" w:lineRule="auto"/>
              <w:jc w:val="center"/>
              <w:rPr>
                <w:ins w:id="3806" w:author="Samylla Oliveira" w:date="2020-08-26T13:16:00Z"/>
                <w:color w:val="2E2E2E"/>
                <w:sz w:val="20"/>
                <w:szCs w:val="20"/>
              </w:rPr>
            </w:pPr>
          </w:p>
        </w:tc>
        <w:tc>
          <w:tcPr>
            <w:tcW w:w="1061" w:type="dxa"/>
            <w:vAlign w:val="center"/>
            <w:tcPrChange w:id="3807" w:author="Samylla Oliveira" w:date="2020-08-26T17:10:00Z">
              <w:tcPr>
                <w:tcW w:w="1061" w:type="dxa"/>
                <w:gridSpan w:val="3"/>
                <w:vAlign w:val="center"/>
              </w:tcPr>
            </w:tcPrChange>
          </w:tcPr>
          <w:p w14:paraId="074BED15" w14:textId="77777777" w:rsidR="00383D8D" w:rsidRDefault="00383D8D" w:rsidP="00383D8D">
            <w:pPr>
              <w:pStyle w:val="NormalWeb"/>
              <w:spacing w:before="0" w:beforeAutospacing="0" w:after="0" w:afterAutospacing="0" w:line="360" w:lineRule="auto"/>
              <w:jc w:val="center"/>
              <w:rPr>
                <w:ins w:id="3808" w:author="Samylla Oliveira" w:date="2020-08-26T13:28:00Z"/>
                <w:color w:val="2E2E2E"/>
                <w:sz w:val="20"/>
                <w:szCs w:val="20"/>
              </w:rPr>
            </w:pPr>
            <w:ins w:id="3809" w:author="Samylla Oliveira" w:date="2020-08-26T13:28:00Z">
              <w:r>
                <w:rPr>
                  <w:color w:val="2E2E2E"/>
                  <w:sz w:val="20"/>
                  <w:szCs w:val="20"/>
                </w:rPr>
                <w:t xml:space="preserve">17 </w:t>
              </w:r>
            </w:ins>
          </w:p>
          <w:p w14:paraId="290A30CD" w14:textId="7DC19A5D" w:rsidR="00383D8D" w:rsidRPr="008A0EE7" w:rsidRDefault="00383D8D" w:rsidP="00383D8D">
            <w:pPr>
              <w:pStyle w:val="NormalWeb"/>
              <w:spacing w:before="0" w:beforeAutospacing="0" w:after="0" w:afterAutospacing="0" w:line="360" w:lineRule="auto"/>
              <w:jc w:val="center"/>
              <w:rPr>
                <w:ins w:id="3810" w:author="Samylla Oliveira" w:date="2020-08-26T13:16:00Z"/>
                <w:color w:val="2E2E2E"/>
                <w:sz w:val="20"/>
                <w:szCs w:val="20"/>
              </w:rPr>
            </w:pPr>
            <w:ins w:id="3811" w:author="Samylla Oliveira" w:date="2020-08-26T13:28:00Z">
              <w:r>
                <w:rPr>
                  <w:color w:val="2E2E2E"/>
                  <w:sz w:val="20"/>
                  <w:szCs w:val="20"/>
                </w:rPr>
                <w:t>(± 9,79)</w:t>
              </w:r>
            </w:ins>
          </w:p>
        </w:tc>
        <w:tc>
          <w:tcPr>
            <w:tcW w:w="988" w:type="dxa"/>
            <w:vAlign w:val="center"/>
            <w:tcPrChange w:id="3812" w:author="Samylla Oliveira" w:date="2020-08-26T17:10:00Z">
              <w:tcPr>
                <w:tcW w:w="988" w:type="dxa"/>
                <w:gridSpan w:val="2"/>
                <w:vAlign w:val="center"/>
              </w:tcPr>
            </w:tcPrChange>
          </w:tcPr>
          <w:p w14:paraId="562F8266" w14:textId="77777777" w:rsidR="00383D8D" w:rsidRDefault="00383D8D" w:rsidP="00383D8D">
            <w:pPr>
              <w:pStyle w:val="NormalWeb"/>
              <w:spacing w:before="0" w:beforeAutospacing="0" w:after="0" w:afterAutospacing="0" w:line="360" w:lineRule="auto"/>
              <w:jc w:val="center"/>
              <w:rPr>
                <w:ins w:id="3813" w:author="Samylla Oliveira" w:date="2020-08-26T13:42:00Z"/>
                <w:color w:val="2E2E2E"/>
                <w:sz w:val="20"/>
                <w:szCs w:val="20"/>
              </w:rPr>
            </w:pPr>
            <w:ins w:id="3814" w:author="Samylla Oliveira" w:date="2020-08-26T13:42:00Z">
              <w:r>
                <w:rPr>
                  <w:color w:val="2E2E2E"/>
                  <w:sz w:val="20"/>
                  <w:szCs w:val="20"/>
                </w:rPr>
                <w:t>17</w:t>
              </w:r>
            </w:ins>
          </w:p>
          <w:p w14:paraId="06FEEB2A" w14:textId="57034BD3" w:rsidR="00383D8D" w:rsidRPr="008A0EE7" w:rsidRDefault="00383D8D" w:rsidP="00383D8D">
            <w:pPr>
              <w:pStyle w:val="NormalWeb"/>
              <w:spacing w:before="0" w:beforeAutospacing="0" w:after="0" w:afterAutospacing="0" w:line="360" w:lineRule="auto"/>
              <w:jc w:val="center"/>
              <w:rPr>
                <w:ins w:id="3815" w:author="Samylla Oliveira" w:date="2020-08-26T13:16:00Z"/>
                <w:color w:val="2E2E2E"/>
                <w:sz w:val="20"/>
                <w:szCs w:val="20"/>
              </w:rPr>
            </w:pPr>
            <w:ins w:id="3816" w:author="Samylla Oliveira" w:date="2020-08-26T13:42:00Z">
              <w:r>
                <w:rPr>
                  <w:color w:val="2E2E2E"/>
                  <w:sz w:val="20"/>
                  <w:szCs w:val="20"/>
                </w:rPr>
                <w:t>(± 8,71</w:t>
              </w:r>
            </w:ins>
            <w:ins w:id="3817" w:author="Samylla Oliveira" w:date="2020-08-26T13:43:00Z">
              <w:r>
                <w:rPr>
                  <w:color w:val="2E2E2E"/>
                  <w:sz w:val="20"/>
                  <w:szCs w:val="20"/>
                </w:rPr>
                <w:t>)</w:t>
              </w:r>
            </w:ins>
          </w:p>
        </w:tc>
        <w:tc>
          <w:tcPr>
            <w:tcW w:w="992" w:type="dxa"/>
            <w:vAlign w:val="center"/>
            <w:tcPrChange w:id="3818" w:author="Samylla Oliveira" w:date="2020-08-26T17:10:00Z">
              <w:tcPr>
                <w:tcW w:w="992" w:type="dxa"/>
                <w:gridSpan w:val="2"/>
                <w:vAlign w:val="center"/>
              </w:tcPr>
            </w:tcPrChange>
          </w:tcPr>
          <w:p w14:paraId="26BDC6F2" w14:textId="77777777" w:rsidR="00383D8D" w:rsidRDefault="00383D8D" w:rsidP="00383D8D">
            <w:pPr>
              <w:pStyle w:val="NormalWeb"/>
              <w:spacing w:before="0" w:beforeAutospacing="0" w:after="0" w:afterAutospacing="0" w:line="360" w:lineRule="auto"/>
              <w:jc w:val="center"/>
              <w:rPr>
                <w:ins w:id="3819" w:author="Samylla Oliveira" w:date="2020-08-26T13:51:00Z"/>
                <w:color w:val="2E2E2E"/>
                <w:sz w:val="20"/>
                <w:szCs w:val="20"/>
              </w:rPr>
            </w:pPr>
            <w:ins w:id="3820" w:author="Samylla Oliveira" w:date="2020-08-26T13:51:00Z">
              <w:r>
                <w:rPr>
                  <w:color w:val="2E2E2E"/>
                  <w:sz w:val="20"/>
                  <w:szCs w:val="20"/>
                </w:rPr>
                <w:t>17</w:t>
              </w:r>
            </w:ins>
          </w:p>
          <w:p w14:paraId="7C9050B1" w14:textId="18CCB354" w:rsidR="00383D8D" w:rsidRPr="008A0EE7" w:rsidRDefault="00383D8D" w:rsidP="00383D8D">
            <w:pPr>
              <w:pStyle w:val="NormalWeb"/>
              <w:spacing w:before="0" w:beforeAutospacing="0" w:after="0" w:afterAutospacing="0" w:line="360" w:lineRule="auto"/>
              <w:jc w:val="center"/>
              <w:rPr>
                <w:ins w:id="3821" w:author="Samylla Oliveira" w:date="2020-08-26T13:16:00Z"/>
                <w:color w:val="2E2E2E"/>
                <w:sz w:val="20"/>
                <w:szCs w:val="20"/>
              </w:rPr>
            </w:pPr>
            <w:ins w:id="3822" w:author="Samylla Oliveira" w:date="2020-08-26T13:51:00Z">
              <w:r>
                <w:rPr>
                  <w:color w:val="2E2E2E"/>
                  <w:sz w:val="20"/>
                  <w:szCs w:val="20"/>
                </w:rPr>
                <w:t>(± 7,88)</w:t>
              </w:r>
            </w:ins>
          </w:p>
        </w:tc>
        <w:tc>
          <w:tcPr>
            <w:tcW w:w="993" w:type="dxa"/>
            <w:vAlign w:val="center"/>
            <w:tcPrChange w:id="3823" w:author="Samylla Oliveira" w:date="2020-08-26T17:10:00Z">
              <w:tcPr>
                <w:tcW w:w="859" w:type="dxa"/>
                <w:gridSpan w:val="2"/>
                <w:vAlign w:val="center"/>
              </w:tcPr>
            </w:tcPrChange>
          </w:tcPr>
          <w:p w14:paraId="152C7397" w14:textId="77777777" w:rsidR="00383D8D" w:rsidRDefault="00383D8D" w:rsidP="00383D8D">
            <w:pPr>
              <w:pStyle w:val="NormalWeb"/>
              <w:spacing w:before="0" w:beforeAutospacing="0" w:after="0" w:afterAutospacing="0" w:line="360" w:lineRule="auto"/>
              <w:jc w:val="center"/>
              <w:rPr>
                <w:ins w:id="3824" w:author="Samylla Oliveira" w:date="2020-08-26T14:21:00Z"/>
                <w:color w:val="2E2E2E"/>
                <w:sz w:val="20"/>
                <w:szCs w:val="20"/>
              </w:rPr>
            </w:pPr>
            <w:ins w:id="3825" w:author="Samylla Oliveira" w:date="2020-08-26T14:21:00Z">
              <w:r>
                <w:rPr>
                  <w:color w:val="2E2E2E"/>
                  <w:sz w:val="20"/>
                  <w:szCs w:val="20"/>
                </w:rPr>
                <w:t>15</w:t>
              </w:r>
            </w:ins>
          </w:p>
          <w:p w14:paraId="47749D79" w14:textId="665984C9" w:rsidR="00383D8D" w:rsidRPr="008A0EE7" w:rsidRDefault="00383D8D" w:rsidP="00383D8D">
            <w:pPr>
              <w:pStyle w:val="NormalWeb"/>
              <w:spacing w:before="0" w:beforeAutospacing="0" w:after="0" w:afterAutospacing="0" w:line="360" w:lineRule="auto"/>
              <w:jc w:val="center"/>
              <w:rPr>
                <w:ins w:id="3826" w:author="Samylla Oliveira" w:date="2020-08-26T13:16:00Z"/>
                <w:color w:val="2E2E2E"/>
                <w:sz w:val="20"/>
                <w:szCs w:val="20"/>
              </w:rPr>
            </w:pPr>
            <w:ins w:id="3827" w:author="Samylla Oliveira" w:date="2020-08-26T14:21:00Z">
              <w:r>
                <w:rPr>
                  <w:color w:val="2E2E2E"/>
                  <w:sz w:val="20"/>
                  <w:szCs w:val="20"/>
                </w:rPr>
                <w:t>(± 9,77)</w:t>
              </w:r>
            </w:ins>
          </w:p>
        </w:tc>
        <w:tc>
          <w:tcPr>
            <w:tcW w:w="992" w:type="dxa"/>
            <w:vAlign w:val="center"/>
            <w:tcPrChange w:id="3828" w:author="Samylla Oliveira" w:date="2020-08-26T17:10:00Z">
              <w:tcPr>
                <w:tcW w:w="859" w:type="dxa"/>
                <w:gridSpan w:val="3"/>
                <w:vAlign w:val="center"/>
              </w:tcPr>
            </w:tcPrChange>
          </w:tcPr>
          <w:p w14:paraId="2635DEBB" w14:textId="77777777" w:rsidR="00383D8D" w:rsidRDefault="00383D8D" w:rsidP="00383D8D">
            <w:pPr>
              <w:pStyle w:val="NormalWeb"/>
              <w:spacing w:before="0" w:beforeAutospacing="0" w:after="0" w:afterAutospacing="0" w:line="360" w:lineRule="auto"/>
              <w:jc w:val="center"/>
              <w:rPr>
                <w:ins w:id="3829" w:author="Samylla Oliveira" w:date="2020-08-26T14:33:00Z"/>
                <w:color w:val="2E2E2E"/>
                <w:sz w:val="20"/>
                <w:szCs w:val="20"/>
              </w:rPr>
            </w:pPr>
            <w:ins w:id="3830" w:author="Samylla Oliveira" w:date="2020-08-26T14:33:00Z">
              <w:r>
                <w:rPr>
                  <w:color w:val="2E2E2E"/>
                  <w:sz w:val="20"/>
                  <w:szCs w:val="20"/>
                </w:rPr>
                <w:t>14</w:t>
              </w:r>
            </w:ins>
          </w:p>
          <w:p w14:paraId="5FC9F882" w14:textId="6445B05C" w:rsidR="00383D8D" w:rsidRPr="008A0EE7" w:rsidRDefault="00383D8D" w:rsidP="00383D8D">
            <w:pPr>
              <w:pStyle w:val="NormalWeb"/>
              <w:spacing w:before="0" w:beforeAutospacing="0" w:after="0" w:afterAutospacing="0" w:line="360" w:lineRule="auto"/>
              <w:jc w:val="center"/>
              <w:rPr>
                <w:ins w:id="3831" w:author="Samylla Oliveira" w:date="2020-08-26T13:16:00Z"/>
                <w:color w:val="2E2E2E"/>
                <w:sz w:val="20"/>
                <w:szCs w:val="20"/>
              </w:rPr>
            </w:pPr>
            <w:ins w:id="3832" w:author="Samylla Oliveira" w:date="2020-08-26T14:33:00Z">
              <w:r>
                <w:rPr>
                  <w:color w:val="2E2E2E"/>
                  <w:sz w:val="20"/>
                  <w:szCs w:val="20"/>
                </w:rPr>
                <w:t>(± 8,61)</w:t>
              </w:r>
            </w:ins>
          </w:p>
        </w:tc>
        <w:tc>
          <w:tcPr>
            <w:tcW w:w="1084" w:type="dxa"/>
            <w:tcPrChange w:id="3833" w:author="Samylla Oliveira" w:date="2020-08-26T17:10:00Z">
              <w:tcPr>
                <w:tcW w:w="1042" w:type="dxa"/>
                <w:gridSpan w:val="3"/>
              </w:tcPr>
            </w:tcPrChange>
          </w:tcPr>
          <w:p w14:paraId="3B200872" w14:textId="77777777" w:rsidR="00383D8D" w:rsidRDefault="00383D8D">
            <w:pPr>
              <w:pStyle w:val="NormalWeb"/>
              <w:spacing w:before="0" w:beforeAutospacing="0" w:after="0" w:afterAutospacing="0" w:line="360" w:lineRule="auto"/>
              <w:jc w:val="center"/>
              <w:rPr>
                <w:ins w:id="3834" w:author="Samylla Oliveira" w:date="2020-08-26T14:46:00Z"/>
                <w:color w:val="2E2E2E"/>
                <w:sz w:val="20"/>
                <w:szCs w:val="20"/>
              </w:rPr>
            </w:pPr>
            <w:ins w:id="3835" w:author="Samylla Oliveira" w:date="2020-08-26T14:46:00Z">
              <w:r>
                <w:rPr>
                  <w:color w:val="2E2E2E"/>
                  <w:sz w:val="20"/>
                  <w:szCs w:val="20"/>
                </w:rPr>
                <w:t>13</w:t>
              </w:r>
            </w:ins>
          </w:p>
          <w:p w14:paraId="2E41141D" w14:textId="4A730F55" w:rsidR="00383D8D" w:rsidRPr="008A0EE7" w:rsidRDefault="00383D8D">
            <w:pPr>
              <w:pStyle w:val="NormalWeb"/>
              <w:spacing w:before="0" w:beforeAutospacing="0" w:after="0" w:afterAutospacing="0" w:line="360" w:lineRule="auto"/>
              <w:jc w:val="center"/>
              <w:rPr>
                <w:ins w:id="3836" w:author="Samylla Oliveira" w:date="2020-08-26T14:20:00Z"/>
                <w:color w:val="2E2E2E"/>
                <w:sz w:val="20"/>
                <w:szCs w:val="20"/>
              </w:rPr>
            </w:pPr>
            <w:ins w:id="3837" w:author="Samylla Oliveira" w:date="2020-08-26T14:46:00Z">
              <w:r>
                <w:rPr>
                  <w:color w:val="2E2E2E"/>
                  <w:sz w:val="20"/>
                  <w:szCs w:val="20"/>
                </w:rPr>
                <w:t>(± 7,80)</w:t>
              </w:r>
            </w:ins>
          </w:p>
        </w:tc>
      </w:tr>
      <w:tr w:rsidR="00383D8D" w14:paraId="41CA1305" w14:textId="11AD6332" w:rsidTr="001603C4">
        <w:tblPrEx>
          <w:tblW w:w="9301" w:type="dxa"/>
          <w:jc w:val="center"/>
          <w:tblPrExChange w:id="3838" w:author="Samylla Oliveira" w:date="2020-08-26T17:10:00Z">
            <w:tblPrEx>
              <w:tblW w:w="9013" w:type="dxa"/>
              <w:jc w:val="center"/>
            </w:tblPrEx>
          </w:tblPrExChange>
        </w:tblPrEx>
        <w:trPr>
          <w:trHeight w:val="345"/>
          <w:jc w:val="center"/>
          <w:ins w:id="3839" w:author="Samylla Oliveira" w:date="2020-08-26T13:16:00Z"/>
          <w:trPrChange w:id="3840" w:author="Samylla Oliveira" w:date="2020-08-26T17:10:00Z">
            <w:trPr>
              <w:gridAfter w:val="0"/>
              <w:wAfter w:w="21" w:type="dxa"/>
              <w:trHeight w:val="345"/>
              <w:jc w:val="center"/>
            </w:trPr>
          </w:trPrChange>
        </w:trPr>
        <w:tc>
          <w:tcPr>
            <w:tcW w:w="1363" w:type="dxa"/>
            <w:vMerge w:val="restart"/>
            <w:vAlign w:val="center"/>
            <w:tcPrChange w:id="3841" w:author="Samylla Oliveira" w:date="2020-08-26T17:10:00Z">
              <w:tcPr>
                <w:tcW w:w="1363" w:type="dxa"/>
                <w:vMerge w:val="restart"/>
                <w:vAlign w:val="center"/>
              </w:tcPr>
            </w:tcPrChange>
          </w:tcPr>
          <w:p w14:paraId="4DFD97F4" w14:textId="52FB8378" w:rsidR="00383D8D" w:rsidRPr="00100A76" w:rsidRDefault="00383D8D">
            <w:pPr>
              <w:pStyle w:val="NormalWeb"/>
              <w:spacing w:before="0" w:beforeAutospacing="0" w:after="0" w:afterAutospacing="0" w:line="360" w:lineRule="auto"/>
              <w:jc w:val="center"/>
              <w:rPr>
                <w:ins w:id="3842" w:author="Samylla Oliveira" w:date="2020-08-26T13:16:00Z"/>
                <w:color w:val="2E2E2E"/>
                <w:sz w:val="20"/>
                <w:szCs w:val="20"/>
              </w:rPr>
            </w:pPr>
            <w:ins w:id="3843" w:author="Samylla Oliveira" w:date="2020-08-26T13:16:00Z">
              <w:r w:rsidRPr="00100A76">
                <w:rPr>
                  <w:color w:val="2E2E2E"/>
                  <w:sz w:val="20"/>
                  <w:szCs w:val="20"/>
                </w:rPr>
                <w:t>Mesocosmos controle</w:t>
              </w:r>
            </w:ins>
          </w:p>
        </w:tc>
        <w:tc>
          <w:tcPr>
            <w:tcW w:w="1828" w:type="dxa"/>
            <w:vMerge/>
            <w:vAlign w:val="center"/>
            <w:tcPrChange w:id="3844" w:author="Samylla Oliveira" w:date="2020-08-26T17:10:00Z">
              <w:tcPr>
                <w:tcW w:w="1828" w:type="dxa"/>
                <w:gridSpan w:val="2"/>
                <w:vMerge/>
                <w:vAlign w:val="center"/>
              </w:tcPr>
            </w:tcPrChange>
          </w:tcPr>
          <w:p w14:paraId="14BB4E19" w14:textId="77777777" w:rsidR="00383D8D" w:rsidRPr="008A0EE7" w:rsidRDefault="00383D8D">
            <w:pPr>
              <w:pStyle w:val="NormalWeb"/>
              <w:spacing w:before="0" w:beforeAutospacing="0" w:after="0" w:afterAutospacing="0" w:line="360" w:lineRule="auto"/>
              <w:jc w:val="center"/>
              <w:rPr>
                <w:ins w:id="3845" w:author="Samylla Oliveira" w:date="2020-08-26T13:16:00Z"/>
                <w:color w:val="2E2E2E"/>
                <w:sz w:val="20"/>
                <w:szCs w:val="20"/>
              </w:rPr>
            </w:pPr>
          </w:p>
        </w:tc>
        <w:tc>
          <w:tcPr>
            <w:tcW w:w="1061" w:type="dxa"/>
            <w:vAlign w:val="center"/>
            <w:tcPrChange w:id="3846" w:author="Samylla Oliveira" w:date="2020-08-26T17:10:00Z">
              <w:tcPr>
                <w:tcW w:w="1061" w:type="dxa"/>
                <w:gridSpan w:val="3"/>
                <w:vAlign w:val="center"/>
              </w:tcPr>
            </w:tcPrChange>
          </w:tcPr>
          <w:p w14:paraId="70AFE27B" w14:textId="7329207B" w:rsidR="00383D8D" w:rsidRPr="008A0EE7" w:rsidRDefault="00383D8D">
            <w:pPr>
              <w:pStyle w:val="NormalWeb"/>
              <w:spacing w:before="0" w:beforeAutospacing="0" w:after="0" w:afterAutospacing="0" w:line="360" w:lineRule="auto"/>
              <w:jc w:val="center"/>
              <w:rPr>
                <w:ins w:id="3847" w:author="Samylla Oliveira" w:date="2020-08-26T13:16:00Z"/>
                <w:color w:val="2E2E2E"/>
                <w:sz w:val="20"/>
                <w:szCs w:val="20"/>
              </w:rPr>
            </w:pPr>
            <w:ins w:id="3848" w:author="Samylla Oliveira" w:date="2020-08-26T13:35:00Z">
              <w:r>
                <w:rPr>
                  <w:color w:val="2E2E2E"/>
                  <w:sz w:val="20"/>
                  <w:szCs w:val="20"/>
                </w:rPr>
                <w:t>11</w:t>
              </w:r>
            </w:ins>
          </w:p>
        </w:tc>
        <w:tc>
          <w:tcPr>
            <w:tcW w:w="988" w:type="dxa"/>
            <w:vAlign w:val="center"/>
            <w:tcPrChange w:id="3849" w:author="Samylla Oliveira" w:date="2020-08-26T17:10:00Z">
              <w:tcPr>
                <w:tcW w:w="988" w:type="dxa"/>
                <w:gridSpan w:val="2"/>
                <w:vAlign w:val="center"/>
              </w:tcPr>
            </w:tcPrChange>
          </w:tcPr>
          <w:p w14:paraId="26907AE0" w14:textId="38B6CA39" w:rsidR="00383D8D" w:rsidRPr="008A0EE7" w:rsidRDefault="00383D8D">
            <w:pPr>
              <w:pStyle w:val="NormalWeb"/>
              <w:spacing w:before="0" w:beforeAutospacing="0" w:after="0" w:afterAutospacing="0" w:line="360" w:lineRule="auto"/>
              <w:jc w:val="center"/>
              <w:rPr>
                <w:ins w:id="3850" w:author="Samylla Oliveira" w:date="2020-08-26T13:16:00Z"/>
                <w:color w:val="2E2E2E"/>
                <w:sz w:val="20"/>
                <w:szCs w:val="20"/>
              </w:rPr>
            </w:pPr>
            <w:ins w:id="3851" w:author="Samylla Oliveira" w:date="2020-08-26T13:47:00Z">
              <w:r>
                <w:rPr>
                  <w:color w:val="2E2E2E"/>
                  <w:sz w:val="20"/>
                  <w:szCs w:val="20"/>
                </w:rPr>
                <w:t>10</w:t>
              </w:r>
            </w:ins>
          </w:p>
        </w:tc>
        <w:tc>
          <w:tcPr>
            <w:tcW w:w="992" w:type="dxa"/>
            <w:vAlign w:val="center"/>
            <w:tcPrChange w:id="3852" w:author="Samylla Oliveira" w:date="2020-08-26T17:10:00Z">
              <w:tcPr>
                <w:tcW w:w="992" w:type="dxa"/>
                <w:gridSpan w:val="2"/>
                <w:vAlign w:val="center"/>
              </w:tcPr>
            </w:tcPrChange>
          </w:tcPr>
          <w:p w14:paraId="0FC6B653" w14:textId="1F382B21" w:rsidR="00383D8D" w:rsidRPr="008A0EE7" w:rsidRDefault="00383D8D">
            <w:pPr>
              <w:pStyle w:val="NormalWeb"/>
              <w:spacing w:before="0" w:beforeAutospacing="0" w:after="0" w:afterAutospacing="0" w:line="360" w:lineRule="auto"/>
              <w:jc w:val="center"/>
              <w:rPr>
                <w:ins w:id="3853" w:author="Samylla Oliveira" w:date="2020-08-26T13:16:00Z"/>
                <w:color w:val="2E2E2E"/>
                <w:sz w:val="20"/>
                <w:szCs w:val="20"/>
              </w:rPr>
            </w:pPr>
            <w:ins w:id="3854" w:author="Samylla Oliveira" w:date="2020-08-26T14:14:00Z">
              <w:r>
                <w:rPr>
                  <w:color w:val="2E2E2E"/>
                  <w:sz w:val="20"/>
                  <w:szCs w:val="20"/>
                </w:rPr>
                <w:t>12</w:t>
              </w:r>
            </w:ins>
          </w:p>
        </w:tc>
        <w:tc>
          <w:tcPr>
            <w:tcW w:w="993" w:type="dxa"/>
            <w:vAlign w:val="center"/>
            <w:tcPrChange w:id="3855" w:author="Samylla Oliveira" w:date="2020-08-26T17:10:00Z">
              <w:tcPr>
                <w:tcW w:w="859" w:type="dxa"/>
                <w:gridSpan w:val="2"/>
                <w:vAlign w:val="center"/>
              </w:tcPr>
            </w:tcPrChange>
          </w:tcPr>
          <w:p w14:paraId="554D448D" w14:textId="31A3B58B" w:rsidR="00383D8D" w:rsidRPr="008A0EE7" w:rsidRDefault="00383D8D">
            <w:pPr>
              <w:pStyle w:val="NormalWeb"/>
              <w:spacing w:before="0" w:beforeAutospacing="0" w:after="0" w:afterAutospacing="0" w:line="360" w:lineRule="auto"/>
              <w:jc w:val="center"/>
              <w:rPr>
                <w:ins w:id="3856" w:author="Samylla Oliveira" w:date="2020-08-26T13:16:00Z"/>
                <w:color w:val="2E2E2E"/>
                <w:sz w:val="20"/>
                <w:szCs w:val="20"/>
              </w:rPr>
            </w:pPr>
            <w:ins w:id="3857" w:author="Samylla Oliveira" w:date="2020-08-26T14:25:00Z">
              <w:r>
                <w:rPr>
                  <w:color w:val="2E2E2E"/>
                  <w:sz w:val="20"/>
                  <w:szCs w:val="20"/>
                </w:rPr>
                <w:t>12</w:t>
              </w:r>
            </w:ins>
          </w:p>
        </w:tc>
        <w:tc>
          <w:tcPr>
            <w:tcW w:w="992" w:type="dxa"/>
            <w:vAlign w:val="center"/>
            <w:tcPrChange w:id="3858" w:author="Samylla Oliveira" w:date="2020-08-26T17:10:00Z">
              <w:tcPr>
                <w:tcW w:w="859" w:type="dxa"/>
                <w:gridSpan w:val="3"/>
                <w:vAlign w:val="center"/>
              </w:tcPr>
            </w:tcPrChange>
          </w:tcPr>
          <w:p w14:paraId="104BAA1F" w14:textId="2B0932C2" w:rsidR="00383D8D" w:rsidRPr="008A0EE7" w:rsidRDefault="00383D8D">
            <w:pPr>
              <w:pStyle w:val="NormalWeb"/>
              <w:spacing w:before="0" w:beforeAutospacing="0" w:after="0" w:afterAutospacing="0" w:line="360" w:lineRule="auto"/>
              <w:jc w:val="center"/>
              <w:rPr>
                <w:ins w:id="3859" w:author="Samylla Oliveira" w:date="2020-08-26T13:16:00Z"/>
                <w:color w:val="2E2E2E"/>
                <w:sz w:val="20"/>
                <w:szCs w:val="20"/>
              </w:rPr>
            </w:pPr>
            <w:ins w:id="3860" w:author="Samylla Oliveira" w:date="2020-08-26T14:38:00Z">
              <w:r>
                <w:rPr>
                  <w:color w:val="2E2E2E"/>
                  <w:sz w:val="20"/>
                  <w:szCs w:val="20"/>
                </w:rPr>
                <w:t>11</w:t>
              </w:r>
            </w:ins>
          </w:p>
        </w:tc>
        <w:tc>
          <w:tcPr>
            <w:tcW w:w="1084" w:type="dxa"/>
            <w:tcPrChange w:id="3861" w:author="Samylla Oliveira" w:date="2020-08-26T17:10:00Z">
              <w:tcPr>
                <w:tcW w:w="1042" w:type="dxa"/>
                <w:gridSpan w:val="3"/>
              </w:tcPr>
            </w:tcPrChange>
          </w:tcPr>
          <w:p w14:paraId="43C333A8" w14:textId="7088CA9E" w:rsidR="00383D8D" w:rsidRPr="008A0EE7" w:rsidRDefault="00383D8D" w:rsidP="00383D8D">
            <w:pPr>
              <w:pStyle w:val="NormalWeb"/>
              <w:spacing w:before="0" w:beforeAutospacing="0" w:after="0" w:afterAutospacing="0" w:line="360" w:lineRule="auto"/>
              <w:jc w:val="center"/>
              <w:rPr>
                <w:ins w:id="3862" w:author="Samylla Oliveira" w:date="2020-08-26T14:20:00Z"/>
                <w:color w:val="2E2E2E"/>
                <w:sz w:val="20"/>
                <w:szCs w:val="20"/>
              </w:rPr>
            </w:pPr>
            <w:ins w:id="3863" w:author="Samylla Oliveira" w:date="2020-08-26T14:53:00Z">
              <w:r>
                <w:rPr>
                  <w:color w:val="2E2E2E"/>
                  <w:sz w:val="20"/>
                  <w:szCs w:val="20"/>
                </w:rPr>
                <w:t>12</w:t>
              </w:r>
            </w:ins>
          </w:p>
        </w:tc>
      </w:tr>
      <w:tr w:rsidR="00383D8D" w14:paraId="3651D528" w14:textId="32A17A3D" w:rsidTr="001603C4">
        <w:tblPrEx>
          <w:tblW w:w="9301" w:type="dxa"/>
          <w:jc w:val="center"/>
          <w:tblPrExChange w:id="3864" w:author="Samylla Oliveira" w:date="2020-08-26T17:10:00Z">
            <w:tblPrEx>
              <w:tblW w:w="9013" w:type="dxa"/>
              <w:jc w:val="center"/>
            </w:tblPrEx>
          </w:tblPrExChange>
        </w:tblPrEx>
        <w:trPr>
          <w:trHeight w:val="345"/>
          <w:jc w:val="center"/>
          <w:ins w:id="3865" w:author="Samylla Oliveira" w:date="2020-08-26T13:16:00Z"/>
          <w:trPrChange w:id="3866" w:author="Samylla Oliveira" w:date="2020-08-26T17:10:00Z">
            <w:trPr>
              <w:gridAfter w:val="0"/>
              <w:wAfter w:w="21" w:type="dxa"/>
              <w:trHeight w:val="345"/>
              <w:jc w:val="center"/>
            </w:trPr>
          </w:trPrChange>
        </w:trPr>
        <w:tc>
          <w:tcPr>
            <w:tcW w:w="1363" w:type="dxa"/>
            <w:vMerge/>
            <w:vAlign w:val="center"/>
            <w:tcPrChange w:id="3867" w:author="Samylla Oliveira" w:date="2020-08-26T17:10:00Z">
              <w:tcPr>
                <w:tcW w:w="1363" w:type="dxa"/>
                <w:vMerge/>
                <w:vAlign w:val="center"/>
              </w:tcPr>
            </w:tcPrChange>
          </w:tcPr>
          <w:p w14:paraId="4B43266D" w14:textId="77777777" w:rsidR="00383D8D" w:rsidRPr="00100A76" w:rsidRDefault="00383D8D" w:rsidP="00383D8D">
            <w:pPr>
              <w:pStyle w:val="NormalWeb"/>
              <w:spacing w:before="0" w:beforeAutospacing="0" w:after="0" w:afterAutospacing="0" w:line="360" w:lineRule="auto"/>
              <w:jc w:val="center"/>
              <w:rPr>
                <w:ins w:id="3868" w:author="Samylla Oliveira" w:date="2020-08-26T13:16:00Z"/>
                <w:color w:val="2E2E2E"/>
                <w:sz w:val="20"/>
                <w:szCs w:val="20"/>
              </w:rPr>
            </w:pPr>
          </w:p>
        </w:tc>
        <w:tc>
          <w:tcPr>
            <w:tcW w:w="1828" w:type="dxa"/>
            <w:vMerge/>
            <w:vAlign w:val="center"/>
            <w:tcPrChange w:id="3869" w:author="Samylla Oliveira" w:date="2020-08-26T17:10:00Z">
              <w:tcPr>
                <w:tcW w:w="1828" w:type="dxa"/>
                <w:gridSpan w:val="2"/>
                <w:vMerge/>
                <w:vAlign w:val="center"/>
              </w:tcPr>
            </w:tcPrChange>
          </w:tcPr>
          <w:p w14:paraId="6A261350" w14:textId="77777777" w:rsidR="00383D8D" w:rsidRPr="008A0EE7" w:rsidRDefault="00383D8D" w:rsidP="00383D8D">
            <w:pPr>
              <w:pStyle w:val="NormalWeb"/>
              <w:spacing w:before="0" w:beforeAutospacing="0" w:after="0" w:afterAutospacing="0" w:line="360" w:lineRule="auto"/>
              <w:jc w:val="center"/>
              <w:rPr>
                <w:ins w:id="3870" w:author="Samylla Oliveira" w:date="2020-08-26T13:16:00Z"/>
                <w:color w:val="2E2E2E"/>
                <w:sz w:val="20"/>
                <w:szCs w:val="20"/>
              </w:rPr>
            </w:pPr>
          </w:p>
        </w:tc>
        <w:tc>
          <w:tcPr>
            <w:tcW w:w="1061" w:type="dxa"/>
            <w:vAlign w:val="center"/>
            <w:tcPrChange w:id="3871" w:author="Samylla Oliveira" w:date="2020-08-26T17:10:00Z">
              <w:tcPr>
                <w:tcW w:w="1061" w:type="dxa"/>
                <w:gridSpan w:val="3"/>
                <w:vAlign w:val="center"/>
              </w:tcPr>
            </w:tcPrChange>
          </w:tcPr>
          <w:p w14:paraId="082EF716" w14:textId="77777777" w:rsidR="00383D8D" w:rsidRDefault="00383D8D" w:rsidP="00383D8D">
            <w:pPr>
              <w:pStyle w:val="NormalWeb"/>
              <w:spacing w:before="0" w:beforeAutospacing="0" w:after="0" w:afterAutospacing="0" w:line="360" w:lineRule="auto"/>
              <w:jc w:val="center"/>
              <w:rPr>
                <w:ins w:id="3872" w:author="Samylla Oliveira" w:date="2020-08-26T13:35:00Z"/>
                <w:color w:val="2E2E2E"/>
                <w:sz w:val="20"/>
                <w:szCs w:val="20"/>
              </w:rPr>
            </w:pPr>
            <w:ins w:id="3873" w:author="Samylla Oliveira" w:date="2020-08-26T13:35:00Z">
              <w:r>
                <w:rPr>
                  <w:color w:val="2E2E2E"/>
                  <w:sz w:val="20"/>
                  <w:szCs w:val="20"/>
                </w:rPr>
                <w:t>13</w:t>
              </w:r>
            </w:ins>
          </w:p>
          <w:p w14:paraId="51BFDD98" w14:textId="2202CE2F" w:rsidR="00383D8D" w:rsidRPr="008A0EE7" w:rsidRDefault="00383D8D" w:rsidP="00383D8D">
            <w:pPr>
              <w:pStyle w:val="NormalWeb"/>
              <w:spacing w:before="0" w:beforeAutospacing="0" w:after="0" w:afterAutospacing="0" w:line="360" w:lineRule="auto"/>
              <w:jc w:val="center"/>
              <w:rPr>
                <w:ins w:id="3874" w:author="Samylla Oliveira" w:date="2020-08-26T13:16:00Z"/>
                <w:color w:val="2E2E2E"/>
                <w:sz w:val="20"/>
                <w:szCs w:val="20"/>
              </w:rPr>
            </w:pPr>
            <w:ins w:id="3875" w:author="Samylla Oliveira" w:date="2020-08-26T13:35:00Z">
              <w:r>
                <w:rPr>
                  <w:color w:val="2E2E2E"/>
                  <w:sz w:val="20"/>
                  <w:szCs w:val="20"/>
                </w:rPr>
                <w:t>(± 6,31)</w:t>
              </w:r>
            </w:ins>
          </w:p>
        </w:tc>
        <w:tc>
          <w:tcPr>
            <w:tcW w:w="988" w:type="dxa"/>
            <w:vAlign w:val="center"/>
            <w:tcPrChange w:id="3876" w:author="Samylla Oliveira" w:date="2020-08-26T17:10:00Z">
              <w:tcPr>
                <w:tcW w:w="988" w:type="dxa"/>
                <w:gridSpan w:val="2"/>
                <w:vAlign w:val="center"/>
              </w:tcPr>
            </w:tcPrChange>
          </w:tcPr>
          <w:p w14:paraId="7476B9E6" w14:textId="77777777" w:rsidR="00383D8D" w:rsidRDefault="00383D8D" w:rsidP="00383D8D">
            <w:pPr>
              <w:pStyle w:val="NormalWeb"/>
              <w:spacing w:before="0" w:beforeAutospacing="0" w:after="0" w:afterAutospacing="0" w:line="360" w:lineRule="auto"/>
              <w:jc w:val="center"/>
              <w:rPr>
                <w:ins w:id="3877" w:author="Samylla Oliveira" w:date="2020-08-26T13:47:00Z"/>
                <w:color w:val="2E2E2E"/>
                <w:sz w:val="20"/>
                <w:szCs w:val="20"/>
              </w:rPr>
            </w:pPr>
            <w:ins w:id="3878" w:author="Samylla Oliveira" w:date="2020-08-26T13:47:00Z">
              <w:r>
                <w:rPr>
                  <w:color w:val="2E2E2E"/>
                  <w:sz w:val="20"/>
                  <w:szCs w:val="20"/>
                </w:rPr>
                <w:t>12</w:t>
              </w:r>
            </w:ins>
          </w:p>
          <w:p w14:paraId="48A501E2" w14:textId="044D19F0" w:rsidR="00383D8D" w:rsidRPr="008A0EE7" w:rsidRDefault="00383D8D" w:rsidP="00383D8D">
            <w:pPr>
              <w:pStyle w:val="NormalWeb"/>
              <w:spacing w:before="0" w:beforeAutospacing="0" w:after="0" w:afterAutospacing="0" w:line="360" w:lineRule="auto"/>
              <w:jc w:val="center"/>
              <w:rPr>
                <w:ins w:id="3879" w:author="Samylla Oliveira" w:date="2020-08-26T13:16:00Z"/>
                <w:color w:val="2E2E2E"/>
                <w:sz w:val="20"/>
                <w:szCs w:val="20"/>
              </w:rPr>
            </w:pPr>
            <w:ins w:id="3880" w:author="Samylla Oliveira" w:date="2020-08-26T13:47:00Z">
              <w:r>
                <w:rPr>
                  <w:color w:val="2E2E2E"/>
                  <w:sz w:val="20"/>
                  <w:szCs w:val="20"/>
                </w:rPr>
                <w:t>(</w:t>
              </w:r>
            </w:ins>
            <w:ins w:id="3881" w:author="Samylla Oliveira" w:date="2020-08-26T13:48:00Z">
              <w:r>
                <w:rPr>
                  <w:color w:val="2E2E2E"/>
                  <w:sz w:val="20"/>
                  <w:szCs w:val="20"/>
                </w:rPr>
                <w:t>± 6,09)</w:t>
              </w:r>
            </w:ins>
          </w:p>
        </w:tc>
        <w:tc>
          <w:tcPr>
            <w:tcW w:w="992" w:type="dxa"/>
            <w:vAlign w:val="center"/>
            <w:tcPrChange w:id="3882" w:author="Samylla Oliveira" w:date="2020-08-26T17:10:00Z">
              <w:tcPr>
                <w:tcW w:w="992" w:type="dxa"/>
                <w:gridSpan w:val="2"/>
                <w:vAlign w:val="center"/>
              </w:tcPr>
            </w:tcPrChange>
          </w:tcPr>
          <w:p w14:paraId="4D39F4E9" w14:textId="77777777" w:rsidR="00383D8D" w:rsidRDefault="00383D8D" w:rsidP="00383D8D">
            <w:pPr>
              <w:pStyle w:val="NormalWeb"/>
              <w:spacing w:before="0" w:beforeAutospacing="0" w:after="0" w:afterAutospacing="0" w:line="360" w:lineRule="auto"/>
              <w:jc w:val="center"/>
              <w:rPr>
                <w:ins w:id="3883" w:author="Samylla Oliveira" w:date="2020-08-26T14:14:00Z"/>
                <w:color w:val="2E2E2E"/>
                <w:sz w:val="20"/>
                <w:szCs w:val="20"/>
              </w:rPr>
            </w:pPr>
            <w:ins w:id="3884" w:author="Samylla Oliveira" w:date="2020-08-26T14:14:00Z">
              <w:r>
                <w:rPr>
                  <w:color w:val="2E2E2E"/>
                  <w:sz w:val="20"/>
                  <w:szCs w:val="20"/>
                </w:rPr>
                <w:t>14</w:t>
              </w:r>
            </w:ins>
          </w:p>
          <w:p w14:paraId="7D4629FE" w14:textId="7379DED9" w:rsidR="00383D8D" w:rsidRPr="008A0EE7" w:rsidRDefault="00383D8D" w:rsidP="00383D8D">
            <w:pPr>
              <w:pStyle w:val="NormalWeb"/>
              <w:spacing w:before="0" w:beforeAutospacing="0" w:after="0" w:afterAutospacing="0" w:line="360" w:lineRule="auto"/>
              <w:jc w:val="center"/>
              <w:rPr>
                <w:ins w:id="3885" w:author="Samylla Oliveira" w:date="2020-08-26T13:16:00Z"/>
                <w:color w:val="2E2E2E"/>
                <w:sz w:val="20"/>
                <w:szCs w:val="20"/>
              </w:rPr>
            </w:pPr>
            <w:ins w:id="3886" w:author="Samylla Oliveira" w:date="2020-08-26T14:14:00Z">
              <w:r>
                <w:rPr>
                  <w:color w:val="2E2E2E"/>
                  <w:sz w:val="20"/>
                  <w:szCs w:val="20"/>
                </w:rPr>
                <w:t>(± 7,10</w:t>
              </w:r>
            </w:ins>
            <w:ins w:id="3887" w:author="Samylla Oliveira" w:date="2020-08-26T14:15:00Z">
              <w:r>
                <w:rPr>
                  <w:color w:val="2E2E2E"/>
                  <w:sz w:val="20"/>
                  <w:szCs w:val="20"/>
                </w:rPr>
                <w:t>)</w:t>
              </w:r>
            </w:ins>
          </w:p>
        </w:tc>
        <w:tc>
          <w:tcPr>
            <w:tcW w:w="993" w:type="dxa"/>
            <w:vAlign w:val="center"/>
            <w:tcPrChange w:id="3888" w:author="Samylla Oliveira" w:date="2020-08-26T17:10:00Z">
              <w:tcPr>
                <w:tcW w:w="859" w:type="dxa"/>
                <w:gridSpan w:val="2"/>
                <w:vAlign w:val="center"/>
              </w:tcPr>
            </w:tcPrChange>
          </w:tcPr>
          <w:p w14:paraId="4DE3DEFD" w14:textId="77777777" w:rsidR="00383D8D" w:rsidRDefault="00383D8D" w:rsidP="00383D8D">
            <w:pPr>
              <w:pStyle w:val="NormalWeb"/>
              <w:spacing w:before="0" w:beforeAutospacing="0" w:after="0" w:afterAutospacing="0" w:line="360" w:lineRule="auto"/>
              <w:jc w:val="center"/>
              <w:rPr>
                <w:ins w:id="3889" w:author="Samylla Oliveira" w:date="2020-08-26T14:25:00Z"/>
                <w:color w:val="2E2E2E"/>
                <w:sz w:val="20"/>
                <w:szCs w:val="20"/>
              </w:rPr>
            </w:pPr>
            <w:ins w:id="3890" w:author="Samylla Oliveira" w:date="2020-08-26T14:25:00Z">
              <w:r>
                <w:rPr>
                  <w:color w:val="2E2E2E"/>
                  <w:sz w:val="20"/>
                  <w:szCs w:val="20"/>
                </w:rPr>
                <w:t>13</w:t>
              </w:r>
            </w:ins>
          </w:p>
          <w:p w14:paraId="07C5EEE3" w14:textId="466CE7BE" w:rsidR="00383D8D" w:rsidRPr="008A0EE7" w:rsidRDefault="00383D8D" w:rsidP="00383D8D">
            <w:pPr>
              <w:pStyle w:val="NormalWeb"/>
              <w:spacing w:before="0" w:beforeAutospacing="0" w:after="0" w:afterAutospacing="0" w:line="360" w:lineRule="auto"/>
              <w:jc w:val="center"/>
              <w:rPr>
                <w:ins w:id="3891" w:author="Samylla Oliveira" w:date="2020-08-26T13:16:00Z"/>
                <w:color w:val="2E2E2E"/>
                <w:sz w:val="20"/>
                <w:szCs w:val="20"/>
              </w:rPr>
            </w:pPr>
            <w:ins w:id="3892" w:author="Samylla Oliveira" w:date="2020-08-26T14:25:00Z">
              <w:r>
                <w:rPr>
                  <w:color w:val="2E2E2E"/>
                  <w:sz w:val="20"/>
                  <w:szCs w:val="20"/>
                </w:rPr>
                <w:t xml:space="preserve">(± </w:t>
              </w:r>
            </w:ins>
            <w:ins w:id="3893" w:author="Samylla Oliveira" w:date="2020-08-26T14:26:00Z">
              <w:r>
                <w:rPr>
                  <w:color w:val="2E2E2E"/>
                  <w:sz w:val="20"/>
                  <w:szCs w:val="20"/>
                </w:rPr>
                <w:t>5,81)</w:t>
              </w:r>
            </w:ins>
          </w:p>
        </w:tc>
        <w:tc>
          <w:tcPr>
            <w:tcW w:w="992" w:type="dxa"/>
            <w:vAlign w:val="center"/>
            <w:tcPrChange w:id="3894" w:author="Samylla Oliveira" w:date="2020-08-26T17:10:00Z">
              <w:tcPr>
                <w:tcW w:w="859" w:type="dxa"/>
                <w:gridSpan w:val="3"/>
                <w:vAlign w:val="center"/>
              </w:tcPr>
            </w:tcPrChange>
          </w:tcPr>
          <w:p w14:paraId="45C0835E" w14:textId="77777777" w:rsidR="00383D8D" w:rsidRDefault="00383D8D" w:rsidP="00383D8D">
            <w:pPr>
              <w:pStyle w:val="NormalWeb"/>
              <w:spacing w:before="0" w:beforeAutospacing="0" w:after="0" w:afterAutospacing="0" w:line="360" w:lineRule="auto"/>
              <w:jc w:val="center"/>
              <w:rPr>
                <w:ins w:id="3895" w:author="Samylla Oliveira" w:date="2020-08-26T14:38:00Z"/>
                <w:color w:val="2E2E2E"/>
                <w:sz w:val="20"/>
                <w:szCs w:val="20"/>
              </w:rPr>
            </w:pPr>
            <w:ins w:id="3896" w:author="Samylla Oliveira" w:date="2020-08-26T14:38:00Z">
              <w:r>
                <w:rPr>
                  <w:color w:val="2E2E2E"/>
                  <w:sz w:val="20"/>
                  <w:szCs w:val="20"/>
                </w:rPr>
                <w:t>13</w:t>
              </w:r>
            </w:ins>
          </w:p>
          <w:p w14:paraId="4F6A2672" w14:textId="18182334" w:rsidR="00383D8D" w:rsidRPr="008A0EE7" w:rsidRDefault="00383D8D" w:rsidP="00383D8D">
            <w:pPr>
              <w:pStyle w:val="NormalWeb"/>
              <w:spacing w:before="0" w:beforeAutospacing="0" w:after="0" w:afterAutospacing="0" w:line="360" w:lineRule="auto"/>
              <w:jc w:val="center"/>
              <w:rPr>
                <w:ins w:id="3897" w:author="Samylla Oliveira" w:date="2020-08-26T13:16:00Z"/>
                <w:color w:val="2E2E2E"/>
                <w:sz w:val="20"/>
                <w:szCs w:val="20"/>
              </w:rPr>
            </w:pPr>
            <w:ins w:id="3898" w:author="Samylla Oliveira" w:date="2020-08-26T14:38:00Z">
              <w:r>
                <w:rPr>
                  <w:color w:val="2E2E2E"/>
                  <w:sz w:val="20"/>
                  <w:szCs w:val="20"/>
                </w:rPr>
                <w:t>(</w:t>
              </w:r>
            </w:ins>
            <w:ins w:id="3899" w:author="Samylla Oliveira" w:date="2020-08-26T14:39:00Z">
              <w:r>
                <w:rPr>
                  <w:color w:val="2E2E2E"/>
                  <w:sz w:val="20"/>
                  <w:szCs w:val="20"/>
                </w:rPr>
                <w:t>± 7,87)</w:t>
              </w:r>
            </w:ins>
          </w:p>
        </w:tc>
        <w:tc>
          <w:tcPr>
            <w:tcW w:w="1084" w:type="dxa"/>
            <w:tcPrChange w:id="3900" w:author="Samylla Oliveira" w:date="2020-08-26T17:10:00Z">
              <w:tcPr>
                <w:tcW w:w="1042" w:type="dxa"/>
                <w:gridSpan w:val="3"/>
              </w:tcPr>
            </w:tcPrChange>
          </w:tcPr>
          <w:p w14:paraId="744BD865" w14:textId="77777777" w:rsidR="00383D8D" w:rsidRDefault="00383D8D" w:rsidP="00383D8D">
            <w:pPr>
              <w:pStyle w:val="NormalWeb"/>
              <w:spacing w:before="0" w:beforeAutospacing="0" w:after="0" w:afterAutospacing="0" w:line="360" w:lineRule="auto"/>
              <w:jc w:val="center"/>
              <w:rPr>
                <w:ins w:id="3901" w:author="Samylla Oliveira" w:date="2020-08-26T14:53:00Z"/>
                <w:color w:val="2E2E2E"/>
                <w:sz w:val="20"/>
                <w:szCs w:val="20"/>
              </w:rPr>
            </w:pPr>
            <w:ins w:id="3902" w:author="Samylla Oliveira" w:date="2020-08-26T14:53:00Z">
              <w:r>
                <w:rPr>
                  <w:color w:val="2E2E2E"/>
                  <w:sz w:val="20"/>
                  <w:szCs w:val="20"/>
                </w:rPr>
                <w:t>14</w:t>
              </w:r>
            </w:ins>
          </w:p>
          <w:p w14:paraId="77DB5790" w14:textId="57D20019" w:rsidR="00383D8D" w:rsidRPr="008A0EE7" w:rsidRDefault="00383D8D" w:rsidP="00383D8D">
            <w:pPr>
              <w:pStyle w:val="NormalWeb"/>
              <w:spacing w:before="0" w:beforeAutospacing="0" w:after="0" w:afterAutospacing="0" w:line="360" w:lineRule="auto"/>
              <w:jc w:val="center"/>
              <w:rPr>
                <w:ins w:id="3903" w:author="Samylla Oliveira" w:date="2020-08-26T14:20:00Z"/>
                <w:color w:val="2E2E2E"/>
                <w:sz w:val="20"/>
                <w:szCs w:val="20"/>
              </w:rPr>
            </w:pPr>
            <w:ins w:id="3904" w:author="Samylla Oliveira" w:date="2020-08-26T14:53:00Z">
              <w:r>
                <w:rPr>
                  <w:color w:val="2E2E2E"/>
                  <w:sz w:val="20"/>
                  <w:szCs w:val="20"/>
                </w:rPr>
                <w:t>(± 12,56)</w:t>
              </w:r>
            </w:ins>
          </w:p>
        </w:tc>
      </w:tr>
      <w:tr w:rsidR="00383D8D" w14:paraId="2D1E29B0" w14:textId="34BB349C" w:rsidTr="001603C4">
        <w:tblPrEx>
          <w:tblW w:w="9301" w:type="dxa"/>
          <w:jc w:val="center"/>
          <w:tblPrExChange w:id="3905" w:author="Samylla Oliveira" w:date="2020-08-26T17:10:00Z">
            <w:tblPrEx>
              <w:tblW w:w="9013" w:type="dxa"/>
              <w:jc w:val="center"/>
            </w:tblPrEx>
          </w:tblPrExChange>
        </w:tblPrEx>
        <w:trPr>
          <w:trHeight w:val="345"/>
          <w:jc w:val="center"/>
          <w:ins w:id="3906" w:author="Samylla Oliveira" w:date="2020-08-26T13:16:00Z"/>
          <w:trPrChange w:id="3907" w:author="Samylla Oliveira" w:date="2020-08-26T17:10:00Z">
            <w:trPr>
              <w:gridAfter w:val="0"/>
              <w:wAfter w:w="21" w:type="dxa"/>
              <w:trHeight w:val="345"/>
              <w:jc w:val="center"/>
            </w:trPr>
          </w:trPrChange>
        </w:trPr>
        <w:tc>
          <w:tcPr>
            <w:tcW w:w="1363" w:type="dxa"/>
            <w:vMerge w:val="restart"/>
            <w:vAlign w:val="center"/>
            <w:tcPrChange w:id="3908" w:author="Samylla Oliveira" w:date="2020-08-26T17:10:00Z">
              <w:tcPr>
                <w:tcW w:w="1363" w:type="dxa"/>
                <w:vMerge w:val="restart"/>
                <w:vAlign w:val="center"/>
              </w:tcPr>
            </w:tcPrChange>
          </w:tcPr>
          <w:p w14:paraId="15EF7F51" w14:textId="77777777" w:rsidR="00383D8D" w:rsidRPr="00100A76" w:rsidRDefault="00383D8D">
            <w:pPr>
              <w:pStyle w:val="NormalWeb"/>
              <w:spacing w:before="0" w:beforeAutospacing="0" w:after="0" w:afterAutospacing="0" w:line="360" w:lineRule="auto"/>
              <w:jc w:val="center"/>
              <w:rPr>
                <w:ins w:id="3909" w:author="Samylla Oliveira" w:date="2020-08-26T13:16:00Z"/>
                <w:color w:val="2E2E2E"/>
                <w:sz w:val="20"/>
                <w:szCs w:val="20"/>
              </w:rPr>
            </w:pPr>
            <w:ins w:id="3910" w:author="Samylla Oliveira" w:date="2020-08-26T13:16:00Z">
              <w:r w:rsidRPr="00100A76">
                <w:rPr>
                  <w:color w:val="2E2E2E"/>
                  <w:sz w:val="20"/>
                  <w:szCs w:val="20"/>
                </w:rPr>
                <w:t>Mesocosmos</w:t>
              </w:r>
            </w:ins>
          </w:p>
          <w:p w14:paraId="354BF67A" w14:textId="1FF40F69" w:rsidR="00383D8D" w:rsidRPr="00100A76" w:rsidRDefault="00383D8D">
            <w:pPr>
              <w:pStyle w:val="NormalWeb"/>
              <w:spacing w:before="0" w:beforeAutospacing="0" w:after="0" w:afterAutospacing="0" w:line="360" w:lineRule="auto"/>
              <w:jc w:val="center"/>
              <w:rPr>
                <w:ins w:id="3911" w:author="Samylla Oliveira" w:date="2020-08-26T13:16:00Z"/>
                <w:color w:val="2E2E2E"/>
                <w:sz w:val="20"/>
                <w:szCs w:val="20"/>
              </w:rPr>
            </w:pPr>
            <w:ins w:id="3912" w:author="Samylla Oliveira" w:date="2020-08-26T13:16:00Z">
              <w:r w:rsidRPr="00100A76">
                <w:rPr>
                  <w:color w:val="2E2E2E"/>
                  <w:sz w:val="20"/>
                  <w:szCs w:val="20"/>
                </w:rPr>
                <w:t>Tratamento</w:t>
              </w:r>
            </w:ins>
          </w:p>
        </w:tc>
        <w:tc>
          <w:tcPr>
            <w:tcW w:w="1828" w:type="dxa"/>
            <w:vMerge/>
            <w:vAlign w:val="center"/>
            <w:tcPrChange w:id="3913" w:author="Samylla Oliveira" w:date="2020-08-26T17:10:00Z">
              <w:tcPr>
                <w:tcW w:w="1828" w:type="dxa"/>
                <w:gridSpan w:val="2"/>
                <w:vMerge/>
                <w:vAlign w:val="center"/>
              </w:tcPr>
            </w:tcPrChange>
          </w:tcPr>
          <w:p w14:paraId="3E3B86AE" w14:textId="77777777" w:rsidR="00383D8D" w:rsidRPr="008A0EE7" w:rsidRDefault="00383D8D">
            <w:pPr>
              <w:pStyle w:val="NormalWeb"/>
              <w:spacing w:before="0" w:beforeAutospacing="0" w:after="0" w:afterAutospacing="0" w:line="360" w:lineRule="auto"/>
              <w:jc w:val="center"/>
              <w:rPr>
                <w:ins w:id="3914" w:author="Samylla Oliveira" w:date="2020-08-26T13:16:00Z"/>
                <w:color w:val="2E2E2E"/>
                <w:sz w:val="20"/>
                <w:szCs w:val="20"/>
              </w:rPr>
            </w:pPr>
          </w:p>
        </w:tc>
        <w:tc>
          <w:tcPr>
            <w:tcW w:w="1061" w:type="dxa"/>
            <w:vAlign w:val="center"/>
            <w:tcPrChange w:id="3915" w:author="Samylla Oliveira" w:date="2020-08-26T17:10:00Z">
              <w:tcPr>
                <w:tcW w:w="1061" w:type="dxa"/>
                <w:gridSpan w:val="3"/>
                <w:vAlign w:val="center"/>
              </w:tcPr>
            </w:tcPrChange>
          </w:tcPr>
          <w:p w14:paraId="0CAA8B52" w14:textId="52C78C61" w:rsidR="00383D8D" w:rsidRPr="008A0EE7" w:rsidRDefault="00383D8D">
            <w:pPr>
              <w:pStyle w:val="NormalWeb"/>
              <w:spacing w:before="0" w:beforeAutospacing="0" w:after="0" w:afterAutospacing="0" w:line="360" w:lineRule="auto"/>
              <w:jc w:val="center"/>
              <w:rPr>
                <w:ins w:id="3916" w:author="Samylla Oliveira" w:date="2020-08-26T13:16:00Z"/>
                <w:color w:val="2E2E2E"/>
                <w:sz w:val="20"/>
                <w:szCs w:val="20"/>
              </w:rPr>
            </w:pPr>
            <w:ins w:id="3917" w:author="Samylla Oliveira" w:date="2020-08-26T13:33:00Z">
              <w:r>
                <w:rPr>
                  <w:color w:val="2E2E2E"/>
                  <w:sz w:val="20"/>
                  <w:szCs w:val="20"/>
                </w:rPr>
                <w:t>10</w:t>
              </w:r>
            </w:ins>
          </w:p>
        </w:tc>
        <w:tc>
          <w:tcPr>
            <w:tcW w:w="988" w:type="dxa"/>
            <w:vAlign w:val="center"/>
            <w:tcPrChange w:id="3918" w:author="Samylla Oliveira" w:date="2020-08-26T17:10:00Z">
              <w:tcPr>
                <w:tcW w:w="988" w:type="dxa"/>
                <w:gridSpan w:val="2"/>
                <w:vAlign w:val="center"/>
              </w:tcPr>
            </w:tcPrChange>
          </w:tcPr>
          <w:p w14:paraId="05AF6E8F" w14:textId="62748926" w:rsidR="00383D8D" w:rsidRPr="008A0EE7" w:rsidRDefault="00383D8D">
            <w:pPr>
              <w:pStyle w:val="NormalWeb"/>
              <w:spacing w:before="0" w:beforeAutospacing="0" w:after="0" w:afterAutospacing="0" w:line="360" w:lineRule="auto"/>
              <w:jc w:val="center"/>
              <w:rPr>
                <w:ins w:id="3919" w:author="Samylla Oliveira" w:date="2020-08-26T13:16:00Z"/>
                <w:color w:val="2E2E2E"/>
                <w:sz w:val="20"/>
                <w:szCs w:val="20"/>
              </w:rPr>
            </w:pPr>
            <w:ins w:id="3920" w:author="Samylla Oliveira" w:date="2020-08-26T13:45:00Z">
              <w:r>
                <w:rPr>
                  <w:color w:val="2E2E2E"/>
                  <w:sz w:val="20"/>
                  <w:szCs w:val="20"/>
                </w:rPr>
                <w:t>6</w:t>
              </w:r>
            </w:ins>
          </w:p>
        </w:tc>
        <w:tc>
          <w:tcPr>
            <w:tcW w:w="992" w:type="dxa"/>
            <w:vAlign w:val="center"/>
            <w:tcPrChange w:id="3921" w:author="Samylla Oliveira" w:date="2020-08-26T17:10:00Z">
              <w:tcPr>
                <w:tcW w:w="992" w:type="dxa"/>
                <w:gridSpan w:val="2"/>
                <w:vAlign w:val="center"/>
              </w:tcPr>
            </w:tcPrChange>
          </w:tcPr>
          <w:p w14:paraId="3631060B" w14:textId="3B0CF1FF" w:rsidR="00383D8D" w:rsidRPr="008A0EE7" w:rsidRDefault="00383D8D">
            <w:pPr>
              <w:pStyle w:val="NormalWeb"/>
              <w:spacing w:before="0" w:beforeAutospacing="0" w:after="0" w:afterAutospacing="0" w:line="360" w:lineRule="auto"/>
              <w:jc w:val="center"/>
              <w:rPr>
                <w:ins w:id="3922" w:author="Samylla Oliveira" w:date="2020-08-26T13:16:00Z"/>
                <w:color w:val="2E2E2E"/>
                <w:sz w:val="20"/>
                <w:szCs w:val="20"/>
              </w:rPr>
            </w:pPr>
            <w:ins w:id="3923" w:author="Samylla Oliveira" w:date="2020-08-26T14:05:00Z">
              <w:r>
                <w:rPr>
                  <w:color w:val="2E2E2E"/>
                  <w:sz w:val="20"/>
                  <w:szCs w:val="20"/>
                </w:rPr>
                <w:t>9</w:t>
              </w:r>
            </w:ins>
          </w:p>
        </w:tc>
        <w:tc>
          <w:tcPr>
            <w:tcW w:w="993" w:type="dxa"/>
            <w:vAlign w:val="center"/>
            <w:tcPrChange w:id="3924" w:author="Samylla Oliveira" w:date="2020-08-26T17:10:00Z">
              <w:tcPr>
                <w:tcW w:w="859" w:type="dxa"/>
                <w:gridSpan w:val="2"/>
                <w:vAlign w:val="center"/>
              </w:tcPr>
            </w:tcPrChange>
          </w:tcPr>
          <w:p w14:paraId="11C1A047" w14:textId="1347F1F5" w:rsidR="00383D8D" w:rsidRPr="008A0EE7" w:rsidRDefault="00383D8D">
            <w:pPr>
              <w:pStyle w:val="NormalWeb"/>
              <w:spacing w:before="0" w:beforeAutospacing="0" w:after="0" w:afterAutospacing="0" w:line="360" w:lineRule="auto"/>
              <w:jc w:val="center"/>
              <w:rPr>
                <w:ins w:id="3925" w:author="Samylla Oliveira" w:date="2020-08-26T13:16:00Z"/>
                <w:color w:val="2E2E2E"/>
                <w:sz w:val="20"/>
                <w:szCs w:val="20"/>
              </w:rPr>
            </w:pPr>
            <w:ins w:id="3926" w:author="Samylla Oliveira" w:date="2020-08-26T14:23:00Z">
              <w:r>
                <w:rPr>
                  <w:color w:val="2E2E2E"/>
                  <w:sz w:val="20"/>
                  <w:szCs w:val="20"/>
                </w:rPr>
                <w:t>9</w:t>
              </w:r>
            </w:ins>
          </w:p>
        </w:tc>
        <w:tc>
          <w:tcPr>
            <w:tcW w:w="992" w:type="dxa"/>
            <w:vAlign w:val="center"/>
            <w:tcPrChange w:id="3927" w:author="Samylla Oliveira" w:date="2020-08-26T17:10:00Z">
              <w:tcPr>
                <w:tcW w:w="859" w:type="dxa"/>
                <w:gridSpan w:val="3"/>
                <w:vAlign w:val="center"/>
              </w:tcPr>
            </w:tcPrChange>
          </w:tcPr>
          <w:p w14:paraId="4C2E73D2" w14:textId="4CB4EB66" w:rsidR="00383D8D" w:rsidRPr="008A0EE7" w:rsidRDefault="00383D8D">
            <w:pPr>
              <w:pStyle w:val="NormalWeb"/>
              <w:spacing w:before="0" w:beforeAutospacing="0" w:after="0" w:afterAutospacing="0" w:line="360" w:lineRule="auto"/>
              <w:jc w:val="center"/>
              <w:rPr>
                <w:ins w:id="3928" w:author="Samylla Oliveira" w:date="2020-08-26T13:16:00Z"/>
                <w:color w:val="2E2E2E"/>
                <w:sz w:val="20"/>
                <w:szCs w:val="20"/>
              </w:rPr>
            </w:pPr>
            <w:ins w:id="3929" w:author="Samylla Oliveira" w:date="2020-08-26T14:35:00Z">
              <w:r>
                <w:rPr>
                  <w:color w:val="2E2E2E"/>
                  <w:sz w:val="20"/>
                  <w:szCs w:val="20"/>
                </w:rPr>
                <w:t>14</w:t>
              </w:r>
            </w:ins>
          </w:p>
        </w:tc>
        <w:tc>
          <w:tcPr>
            <w:tcW w:w="1084" w:type="dxa"/>
            <w:tcPrChange w:id="3930" w:author="Samylla Oliveira" w:date="2020-08-26T17:10:00Z">
              <w:tcPr>
                <w:tcW w:w="1042" w:type="dxa"/>
                <w:gridSpan w:val="3"/>
              </w:tcPr>
            </w:tcPrChange>
          </w:tcPr>
          <w:p w14:paraId="0CDE23E9" w14:textId="2CDED9B7" w:rsidR="00383D8D" w:rsidRPr="008A0EE7" w:rsidRDefault="00383D8D" w:rsidP="00383D8D">
            <w:pPr>
              <w:pStyle w:val="NormalWeb"/>
              <w:spacing w:before="0" w:beforeAutospacing="0" w:after="0" w:afterAutospacing="0" w:line="360" w:lineRule="auto"/>
              <w:jc w:val="center"/>
              <w:rPr>
                <w:ins w:id="3931" w:author="Samylla Oliveira" w:date="2020-08-26T14:20:00Z"/>
                <w:color w:val="2E2E2E"/>
                <w:sz w:val="20"/>
                <w:szCs w:val="20"/>
              </w:rPr>
            </w:pPr>
            <w:ins w:id="3932" w:author="Samylla Oliveira" w:date="2020-08-26T14:50:00Z">
              <w:r>
                <w:rPr>
                  <w:color w:val="2E2E2E"/>
                  <w:sz w:val="20"/>
                  <w:szCs w:val="20"/>
                </w:rPr>
                <w:t>11</w:t>
              </w:r>
            </w:ins>
          </w:p>
        </w:tc>
      </w:tr>
      <w:tr w:rsidR="00383D8D" w14:paraId="1D1569D4" w14:textId="41144FF3" w:rsidTr="001603C4">
        <w:tblPrEx>
          <w:tblW w:w="9301" w:type="dxa"/>
          <w:jc w:val="center"/>
          <w:tblPrExChange w:id="3933" w:author="Samylla Oliveira" w:date="2020-08-26T17:10:00Z">
            <w:tblPrEx>
              <w:tblW w:w="9013" w:type="dxa"/>
              <w:jc w:val="center"/>
            </w:tblPrEx>
          </w:tblPrExChange>
        </w:tblPrEx>
        <w:trPr>
          <w:trHeight w:val="345"/>
          <w:jc w:val="center"/>
          <w:ins w:id="3934" w:author="Samylla Oliveira" w:date="2020-08-26T13:16:00Z"/>
          <w:trPrChange w:id="3935" w:author="Samylla Oliveira" w:date="2020-08-26T17:10:00Z">
            <w:trPr>
              <w:gridAfter w:val="0"/>
              <w:wAfter w:w="21" w:type="dxa"/>
              <w:trHeight w:val="345"/>
              <w:jc w:val="center"/>
            </w:trPr>
          </w:trPrChange>
        </w:trPr>
        <w:tc>
          <w:tcPr>
            <w:tcW w:w="1363" w:type="dxa"/>
            <w:vMerge/>
            <w:vAlign w:val="center"/>
            <w:tcPrChange w:id="3936" w:author="Samylla Oliveira" w:date="2020-08-26T17:10:00Z">
              <w:tcPr>
                <w:tcW w:w="1363" w:type="dxa"/>
                <w:vMerge/>
                <w:vAlign w:val="center"/>
              </w:tcPr>
            </w:tcPrChange>
          </w:tcPr>
          <w:p w14:paraId="0E714D95" w14:textId="77777777" w:rsidR="00383D8D" w:rsidRPr="00100A76" w:rsidRDefault="00383D8D" w:rsidP="00383D8D">
            <w:pPr>
              <w:pStyle w:val="NormalWeb"/>
              <w:spacing w:before="0" w:beforeAutospacing="0" w:after="0" w:afterAutospacing="0" w:line="360" w:lineRule="auto"/>
              <w:jc w:val="center"/>
              <w:rPr>
                <w:ins w:id="3937" w:author="Samylla Oliveira" w:date="2020-08-26T13:16:00Z"/>
                <w:color w:val="2E2E2E"/>
                <w:sz w:val="20"/>
                <w:szCs w:val="20"/>
              </w:rPr>
            </w:pPr>
          </w:p>
        </w:tc>
        <w:tc>
          <w:tcPr>
            <w:tcW w:w="1828" w:type="dxa"/>
            <w:vMerge/>
            <w:vAlign w:val="center"/>
            <w:tcPrChange w:id="3938" w:author="Samylla Oliveira" w:date="2020-08-26T17:10:00Z">
              <w:tcPr>
                <w:tcW w:w="1828" w:type="dxa"/>
                <w:gridSpan w:val="2"/>
                <w:vMerge/>
                <w:vAlign w:val="center"/>
              </w:tcPr>
            </w:tcPrChange>
          </w:tcPr>
          <w:p w14:paraId="2BBA1151" w14:textId="77777777" w:rsidR="00383D8D" w:rsidRPr="008A0EE7" w:rsidRDefault="00383D8D" w:rsidP="00383D8D">
            <w:pPr>
              <w:pStyle w:val="NormalWeb"/>
              <w:spacing w:before="0" w:beforeAutospacing="0" w:after="0" w:afterAutospacing="0" w:line="360" w:lineRule="auto"/>
              <w:jc w:val="center"/>
              <w:rPr>
                <w:ins w:id="3939" w:author="Samylla Oliveira" w:date="2020-08-26T13:16:00Z"/>
                <w:color w:val="2E2E2E"/>
                <w:sz w:val="20"/>
                <w:szCs w:val="20"/>
              </w:rPr>
            </w:pPr>
          </w:p>
        </w:tc>
        <w:tc>
          <w:tcPr>
            <w:tcW w:w="1061" w:type="dxa"/>
            <w:vAlign w:val="center"/>
            <w:tcPrChange w:id="3940" w:author="Samylla Oliveira" w:date="2020-08-26T17:10:00Z">
              <w:tcPr>
                <w:tcW w:w="1061" w:type="dxa"/>
                <w:gridSpan w:val="3"/>
                <w:vAlign w:val="center"/>
              </w:tcPr>
            </w:tcPrChange>
          </w:tcPr>
          <w:p w14:paraId="7C01EA79" w14:textId="77777777" w:rsidR="00383D8D" w:rsidRDefault="00383D8D" w:rsidP="00383D8D">
            <w:pPr>
              <w:pStyle w:val="NormalWeb"/>
              <w:spacing w:before="0" w:beforeAutospacing="0" w:after="0" w:afterAutospacing="0" w:line="360" w:lineRule="auto"/>
              <w:jc w:val="center"/>
              <w:rPr>
                <w:ins w:id="3941" w:author="Samylla Oliveira" w:date="2020-08-26T13:33:00Z"/>
                <w:color w:val="2E2E2E"/>
                <w:sz w:val="20"/>
                <w:szCs w:val="20"/>
              </w:rPr>
            </w:pPr>
            <w:ins w:id="3942" w:author="Samylla Oliveira" w:date="2020-08-26T13:33:00Z">
              <w:r>
                <w:rPr>
                  <w:color w:val="2E2E2E"/>
                  <w:sz w:val="20"/>
                  <w:szCs w:val="20"/>
                </w:rPr>
                <w:t>12</w:t>
              </w:r>
            </w:ins>
          </w:p>
          <w:p w14:paraId="1C370F25" w14:textId="29FCAB98" w:rsidR="00383D8D" w:rsidRPr="008A0EE7" w:rsidRDefault="00383D8D" w:rsidP="00383D8D">
            <w:pPr>
              <w:pStyle w:val="NormalWeb"/>
              <w:spacing w:before="0" w:beforeAutospacing="0" w:after="0" w:afterAutospacing="0" w:line="360" w:lineRule="auto"/>
              <w:jc w:val="center"/>
              <w:rPr>
                <w:ins w:id="3943" w:author="Samylla Oliveira" w:date="2020-08-26T13:16:00Z"/>
                <w:color w:val="2E2E2E"/>
                <w:sz w:val="20"/>
                <w:szCs w:val="20"/>
              </w:rPr>
            </w:pPr>
            <w:ins w:id="3944" w:author="Samylla Oliveira" w:date="2020-08-26T13:33:00Z">
              <w:r>
                <w:rPr>
                  <w:color w:val="2E2E2E"/>
                  <w:sz w:val="20"/>
                  <w:szCs w:val="20"/>
                </w:rPr>
                <w:t>(± 7,06)</w:t>
              </w:r>
            </w:ins>
          </w:p>
        </w:tc>
        <w:tc>
          <w:tcPr>
            <w:tcW w:w="988" w:type="dxa"/>
            <w:vAlign w:val="center"/>
            <w:tcPrChange w:id="3945" w:author="Samylla Oliveira" w:date="2020-08-26T17:10:00Z">
              <w:tcPr>
                <w:tcW w:w="988" w:type="dxa"/>
                <w:gridSpan w:val="2"/>
                <w:vAlign w:val="center"/>
              </w:tcPr>
            </w:tcPrChange>
          </w:tcPr>
          <w:p w14:paraId="65B9EBD1" w14:textId="77777777" w:rsidR="00383D8D" w:rsidRDefault="00383D8D" w:rsidP="00383D8D">
            <w:pPr>
              <w:pStyle w:val="NormalWeb"/>
              <w:spacing w:before="0" w:beforeAutospacing="0" w:after="0" w:afterAutospacing="0" w:line="360" w:lineRule="auto"/>
              <w:jc w:val="center"/>
              <w:rPr>
                <w:ins w:id="3946" w:author="Samylla Oliveira" w:date="2020-08-26T13:45:00Z"/>
                <w:color w:val="2E2E2E"/>
                <w:sz w:val="20"/>
                <w:szCs w:val="20"/>
              </w:rPr>
            </w:pPr>
            <w:ins w:id="3947" w:author="Samylla Oliveira" w:date="2020-08-26T13:45:00Z">
              <w:r>
                <w:rPr>
                  <w:color w:val="2E2E2E"/>
                  <w:sz w:val="20"/>
                  <w:szCs w:val="20"/>
                </w:rPr>
                <w:t>7</w:t>
              </w:r>
            </w:ins>
          </w:p>
          <w:p w14:paraId="074CB332" w14:textId="087F0783" w:rsidR="00383D8D" w:rsidRPr="008A0EE7" w:rsidRDefault="00383D8D" w:rsidP="00383D8D">
            <w:pPr>
              <w:pStyle w:val="NormalWeb"/>
              <w:spacing w:before="0" w:beforeAutospacing="0" w:after="0" w:afterAutospacing="0" w:line="360" w:lineRule="auto"/>
              <w:jc w:val="center"/>
              <w:rPr>
                <w:ins w:id="3948" w:author="Samylla Oliveira" w:date="2020-08-26T13:16:00Z"/>
                <w:color w:val="2E2E2E"/>
                <w:sz w:val="20"/>
                <w:szCs w:val="20"/>
              </w:rPr>
            </w:pPr>
            <w:ins w:id="3949" w:author="Samylla Oliveira" w:date="2020-08-26T13:45:00Z">
              <w:r>
                <w:rPr>
                  <w:color w:val="2E2E2E"/>
                  <w:sz w:val="20"/>
                  <w:szCs w:val="20"/>
                </w:rPr>
                <w:t>(± 5,86)</w:t>
              </w:r>
            </w:ins>
          </w:p>
        </w:tc>
        <w:tc>
          <w:tcPr>
            <w:tcW w:w="992" w:type="dxa"/>
            <w:vAlign w:val="center"/>
            <w:tcPrChange w:id="3950" w:author="Samylla Oliveira" w:date="2020-08-26T17:10:00Z">
              <w:tcPr>
                <w:tcW w:w="992" w:type="dxa"/>
                <w:gridSpan w:val="2"/>
                <w:vAlign w:val="center"/>
              </w:tcPr>
            </w:tcPrChange>
          </w:tcPr>
          <w:p w14:paraId="1B620ECD" w14:textId="4F3098C0" w:rsidR="00383D8D" w:rsidRDefault="00383D8D" w:rsidP="00383D8D">
            <w:pPr>
              <w:pStyle w:val="NormalWeb"/>
              <w:spacing w:before="0" w:beforeAutospacing="0" w:after="0" w:afterAutospacing="0" w:line="360" w:lineRule="auto"/>
              <w:jc w:val="center"/>
              <w:rPr>
                <w:ins w:id="3951" w:author="Samylla Oliveira" w:date="2020-08-26T14:05:00Z"/>
                <w:color w:val="2E2E2E"/>
                <w:sz w:val="20"/>
                <w:szCs w:val="20"/>
              </w:rPr>
            </w:pPr>
            <w:ins w:id="3952" w:author="Samylla Oliveira" w:date="2020-08-26T14:05:00Z">
              <w:r>
                <w:rPr>
                  <w:color w:val="2E2E2E"/>
                  <w:sz w:val="20"/>
                  <w:szCs w:val="20"/>
                </w:rPr>
                <w:t>1</w:t>
              </w:r>
            </w:ins>
            <w:ins w:id="3953" w:author="Samylla Oliveira" w:date="2020-08-26T14:11:00Z">
              <w:r>
                <w:rPr>
                  <w:color w:val="2E2E2E"/>
                  <w:sz w:val="20"/>
                  <w:szCs w:val="20"/>
                </w:rPr>
                <w:t>1</w:t>
              </w:r>
            </w:ins>
          </w:p>
          <w:p w14:paraId="248333D9" w14:textId="2D34EB23" w:rsidR="00383D8D" w:rsidRPr="008A0EE7" w:rsidRDefault="00383D8D" w:rsidP="00383D8D">
            <w:pPr>
              <w:pStyle w:val="NormalWeb"/>
              <w:spacing w:before="0" w:beforeAutospacing="0" w:after="0" w:afterAutospacing="0" w:line="360" w:lineRule="auto"/>
              <w:jc w:val="center"/>
              <w:rPr>
                <w:ins w:id="3954" w:author="Samylla Oliveira" w:date="2020-08-26T13:16:00Z"/>
                <w:color w:val="2E2E2E"/>
                <w:sz w:val="20"/>
                <w:szCs w:val="20"/>
              </w:rPr>
            </w:pPr>
            <w:ins w:id="3955" w:author="Samylla Oliveira" w:date="2020-08-26T14:05:00Z">
              <w:r>
                <w:rPr>
                  <w:color w:val="2E2E2E"/>
                  <w:sz w:val="20"/>
                  <w:szCs w:val="20"/>
                </w:rPr>
                <w:t>(± 6,87)</w:t>
              </w:r>
            </w:ins>
          </w:p>
        </w:tc>
        <w:tc>
          <w:tcPr>
            <w:tcW w:w="993" w:type="dxa"/>
            <w:vAlign w:val="center"/>
            <w:tcPrChange w:id="3956" w:author="Samylla Oliveira" w:date="2020-08-26T17:10:00Z">
              <w:tcPr>
                <w:tcW w:w="859" w:type="dxa"/>
                <w:gridSpan w:val="2"/>
                <w:vAlign w:val="center"/>
              </w:tcPr>
            </w:tcPrChange>
          </w:tcPr>
          <w:p w14:paraId="3A926766" w14:textId="77777777" w:rsidR="00383D8D" w:rsidRDefault="00383D8D" w:rsidP="00383D8D">
            <w:pPr>
              <w:pStyle w:val="NormalWeb"/>
              <w:spacing w:before="0" w:beforeAutospacing="0" w:after="0" w:afterAutospacing="0" w:line="360" w:lineRule="auto"/>
              <w:jc w:val="center"/>
              <w:rPr>
                <w:ins w:id="3957" w:author="Samylla Oliveira" w:date="2020-08-26T14:23:00Z"/>
                <w:color w:val="2E2E2E"/>
                <w:sz w:val="20"/>
                <w:szCs w:val="20"/>
              </w:rPr>
            </w:pPr>
            <w:ins w:id="3958" w:author="Samylla Oliveira" w:date="2020-08-26T14:23:00Z">
              <w:r>
                <w:rPr>
                  <w:color w:val="2E2E2E"/>
                  <w:sz w:val="20"/>
                  <w:szCs w:val="20"/>
                </w:rPr>
                <w:t>10</w:t>
              </w:r>
            </w:ins>
          </w:p>
          <w:p w14:paraId="5868C587" w14:textId="5A1B56A7" w:rsidR="00383D8D" w:rsidRPr="008A0EE7" w:rsidRDefault="00383D8D" w:rsidP="00383D8D">
            <w:pPr>
              <w:pStyle w:val="NormalWeb"/>
              <w:spacing w:before="0" w:beforeAutospacing="0" w:after="0" w:afterAutospacing="0" w:line="360" w:lineRule="auto"/>
              <w:jc w:val="center"/>
              <w:rPr>
                <w:ins w:id="3959" w:author="Samylla Oliveira" w:date="2020-08-26T13:16:00Z"/>
                <w:color w:val="2E2E2E"/>
                <w:sz w:val="20"/>
                <w:szCs w:val="20"/>
              </w:rPr>
            </w:pPr>
            <w:ins w:id="3960" w:author="Samylla Oliveira" w:date="2020-08-26T14:24:00Z">
              <w:r>
                <w:rPr>
                  <w:color w:val="2E2E2E"/>
                  <w:sz w:val="20"/>
                  <w:szCs w:val="20"/>
                </w:rPr>
                <w:t>(± 5,49)</w:t>
              </w:r>
            </w:ins>
          </w:p>
        </w:tc>
        <w:tc>
          <w:tcPr>
            <w:tcW w:w="992" w:type="dxa"/>
            <w:vAlign w:val="center"/>
            <w:tcPrChange w:id="3961" w:author="Samylla Oliveira" w:date="2020-08-26T17:10:00Z">
              <w:tcPr>
                <w:tcW w:w="859" w:type="dxa"/>
                <w:gridSpan w:val="3"/>
                <w:vAlign w:val="center"/>
              </w:tcPr>
            </w:tcPrChange>
          </w:tcPr>
          <w:p w14:paraId="3C33F608" w14:textId="77777777" w:rsidR="00383D8D" w:rsidRDefault="00383D8D" w:rsidP="00383D8D">
            <w:pPr>
              <w:pStyle w:val="NormalWeb"/>
              <w:spacing w:before="0" w:beforeAutospacing="0" w:after="0" w:afterAutospacing="0" w:line="360" w:lineRule="auto"/>
              <w:jc w:val="center"/>
              <w:rPr>
                <w:ins w:id="3962" w:author="Samylla Oliveira" w:date="2020-08-26T14:36:00Z"/>
                <w:color w:val="2E2E2E"/>
                <w:sz w:val="20"/>
                <w:szCs w:val="20"/>
              </w:rPr>
            </w:pPr>
            <w:ins w:id="3963" w:author="Samylla Oliveira" w:date="2020-08-26T14:36:00Z">
              <w:r>
                <w:rPr>
                  <w:color w:val="2E2E2E"/>
                  <w:sz w:val="20"/>
                  <w:szCs w:val="20"/>
                </w:rPr>
                <w:t>16</w:t>
              </w:r>
            </w:ins>
          </w:p>
          <w:p w14:paraId="466EA0A3" w14:textId="2BB44C62" w:rsidR="00383D8D" w:rsidRPr="008A0EE7" w:rsidRDefault="00383D8D" w:rsidP="00383D8D">
            <w:pPr>
              <w:pStyle w:val="NormalWeb"/>
              <w:spacing w:before="0" w:beforeAutospacing="0" w:after="0" w:afterAutospacing="0" w:line="360" w:lineRule="auto"/>
              <w:jc w:val="center"/>
              <w:rPr>
                <w:ins w:id="3964" w:author="Samylla Oliveira" w:date="2020-08-26T13:16:00Z"/>
                <w:color w:val="2E2E2E"/>
                <w:sz w:val="20"/>
                <w:szCs w:val="20"/>
              </w:rPr>
            </w:pPr>
            <w:ins w:id="3965" w:author="Samylla Oliveira" w:date="2020-08-26T14:36:00Z">
              <w:r>
                <w:rPr>
                  <w:color w:val="2E2E2E"/>
                  <w:sz w:val="20"/>
                  <w:szCs w:val="20"/>
                </w:rPr>
                <w:t>(± 9,25)</w:t>
              </w:r>
            </w:ins>
          </w:p>
        </w:tc>
        <w:tc>
          <w:tcPr>
            <w:tcW w:w="1084" w:type="dxa"/>
            <w:tcPrChange w:id="3966" w:author="Samylla Oliveira" w:date="2020-08-26T17:10:00Z">
              <w:tcPr>
                <w:tcW w:w="1042" w:type="dxa"/>
                <w:gridSpan w:val="3"/>
              </w:tcPr>
            </w:tcPrChange>
          </w:tcPr>
          <w:p w14:paraId="72E63334" w14:textId="77777777" w:rsidR="00383D8D" w:rsidRDefault="00383D8D" w:rsidP="00383D8D">
            <w:pPr>
              <w:pStyle w:val="NormalWeb"/>
              <w:spacing w:before="0" w:beforeAutospacing="0" w:after="0" w:afterAutospacing="0" w:line="360" w:lineRule="auto"/>
              <w:jc w:val="center"/>
              <w:rPr>
                <w:ins w:id="3967" w:author="Samylla Oliveira" w:date="2020-08-26T14:50:00Z"/>
                <w:color w:val="2E2E2E"/>
                <w:sz w:val="20"/>
                <w:szCs w:val="20"/>
              </w:rPr>
            </w:pPr>
            <w:ins w:id="3968" w:author="Samylla Oliveira" w:date="2020-08-26T14:50:00Z">
              <w:r>
                <w:rPr>
                  <w:color w:val="2E2E2E"/>
                  <w:sz w:val="20"/>
                  <w:szCs w:val="20"/>
                </w:rPr>
                <w:t>13</w:t>
              </w:r>
            </w:ins>
          </w:p>
          <w:p w14:paraId="434C00DB" w14:textId="4E2E7B5F" w:rsidR="00383D8D" w:rsidRPr="008A0EE7" w:rsidRDefault="00383D8D" w:rsidP="00383D8D">
            <w:pPr>
              <w:pStyle w:val="NormalWeb"/>
              <w:spacing w:before="0" w:beforeAutospacing="0" w:after="0" w:afterAutospacing="0" w:line="360" w:lineRule="auto"/>
              <w:jc w:val="center"/>
              <w:rPr>
                <w:ins w:id="3969" w:author="Samylla Oliveira" w:date="2020-08-26T14:20:00Z"/>
                <w:color w:val="2E2E2E"/>
                <w:sz w:val="20"/>
                <w:szCs w:val="20"/>
              </w:rPr>
            </w:pPr>
            <w:ins w:id="3970" w:author="Samylla Oliveira" w:date="2020-08-26T14:50:00Z">
              <w:r>
                <w:rPr>
                  <w:color w:val="2E2E2E"/>
                  <w:sz w:val="20"/>
                  <w:szCs w:val="20"/>
                </w:rPr>
                <w:t>(±</w:t>
              </w:r>
            </w:ins>
            <w:ins w:id="3971" w:author="Samylla Oliveira" w:date="2020-08-26T14:51:00Z">
              <w:r>
                <w:rPr>
                  <w:color w:val="2E2E2E"/>
                  <w:sz w:val="20"/>
                  <w:szCs w:val="20"/>
                </w:rPr>
                <w:t xml:space="preserve"> 7,40)</w:t>
              </w:r>
            </w:ins>
          </w:p>
        </w:tc>
      </w:tr>
    </w:tbl>
    <w:p w14:paraId="544DAD31" w14:textId="42FA2457" w:rsidR="00AA51CA" w:rsidRDefault="00AA51CA" w:rsidP="00C002A8">
      <w:pPr>
        <w:pStyle w:val="NormalWeb"/>
        <w:spacing w:before="0" w:beforeAutospacing="0" w:after="0" w:afterAutospacing="0" w:line="360" w:lineRule="auto"/>
        <w:jc w:val="both"/>
        <w:rPr>
          <w:ins w:id="3972" w:author="Samylla Oliveira" w:date="2020-08-26T11:45:00Z"/>
          <w:color w:val="2E2E2E"/>
        </w:rPr>
      </w:pPr>
    </w:p>
    <w:p w14:paraId="1150FAE5" w14:textId="77777777" w:rsidR="00AA51CA" w:rsidRPr="00FE1700" w:rsidRDefault="00AA51CA" w:rsidP="00C002A8">
      <w:pPr>
        <w:pStyle w:val="NormalWeb"/>
        <w:spacing w:before="0" w:beforeAutospacing="0" w:after="0" w:afterAutospacing="0" w:line="360" w:lineRule="auto"/>
        <w:jc w:val="both"/>
        <w:rPr>
          <w:ins w:id="3973" w:author="Samylla Oliveira" w:date="2020-06-17T13:49:00Z"/>
          <w:color w:val="2E2E2E"/>
          <w:rPrChange w:id="3974" w:author="Samylla Oliveira" w:date="2020-06-17T13:51:00Z">
            <w:rPr>
              <w:ins w:id="3975" w:author="Samylla Oliveira" w:date="2020-06-17T13:49:00Z"/>
              <w:b/>
              <w:color w:val="2E2E2E"/>
            </w:rPr>
          </w:rPrChange>
        </w:rPr>
      </w:pPr>
    </w:p>
    <w:p w14:paraId="639CA3F5" w14:textId="4EBC72E1" w:rsidR="001F6B6E" w:rsidRDefault="001F6B6E" w:rsidP="001F6B6E">
      <w:pPr>
        <w:pStyle w:val="NormalWeb"/>
        <w:spacing w:before="0" w:beforeAutospacing="0" w:after="0" w:afterAutospacing="0" w:line="360" w:lineRule="auto"/>
        <w:jc w:val="both"/>
        <w:rPr>
          <w:ins w:id="3976" w:author="Samylla Oliveira" w:date="2020-06-17T13:30:00Z"/>
          <w:b/>
          <w:color w:val="2E2E2E"/>
        </w:rPr>
      </w:pPr>
      <w:ins w:id="3977" w:author="Samylla Oliveira" w:date="2020-06-17T13:49:00Z">
        <w:r w:rsidRPr="00FE1700">
          <w:rPr>
            <w:color w:val="2E2E2E"/>
            <w:rPrChange w:id="3978" w:author="Samylla Oliveira" w:date="2020-06-17T13:51:00Z">
              <w:rPr>
                <w:b/>
                <w:color w:val="2E2E2E"/>
              </w:rPr>
            </w:rPrChange>
          </w:rPr>
          <w:t xml:space="preserve">Figura 8: </w:t>
        </w:r>
      </w:ins>
      <w:ins w:id="3979" w:author="Samylla Oliveira" w:date="2020-06-17T13:50:00Z">
        <w:r w:rsidR="00FE1700" w:rsidRPr="00FE1700">
          <w:rPr>
            <w:color w:val="2E2E2E"/>
            <w:rPrChange w:id="3980" w:author="Samylla Oliveira" w:date="2020-06-17T13:51:00Z">
              <w:rPr>
                <w:b/>
                <w:color w:val="2E2E2E"/>
              </w:rPr>
            </w:rPrChange>
          </w:rPr>
          <w:t>Avaliação</w:t>
        </w:r>
        <w:r w:rsidR="00FE1700">
          <w:rPr>
            <w:b/>
            <w:color w:val="2E2E2E"/>
          </w:rPr>
          <w:t xml:space="preserve"> </w:t>
        </w:r>
      </w:ins>
      <w:ins w:id="3981" w:author="Samylla Oliveira" w:date="2020-06-17T13:49:00Z">
        <w:r>
          <w:t>d</w:t>
        </w:r>
      </w:ins>
      <w:ins w:id="3982" w:author="Samylla Oliveira" w:date="2020-06-17T13:50:00Z">
        <w:r w:rsidR="00FE1700">
          <w:t>a</w:t>
        </w:r>
      </w:ins>
      <w:ins w:id="3983" w:author="Samylla Oliveira" w:date="2020-06-17T13:49:00Z">
        <w:r>
          <w:t xml:space="preserve"> </w:t>
        </w:r>
      </w:ins>
      <w:ins w:id="3984" w:author="Samylla Oliveira" w:date="2020-06-17T13:50:00Z">
        <w:r w:rsidR="00FE1700">
          <w:t xml:space="preserve">redução de células por tricoma </w:t>
        </w:r>
      </w:ins>
      <w:ins w:id="3985" w:author="Samylla Oliveira" w:date="2020-06-17T13:49:00Z">
        <w:r>
          <w:t>da</w:t>
        </w:r>
      </w:ins>
      <w:ins w:id="3986" w:author="Samylla Oliveira" w:date="2020-06-17T13:51:00Z">
        <w:r w:rsidR="00FE1700">
          <w:t>s</w:t>
        </w:r>
      </w:ins>
      <w:ins w:id="3987" w:author="Samylla Oliveira" w:date="2020-06-17T13:49:00Z">
        <w:r>
          <w:t xml:space="preserve"> espécie</w:t>
        </w:r>
      </w:ins>
      <w:ins w:id="3988" w:author="Samylla Oliveira" w:date="2020-06-17T13:51:00Z">
        <w:r w:rsidR="00FE1700">
          <w:t>s de cianobactéria</w:t>
        </w:r>
      </w:ins>
      <w:ins w:id="3989" w:author="Samylla Oliveira" w:date="2020-06-17T13:49:00Z">
        <w:r>
          <w:t xml:space="preserve"> </w:t>
        </w:r>
        <w:r w:rsidRPr="00DA6FEE">
          <w:t xml:space="preserve"> </w:t>
        </w:r>
        <w:r w:rsidRPr="00DA6FEE">
          <w:rPr>
            <w:i/>
          </w:rPr>
          <w:t>Planktothrix agardhii</w:t>
        </w:r>
      </w:ins>
    </w:p>
    <w:p w14:paraId="481C1D36" w14:textId="5EEF0EE6" w:rsidR="007B7953" w:rsidRPr="007B7953" w:rsidRDefault="007B7953" w:rsidP="00C002A8">
      <w:pPr>
        <w:pStyle w:val="NormalWeb"/>
        <w:spacing w:before="0" w:beforeAutospacing="0" w:after="0" w:afterAutospacing="0" w:line="360" w:lineRule="auto"/>
        <w:jc w:val="both"/>
        <w:rPr>
          <w:ins w:id="3990" w:author="Samylla Oliveira" w:date="2020-06-01T17:18:00Z"/>
          <w:b/>
          <w:color w:val="2E2E2E"/>
          <w:rPrChange w:id="3991" w:author="Samylla Oliveira" w:date="2020-06-17T13:30:00Z">
            <w:rPr>
              <w:ins w:id="3992" w:author="Samylla Oliveira" w:date="2020-06-01T17:18:00Z"/>
              <w:color w:val="2E2E2E"/>
            </w:rPr>
          </w:rPrChange>
        </w:rPr>
      </w:pPr>
    </w:p>
    <w:p w14:paraId="39513C37" w14:textId="4306688B" w:rsidR="000E1EBC" w:rsidRDefault="000E1EBC" w:rsidP="00C002A8">
      <w:pPr>
        <w:pStyle w:val="NormalWeb"/>
        <w:spacing w:before="0" w:beforeAutospacing="0" w:after="0" w:afterAutospacing="0" w:line="360" w:lineRule="auto"/>
        <w:jc w:val="both"/>
        <w:rPr>
          <w:ins w:id="3993" w:author="Samylla Oliveira" w:date="2020-08-03T11:06:00Z"/>
          <w:color w:val="2E2E2E"/>
        </w:rPr>
      </w:pPr>
      <w:ins w:id="3994" w:author="Samylla Oliveira" w:date="2020-08-03T09:24:00Z">
        <w:r w:rsidRPr="000E1EBC">
          <w:rPr>
            <w:noProof/>
            <w:color w:val="2E2E2E"/>
          </w:rPr>
          <w:drawing>
            <wp:inline distT="0" distB="0" distL="0" distR="0" wp14:anchorId="45B3FEEC" wp14:editId="0B569CA2">
              <wp:extent cx="6067425" cy="4484253"/>
              <wp:effectExtent l="0" t="0" r="0" b="0"/>
              <wp:docPr id="8" name="Imagem 8" descr="C:\Users\Samylla\Downloads\WhatsApp Image 2020-08-03 at 09.1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ylla\Downloads\WhatsApp Image 2020-08-03 at 09.13.2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0755" cy="4494105"/>
                      </a:xfrm>
                      <a:prstGeom prst="rect">
                        <a:avLst/>
                      </a:prstGeom>
                      <a:noFill/>
                      <a:ln>
                        <a:noFill/>
                      </a:ln>
                    </pic:spPr>
                  </pic:pic>
                </a:graphicData>
              </a:graphic>
            </wp:inline>
          </w:drawing>
        </w:r>
      </w:ins>
    </w:p>
    <w:p w14:paraId="67E56998" w14:textId="314CF2C3" w:rsidR="000316E1" w:rsidRDefault="00953F9C" w:rsidP="00C002A8">
      <w:pPr>
        <w:pStyle w:val="NormalWeb"/>
        <w:spacing w:before="0" w:beforeAutospacing="0" w:after="0" w:afterAutospacing="0" w:line="360" w:lineRule="auto"/>
        <w:jc w:val="both"/>
        <w:rPr>
          <w:ins w:id="3995" w:author="Samylla Oliveira" w:date="2020-08-03T11:06:00Z"/>
          <w:color w:val="2E2E2E"/>
        </w:rPr>
      </w:pPr>
      <w:ins w:id="3996" w:author="Samylla Oliveira" w:date="2020-08-03T11:40:00Z">
        <w:r>
          <w:rPr>
            <w:color w:val="2E2E2E"/>
          </w:rPr>
          <w:t>Tabela :</w:t>
        </w:r>
      </w:ins>
      <w:ins w:id="3997" w:author="Samylla Oliveira" w:date="2020-08-03T11:41:00Z">
        <w:r>
          <w:rPr>
            <w:color w:val="2E2E2E"/>
          </w:rPr>
          <w:t xml:space="preserve"> </w:t>
        </w:r>
      </w:ins>
      <w:ins w:id="3998" w:author="Samylla Oliveira" w:date="2020-08-03T11:42:00Z">
        <w:r>
          <w:rPr>
            <w:color w:val="2E2E2E"/>
          </w:rPr>
          <w:t>P</w:t>
        </w:r>
      </w:ins>
      <w:ins w:id="3999" w:author="Samylla Oliveira" w:date="2020-08-03T11:43:00Z">
        <w:r>
          <w:rPr>
            <w:color w:val="2E2E2E"/>
          </w:rPr>
          <w:t>-</w:t>
        </w:r>
      </w:ins>
      <w:ins w:id="4000" w:author="Samylla Oliveira" w:date="2020-08-03T11:42:00Z">
        <w:r>
          <w:rPr>
            <w:color w:val="2E2E2E"/>
          </w:rPr>
          <w:t>value do m</w:t>
        </w:r>
        <w:r w:rsidRPr="00953F9C">
          <w:rPr>
            <w:color w:val="2E2E2E"/>
          </w:rPr>
          <w:t>étodo</w:t>
        </w:r>
        <w:r>
          <w:rPr>
            <w:color w:val="2E2E2E"/>
          </w:rPr>
          <w:t xml:space="preserve"> de ajuste </w:t>
        </w:r>
      </w:ins>
      <w:ins w:id="4001" w:author="Samylla Oliveira" w:date="2020-08-03T11:44:00Z">
        <w:r>
          <w:rPr>
            <w:color w:val="2E2E2E"/>
          </w:rPr>
          <w:t>B</w:t>
        </w:r>
      </w:ins>
      <w:ins w:id="4002" w:author="Samylla Oliveira" w:date="2020-08-03T11:42:00Z">
        <w:r w:rsidRPr="00953F9C">
          <w:rPr>
            <w:color w:val="2E2E2E"/>
          </w:rPr>
          <w:t>onferroni</w:t>
        </w:r>
      </w:ins>
      <w:ins w:id="4003" w:author="Samylla Oliveira" w:date="2020-08-03T11:43:00Z">
        <w:r>
          <w:rPr>
            <w:color w:val="2E2E2E"/>
          </w:rPr>
          <w:t xml:space="preserve"> das c</w:t>
        </w:r>
      </w:ins>
      <w:ins w:id="4004" w:author="Samylla Oliveira" w:date="2020-08-03T11:41:00Z">
        <w:r w:rsidRPr="00953F9C">
          <w:rPr>
            <w:color w:val="2E2E2E"/>
          </w:rPr>
          <w:t>omparações pareadas usando o teste de soma de classificação de Wilcoxon</w:t>
        </w:r>
      </w:ins>
      <w:ins w:id="4005" w:author="Samylla Oliveira" w:date="2020-08-03T11:43:00Z">
        <w:r>
          <w:rPr>
            <w:color w:val="2E2E2E"/>
          </w:rPr>
          <w:t xml:space="preserve"> para análises do número de células por tricoma.</w:t>
        </w:r>
      </w:ins>
    </w:p>
    <w:tbl>
      <w:tblPr>
        <w:tblStyle w:val="Tabelacomgrade"/>
        <w:tblW w:w="0" w:type="auto"/>
        <w:tblLayout w:type="fixed"/>
        <w:tblLook w:val="04A0" w:firstRow="1" w:lastRow="0" w:firstColumn="1" w:lastColumn="0" w:noHBand="0" w:noVBand="1"/>
        <w:tblPrChange w:id="4006" w:author="Samylla Oliveira" w:date="2020-08-26T11:44:00Z">
          <w:tblPr>
            <w:tblStyle w:val="Tabelacomgrade"/>
            <w:tblW w:w="0" w:type="auto"/>
            <w:tblLook w:val="04A0" w:firstRow="1" w:lastRow="0" w:firstColumn="1" w:lastColumn="0" w:noHBand="0" w:noVBand="1"/>
          </w:tblPr>
        </w:tblPrChange>
      </w:tblPr>
      <w:tblGrid>
        <w:gridCol w:w="1413"/>
        <w:gridCol w:w="2126"/>
        <w:gridCol w:w="851"/>
        <w:gridCol w:w="1040"/>
        <w:gridCol w:w="766"/>
        <w:gridCol w:w="766"/>
        <w:gridCol w:w="766"/>
        <w:gridCol w:w="766"/>
        <w:tblGridChange w:id="4007">
          <w:tblGrid>
            <w:gridCol w:w="1974"/>
            <w:gridCol w:w="1885"/>
            <w:gridCol w:w="766"/>
            <w:gridCol w:w="805"/>
            <w:gridCol w:w="766"/>
            <w:gridCol w:w="766"/>
            <w:gridCol w:w="766"/>
            <w:gridCol w:w="766"/>
          </w:tblGrid>
        </w:tblGridChange>
      </w:tblGrid>
      <w:tr w:rsidR="00C51777" w14:paraId="7DCCCDAE" w14:textId="77777777" w:rsidTr="00AA51CA">
        <w:trPr>
          <w:ins w:id="4008" w:author="Samylla Oliveira" w:date="2020-08-03T11:08:00Z"/>
        </w:trPr>
        <w:tc>
          <w:tcPr>
            <w:tcW w:w="1413" w:type="dxa"/>
            <w:vAlign w:val="center"/>
            <w:tcPrChange w:id="4009" w:author="Samylla Oliveira" w:date="2020-08-26T11:44:00Z">
              <w:tcPr>
                <w:tcW w:w="2149" w:type="dxa"/>
                <w:vAlign w:val="center"/>
              </w:tcPr>
            </w:tcPrChange>
          </w:tcPr>
          <w:p w14:paraId="3CBCFEFA" w14:textId="25716231" w:rsidR="000316E1" w:rsidRPr="00AA51CA" w:rsidRDefault="000316E1">
            <w:pPr>
              <w:pStyle w:val="NormalWeb"/>
              <w:spacing w:before="0" w:beforeAutospacing="0" w:after="0" w:afterAutospacing="0" w:line="360" w:lineRule="auto"/>
              <w:jc w:val="center"/>
              <w:rPr>
                <w:ins w:id="4010" w:author="Samylla Oliveira" w:date="2020-08-03T11:10:00Z"/>
                <w:color w:val="2E2E2E"/>
                <w:sz w:val="20"/>
                <w:szCs w:val="20"/>
                <w:rPrChange w:id="4011" w:author="Samylla Oliveira" w:date="2020-08-26T11:41:00Z">
                  <w:rPr>
                    <w:ins w:id="4012" w:author="Samylla Oliveira" w:date="2020-08-03T11:10:00Z"/>
                    <w:color w:val="2E2E2E"/>
                  </w:rPr>
                </w:rPrChange>
              </w:rPr>
              <w:pPrChange w:id="4013" w:author="Samylla Oliveira" w:date="2020-08-26T11:44:00Z">
                <w:pPr>
                  <w:pStyle w:val="NormalWeb"/>
                  <w:spacing w:before="0" w:beforeAutospacing="0" w:after="0" w:afterAutospacing="0" w:line="360" w:lineRule="auto"/>
                  <w:jc w:val="both"/>
                </w:pPr>
              </w:pPrChange>
            </w:pPr>
            <w:ins w:id="4014" w:author="Samylla Oliveira" w:date="2020-08-03T11:11:00Z">
              <w:r w:rsidRPr="00AA51CA">
                <w:rPr>
                  <w:color w:val="2E2E2E"/>
                  <w:sz w:val="20"/>
                  <w:szCs w:val="20"/>
                  <w:rPrChange w:id="4015" w:author="Samylla Oliveira" w:date="2020-08-26T11:41:00Z">
                    <w:rPr>
                      <w:color w:val="2E2E2E"/>
                    </w:rPr>
                  </w:rPrChange>
                </w:rPr>
                <w:lastRenderedPageBreak/>
                <w:t>Cenários de comparação</w:t>
              </w:r>
            </w:ins>
          </w:p>
        </w:tc>
        <w:tc>
          <w:tcPr>
            <w:tcW w:w="2126" w:type="dxa"/>
            <w:vAlign w:val="center"/>
            <w:tcPrChange w:id="4016" w:author="Samylla Oliveira" w:date="2020-08-26T11:44:00Z">
              <w:tcPr>
                <w:tcW w:w="1953" w:type="dxa"/>
                <w:vAlign w:val="center"/>
              </w:tcPr>
            </w:tcPrChange>
          </w:tcPr>
          <w:p w14:paraId="2EA4567E" w14:textId="524CE793" w:rsidR="000316E1" w:rsidRPr="00AA51CA" w:rsidRDefault="000316E1">
            <w:pPr>
              <w:pStyle w:val="NormalWeb"/>
              <w:spacing w:before="0" w:beforeAutospacing="0" w:after="0" w:afterAutospacing="0" w:line="360" w:lineRule="auto"/>
              <w:jc w:val="center"/>
              <w:rPr>
                <w:ins w:id="4017" w:author="Samylla Oliveira" w:date="2020-08-03T11:08:00Z"/>
                <w:color w:val="2E2E2E"/>
                <w:sz w:val="20"/>
                <w:szCs w:val="20"/>
                <w:rPrChange w:id="4018" w:author="Samylla Oliveira" w:date="2020-08-26T11:41:00Z">
                  <w:rPr>
                    <w:ins w:id="4019" w:author="Samylla Oliveira" w:date="2020-08-03T11:08:00Z"/>
                    <w:color w:val="2E2E2E"/>
                  </w:rPr>
                </w:rPrChange>
              </w:rPr>
              <w:pPrChange w:id="4020" w:author="Samylla Oliveira" w:date="2020-08-26T11:44:00Z">
                <w:pPr>
                  <w:pStyle w:val="NormalWeb"/>
                  <w:spacing w:before="0" w:beforeAutospacing="0" w:after="0" w:afterAutospacing="0" w:line="360" w:lineRule="auto"/>
                  <w:jc w:val="both"/>
                </w:pPr>
              </w:pPrChange>
            </w:pPr>
            <w:ins w:id="4021" w:author="Samylla Oliveira" w:date="2020-08-03T11:11:00Z">
              <w:r w:rsidRPr="00AA51CA">
                <w:rPr>
                  <w:color w:val="2E2E2E"/>
                  <w:sz w:val="20"/>
                  <w:szCs w:val="20"/>
                  <w:rPrChange w:id="4022" w:author="Samylla Oliveira" w:date="2020-08-26T11:41:00Z">
                    <w:rPr>
                      <w:color w:val="2E2E2E"/>
                    </w:rPr>
                  </w:rPrChange>
                </w:rPr>
                <w:t>Tempo/Espécie</w:t>
              </w:r>
            </w:ins>
          </w:p>
        </w:tc>
        <w:tc>
          <w:tcPr>
            <w:tcW w:w="851" w:type="dxa"/>
            <w:vAlign w:val="center"/>
            <w:tcPrChange w:id="4023" w:author="Samylla Oliveira" w:date="2020-08-26T11:44:00Z">
              <w:tcPr>
                <w:tcW w:w="558" w:type="dxa"/>
                <w:vAlign w:val="center"/>
              </w:tcPr>
            </w:tcPrChange>
          </w:tcPr>
          <w:p w14:paraId="17B4D13D" w14:textId="47FC6C62" w:rsidR="000316E1" w:rsidRPr="00AA51CA" w:rsidRDefault="000316E1">
            <w:pPr>
              <w:pStyle w:val="NormalWeb"/>
              <w:spacing w:before="0" w:beforeAutospacing="0" w:after="0" w:afterAutospacing="0" w:line="360" w:lineRule="auto"/>
              <w:jc w:val="center"/>
              <w:rPr>
                <w:ins w:id="4024" w:author="Samylla Oliveira" w:date="2020-08-03T11:14:00Z"/>
                <w:color w:val="2E2E2E"/>
                <w:sz w:val="20"/>
                <w:szCs w:val="20"/>
                <w:rPrChange w:id="4025" w:author="Samylla Oliveira" w:date="2020-08-26T11:41:00Z">
                  <w:rPr>
                    <w:ins w:id="4026" w:author="Samylla Oliveira" w:date="2020-08-03T11:14:00Z"/>
                    <w:color w:val="2E2E2E"/>
                  </w:rPr>
                </w:rPrChange>
              </w:rPr>
              <w:pPrChange w:id="4027" w:author="Samylla Oliveira" w:date="2020-08-26T11:44:00Z">
                <w:pPr>
                  <w:pStyle w:val="NormalWeb"/>
                  <w:spacing w:before="0" w:beforeAutospacing="0" w:after="0" w:afterAutospacing="0" w:line="360" w:lineRule="auto"/>
                  <w:jc w:val="both"/>
                </w:pPr>
              </w:pPrChange>
            </w:pPr>
            <w:ins w:id="4028" w:author="Samylla Oliveira" w:date="2020-08-03T11:08:00Z">
              <w:r w:rsidRPr="00AA51CA">
                <w:rPr>
                  <w:color w:val="2E2E2E"/>
                  <w:sz w:val="20"/>
                  <w:szCs w:val="20"/>
                  <w:rPrChange w:id="4029" w:author="Samylla Oliveira" w:date="2020-08-26T11:41:00Z">
                    <w:rPr>
                      <w:color w:val="2E2E2E"/>
                    </w:rPr>
                  </w:rPrChange>
                </w:rPr>
                <w:t>0</w:t>
              </w:r>
            </w:ins>
          </w:p>
          <w:p w14:paraId="7196D977" w14:textId="66D86C04" w:rsidR="000316E1" w:rsidRPr="00AA51CA" w:rsidRDefault="000316E1">
            <w:pPr>
              <w:pStyle w:val="NormalWeb"/>
              <w:spacing w:before="0" w:beforeAutospacing="0" w:after="0" w:afterAutospacing="0" w:line="360" w:lineRule="auto"/>
              <w:jc w:val="center"/>
              <w:rPr>
                <w:ins w:id="4030" w:author="Samylla Oliveira" w:date="2020-08-03T11:08:00Z"/>
                <w:color w:val="2E2E2E"/>
                <w:sz w:val="20"/>
                <w:szCs w:val="20"/>
                <w:rPrChange w:id="4031" w:author="Samylla Oliveira" w:date="2020-08-26T11:41:00Z">
                  <w:rPr>
                    <w:ins w:id="4032" w:author="Samylla Oliveira" w:date="2020-08-03T11:08:00Z"/>
                    <w:color w:val="2E2E2E"/>
                  </w:rPr>
                </w:rPrChange>
              </w:rPr>
              <w:pPrChange w:id="4033" w:author="Samylla Oliveira" w:date="2020-08-26T11:44:00Z">
                <w:pPr>
                  <w:pStyle w:val="NormalWeb"/>
                  <w:spacing w:before="0" w:beforeAutospacing="0" w:after="0" w:afterAutospacing="0" w:line="360" w:lineRule="auto"/>
                  <w:jc w:val="both"/>
                </w:pPr>
              </w:pPrChange>
            </w:pPr>
            <w:ins w:id="4034" w:author="Samylla Oliveira" w:date="2020-08-03T11:08:00Z">
              <w:r w:rsidRPr="00AA51CA">
                <w:rPr>
                  <w:color w:val="2E2E2E"/>
                  <w:sz w:val="20"/>
                  <w:szCs w:val="20"/>
                  <w:rPrChange w:id="4035" w:author="Samylla Oliveira" w:date="2020-08-26T11:41:00Z">
                    <w:rPr>
                      <w:color w:val="2E2E2E"/>
                    </w:rPr>
                  </w:rPrChange>
                </w:rPr>
                <w:t>h</w:t>
              </w:r>
            </w:ins>
          </w:p>
        </w:tc>
        <w:tc>
          <w:tcPr>
            <w:tcW w:w="1040" w:type="dxa"/>
            <w:vAlign w:val="center"/>
            <w:tcPrChange w:id="4036" w:author="Samylla Oliveira" w:date="2020-08-26T11:44:00Z">
              <w:tcPr>
                <w:tcW w:w="852" w:type="dxa"/>
                <w:vAlign w:val="center"/>
              </w:tcPr>
            </w:tcPrChange>
          </w:tcPr>
          <w:p w14:paraId="09A3AAB4" w14:textId="77777777" w:rsidR="000316E1" w:rsidRPr="00AA51CA" w:rsidRDefault="000316E1">
            <w:pPr>
              <w:pStyle w:val="NormalWeb"/>
              <w:spacing w:before="0" w:beforeAutospacing="0" w:after="0" w:afterAutospacing="0" w:line="360" w:lineRule="auto"/>
              <w:jc w:val="center"/>
              <w:rPr>
                <w:ins w:id="4037" w:author="Samylla Oliveira" w:date="2020-08-03T11:14:00Z"/>
                <w:color w:val="2E2E2E"/>
                <w:sz w:val="20"/>
                <w:szCs w:val="20"/>
                <w:rPrChange w:id="4038" w:author="Samylla Oliveira" w:date="2020-08-26T11:41:00Z">
                  <w:rPr>
                    <w:ins w:id="4039" w:author="Samylla Oliveira" w:date="2020-08-03T11:14:00Z"/>
                    <w:color w:val="2E2E2E"/>
                  </w:rPr>
                </w:rPrChange>
              </w:rPr>
              <w:pPrChange w:id="4040" w:author="Samylla Oliveira" w:date="2020-08-26T11:44:00Z">
                <w:pPr>
                  <w:pStyle w:val="NormalWeb"/>
                  <w:spacing w:before="0" w:beforeAutospacing="0" w:after="0" w:afterAutospacing="0" w:line="360" w:lineRule="auto"/>
                  <w:jc w:val="both"/>
                </w:pPr>
              </w:pPrChange>
            </w:pPr>
            <w:ins w:id="4041" w:author="Samylla Oliveira" w:date="2020-08-03T11:08:00Z">
              <w:r w:rsidRPr="00AA51CA">
                <w:rPr>
                  <w:color w:val="2E2E2E"/>
                  <w:sz w:val="20"/>
                  <w:szCs w:val="20"/>
                  <w:rPrChange w:id="4042" w:author="Samylla Oliveira" w:date="2020-08-26T11:41:00Z">
                    <w:rPr>
                      <w:color w:val="2E2E2E"/>
                    </w:rPr>
                  </w:rPrChange>
                </w:rPr>
                <w:t>72</w:t>
              </w:r>
            </w:ins>
          </w:p>
          <w:p w14:paraId="4321A530" w14:textId="39D6D4CD" w:rsidR="000316E1" w:rsidRPr="00AA51CA" w:rsidRDefault="000316E1">
            <w:pPr>
              <w:pStyle w:val="NormalWeb"/>
              <w:spacing w:before="0" w:beforeAutospacing="0" w:after="0" w:afterAutospacing="0" w:line="360" w:lineRule="auto"/>
              <w:jc w:val="center"/>
              <w:rPr>
                <w:ins w:id="4043" w:author="Samylla Oliveira" w:date="2020-08-03T11:08:00Z"/>
                <w:color w:val="2E2E2E"/>
                <w:sz w:val="20"/>
                <w:szCs w:val="20"/>
                <w:rPrChange w:id="4044" w:author="Samylla Oliveira" w:date="2020-08-26T11:41:00Z">
                  <w:rPr>
                    <w:ins w:id="4045" w:author="Samylla Oliveira" w:date="2020-08-03T11:08:00Z"/>
                    <w:color w:val="2E2E2E"/>
                  </w:rPr>
                </w:rPrChange>
              </w:rPr>
              <w:pPrChange w:id="4046" w:author="Samylla Oliveira" w:date="2020-08-26T11:44:00Z">
                <w:pPr>
                  <w:pStyle w:val="NormalWeb"/>
                  <w:spacing w:before="0" w:beforeAutospacing="0" w:after="0" w:afterAutospacing="0" w:line="360" w:lineRule="auto"/>
                  <w:jc w:val="both"/>
                </w:pPr>
              </w:pPrChange>
            </w:pPr>
            <w:ins w:id="4047" w:author="Samylla Oliveira" w:date="2020-08-03T11:08:00Z">
              <w:r w:rsidRPr="00AA51CA">
                <w:rPr>
                  <w:color w:val="2E2E2E"/>
                  <w:sz w:val="20"/>
                  <w:szCs w:val="20"/>
                  <w:rPrChange w:id="4048" w:author="Samylla Oliveira" w:date="2020-08-26T11:41:00Z">
                    <w:rPr>
                      <w:color w:val="2E2E2E"/>
                    </w:rPr>
                  </w:rPrChange>
                </w:rPr>
                <w:t>h</w:t>
              </w:r>
            </w:ins>
          </w:p>
        </w:tc>
        <w:tc>
          <w:tcPr>
            <w:tcW w:w="766" w:type="dxa"/>
            <w:vAlign w:val="center"/>
            <w:tcPrChange w:id="4049" w:author="Samylla Oliveira" w:date="2020-08-26T11:44:00Z">
              <w:tcPr>
                <w:tcW w:w="756" w:type="dxa"/>
                <w:vAlign w:val="center"/>
              </w:tcPr>
            </w:tcPrChange>
          </w:tcPr>
          <w:p w14:paraId="0353C6D0" w14:textId="77777777" w:rsidR="000316E1" w:rsidRPr="00AA51CA" w:rsidRDefault="000316E1">
            <w:pPr>
              <w:pStyle w:val="NormalWeb"/>
              <w:spacing w:before="0" w:beforeAutospacing="0" w:after="0" w:afterAutospacing="0" w:line="360" w:lineRule="auto"/>
              <w:jc w:val="center"/>
              <w:rPr>
                <w:ins w:id="4050" w:author="Samylla Oliveira" w:date="2020-08-03T11:16:00Z"/>
                <w:color w:val="2E2E2E"/>
                <w:sz w:val="20"/>
                <w:szCs w:val="20"/>
                <w:rPrChange w:id="4051" w:author="Samylla Oliveira" w:date="2020-08-26T11:41:00Z">
                  <w:rPr>
                    <w:ins w:id="4052" w:author="Samylla Oliveira" w:date="2020-08-03T11:16:00Z"/>
                    <w:color w:val="2E2E2E"/>
                  </w:rPr>
                </w:rPrChange>
              </w:rPr>
              <w:pPrChange w:id="4053" w:author="Samylla Oliveira" w:date="2020-08-26T11:44:00Z">
                <w:pPr>
                  <w:pStyle w:val="NormalWeb"/>
                  <w:spacing w:before="0" w:beforeAutospacing="0" w:after="0" w:afterAutospacing="0" w:line="360" w:lineRule="auto"/>
                  <w:jc w:val="both"/>
                </w:pPr>
              </w:pPrChange>
            </w:pPr>
            <w:ins w:id="4054" w:author="Samylla Oliveira" w:date="2020-08-03T11:09:00Z">
              <w:r w:rsidRPr="00AA51CA">
                <w:rPr>
                  <w:color w:val="2E2E2E"/>
                  <w:sz w:val="20"/>
                  <w:szCs w:val="20"/>
                  <w:rPrChange w:id="4055" w:author="Samylla Oliveira" w:date="2020-08-26T11:41:00Z">
                    <w:rPr>
                      <w:color w:val="2E2E2E"/>
                    </w:rPr>
                  </w:rPrChange>
                </w:rPr>
                <w:t>168</w:t>
              </w:r>
            </w:ins>
          </w:p>
          <w:p w14:paraId="7CCAFF1F" w14:textId="7AC4FB90" w:rsidR="000316E1" w:rsidRPr="00AA51CA" w:rsidRDefault="000316E1">
            <w:pPr>
              <w:pStyle w:val="NormalWeb"/>
              <w:spacing w:before="0" w:beforeAutospacing="0" w:after="0" w:afterAutospacing="0" w:line="360" w:lineRule="auto"/>
              <w:jc w:val="center"/>
              <w:rPr>
                <w:ins w:id="4056" w:author="Samylla Oliveira" w:date="2020-08-03T11:08:00Z"/>
                <w:color w:val="2E2E2E"/>
                <w:sz w:val="20"/>
                <w:szCs w:val="20"/>
                <w:rPrChange w:id="4057" w:author="Samylla Oliveira" w:date="2020-08-26T11:41:00Z">
                  <w:rPr>
                    <w:ins w:id="4058" w:author="Samylla Oliveira" w:date="2020-08-03T11:08:00Z"/>
                    <w:color w:val="2E2E2E"/>
                  </w:rPr>
                </w:rPrChange>
              </w:rPr>
              <w:pPrChange w:id="4059" w:author="Samylla Oliveira" w:date="2020-08-26T11:44:00Z">
                <w:pPr>
                  <w:pStyle w:val="NormalWeb"/>
                  <w:spacing w:before="0" w:beforeAutospacing="0" w:after="0" w:afterAutospacing="0" w:line="360" w:lineRule="auto"/>
                  <w:jc w:val="both"/>
                </w:pPr>
              </w:pPrChange>
            </w:pPr>
            <w:ins w:id="4060" w:author="Samylla Oliveira" w:date="2020-08-03T11:09:00Z">
              <w:r w:rsidRPr="00AA51CA">
                <w:rPr>
                  <w:color w:val="2E2E2E"/>
                  <w:sz w:val="20"/>
                  <w:szCs w:val="20"/>
                  <w:rPrChange w:id="4061" w:author="Samylla Oliveira" w:date="2020-08-26T11:41:00Z">
                    <w:rPr>
                      <w:color w:val="2E2E2E"/>
                    </w:rPr>
                  </w:rPrChange>
                </w:rPr>
                <w:t>h</w:t>
              </w:r>
            </w:ins>
          </w:p>
        </w:tc>
        <w:tc>
          <w:tcPr>
            <w:tcW w:w="766" w:type="dxa"/>
            <w:vAlign w:val="center"/>
            <w:tcPrChange w:id="4062" w:author="Samylla Oliveira" w:date="2020-08-26T11:44:00Z">
              <w:tcPr>
                <w:tcW w:w="734" w:type="dxa"/>
                <w:vAlign w:val="center"/>
              </w:tcPr>
            </w:tcPrChange>
          </w:tcPr>
          <w:p w14:paraId="31C3C2F2" w14:textId="71F3B6A0" w:rsidR="00D725B4" w:rsidRPr="00AA51CA" w:rsidRDefault="000316E1">
            <w:pPr>
              <w:pStyle w:val="NormalWeb"/>
              <w:spacing w:before="0" w:beforeAutospacing="0" w:after="0" w:afterAutospacing="0" w:line="360" w:lineRule="auto"/>
              <w:jc w:val="center"/>
              <w:rPr>
                <w:ins w:id="4063" w:author="Samylla Oliveira" w:date="2020-08-26T11:39:00Z"/>
                <w:color w:val="2E2E2E"/>
                <w:sz w:val="20"/>
                <w:szCs w:val="20"/>
                <w:rPrChange w:id="4064" w:author="Samylla Oliveira" w:date="2020-08-26T11:41:00Z">
                  <w:rPr>
                    <w:ins w:id="4065" w:author="Samylla Oliveira" w:date="2020-08-26T11:39:00Z"/>
                    <w:color w:val="2E2E2E"/>
                  </w:rPr>
                </w:rPrChange>
              </w:rPr>
              <w:pPrChange w:id="4066" w:author="Samylla Oliveira" w:date="2020-08-26T11:44:00Z">
                <w:pPr>
                  <w:pStyle w:val="NormalWeb"/>
                  <w:spacing w:before="0" w:beforeAutospacing="0" w:after="0" w:afterAutospacing="0" w:line="360" w:lineRule="auto"/>
                  <w:jc w:val="both"/>
                </w:pPr>
              </w:pPrChange>
            </w:pPr>
            <w:ins w:id="4067" w:author="Samylla Oliveira" w:date="2020-08-03T11:09:00Z">
              <w:r w:rsidRPr="00AA51CA">
                <w:rPr>
                  <w:color w:val="2E2E2E"/>
                  <w:sz w:val="20"/>
                  <w:szCs w:val="20"/>
                  <w:rPrChange w:id="4068" w:author="Samylla Oliveira" w:date="2020-08-26T11:41:00Z">
                    <w:rPr>
                      <w:color w:val="2E2E2E"/>
                    </w:rPr>
                  </w:rPrChange>
                </w:rPr>
                <w:t>336</w:t>
              </w:r>
            </w:ins>
          </w:p>
          <w:p w14:paraId="12AA3C8E" w14:textId="541E843C" w:rsidR="000316E1" w:rsidRPr="00AA51CA" w:rsidRDefault="000316E1">
            <w:pPr>
              <w:pStyle w:val="NormalWeb"/>
              <w:spacing w:before="0" w:beforeAutospacing="0" w:after="0" w:afterAutospacing="0" w:line="360" w:lineRule="auto"/>
              <w:jc w:val="center"/>
              <w:rPr>
                <w:ins w:id="4069" w:author="Samylla Oliveira" w:date="2020-08-03T11:08:00Z"/>
                <w:color w:val="2E2E2E"/>
                <w:sz w:val="20"/>
                <w:szCs w:val="20"/>
                <w:rPrChange w:id="4070" w:author="Samylla Oliveira" w:date="2020-08-26T11:41:00Z">
                  <w:rPr>
                    <w:ins w:id="4071" w:author="Samylla Oliveira" w:date="2020-08-03T11:08:00Z"/>
                    <w:color w:val="2E2E2E"/>
                  </w:rPr>
                </w:rPrChange>
              </w:rPr>
              <w:pPrChange w:id="4072" w:author="Samylla Oliveira" w:date="2020-08-26T11:44:00Z">
                <w:pPr>
                  <w:pStyle w:val="NormalWeb"/>
                  <w:spacing w:before="0" w:beforeAutospacing="0" w:after="0" w:afterAutospacing="0" w:line="360" w:lineRule="auto"/>
                  <w:jc w:val="both"/>
                </w:pPr>
              </w:pPrChange>
            </w:pPr>
            <w:ins w:id="4073" w:author="Samylla Oliveira" w:date="2020-08-03T11:09:00Z">
              <w:r w:rsidRPr="00AA51CA">
                <w:rPr>
                  <w:color w:val="2E2E2E"/>
                  <w:sz w:val="20"/>
                  <w:szCs w:val="20"/>
                  <w:rPrChange w:id="4074" w:author="Samylla Oliveira" w:date="2020-08-26T11:41:00Z">
                    <w:rPr>
                      <w:color w:val="2E2E2E"/>
                    </w:rPr>
                  </w:rPrChange>
                </w:rPr>
                <w:t>h</w:t>
              </w:r>
            </w:ins>
          </w:p>
        </w:tc>
        <w:tc>
          <w:tcPr>
            <w:tcW w:w="766" w:type="dxa"/>
            <w:vAlign w:val="center"/>
            <w:tcPrChange w:id="4075" w:author="Samylla Oliveira" w:date="2020-08-26T11:44:00Z">
              <w:tcPr>
                <w:tcW w:w="736" w:type="dxa"/>
                <w:vAlign w:val="center"/>
              </w:tcPr>
            </w:tcPrChange>
          </w:tcPr>
          <w:p w14:paraId="1B9BCB8A" w14:textId="2DB206F2" w:rsidR="00D725B4" w:rsidRPr="00AA51CA" w:rsidRDefault="000316E1">
            <w:pPr>
              <w:pStyle w:val="NormalWeb"/>
              <w:spacing w:before="0" w:beforeAutospacing="0" w:after="0" w:afterAutospacing="0" w:line="360" w:lineRule="auto"/>
              <w:jc w:val="center"/>
              <w:rPr>
                <w:ins w:id="4076" w:author="Samylla Oliveira" w:date="2020-08-26T11:39:00Z"/>
                <w:color w:val="2E2E2E"/>
                <w:sz w:val="20"/>
                <w:szCs w:val="20"/>
                <w:rPrChange w:id="4077" w:author="Samylla Oliveira" w:date="2020-08-26T11:41:00Z">
                  <w:rPr>
                    <w:ins w:id="4078" w:author="Samylla Oliveira" w:date="2020-08-26T11:39:00Z"/>
                    <w:color w:val="2E2E2E"/>
                  </w:rPr>
                </w:rPrChange>
              </w:rPr>
              <w:pPrChange w:id="4079" w:author="Samylla Oliveira" w:date="2020-08-26T11:44:00Z">
                <w:pPr>
                  <w:pStyle w:val="NormalWeb"/>
                  <w:spacing w:before="0" w:beforeAutospacing="0" w:after="0" w:afterAutospacing="0" w:line="360" w:lineRule="auto"/>
                  <w:jc w:val="both"/>
                </w:pPr>
              </w:pPrChange>
            </w:pPr>
            <w:ins w:id="4080" w:author="Samylla Oliveira" w:date="2020-08-03T11:09:00Z">
              <w:r w:rsidRPr="00AA51CA">
                <w:rPr>
                  <w:color w:val="2E2E2E"/>
                  <w:sz w:val="20"/>
                  <w:szCs w:val="20"/>
                  <w:rPrChange w:id="4081" w:author="Samylla Oliveira" w:date="2020-08-26T11:41:00Z">
                    <w:rPr>
                      <w:color w:val="2E2E2E"/>
                    </w:rPr>
                  </w:rPrChange>
                </w:rPr>
                <w:t>504</w:t>
              </w:r>
            </w:ins>
          </w:p>
          <w:p w14:paraId="27E1C378" w14:textId="3E1A8CE4" w:rsidR="000316E1" w:rsidRPr="00AA51CA" w:rsidRDefault="000316E1">
            <w:pPr>
              <w:pStyle w:val="NormalWeb"/>
              <w:spacing w:before="0" w:beforeAutospacing="0" w:after="0" w:afterAutospacing="0" w:line="360" w:lineRule="auto"/>
              <w:jc w:val="center"/>
              <w:rPr>
                <w:ins w:id="4082" w:author="Samylla Oliveira" w:date="2020-08-03T11:08:00Z"/>
                <w:color w:val="2E2E2E"/>
                <w:sz w:val="20"/>
                <w:szCs w:val="20"/>
                <w:rPrChange w:id="4083" w:author="Samylla Oliveira" w:date="2020-08-26T11:41:00Z">
                  <w:rPr>
                    <w:ins w:id="4084" w:author="Samylla Oliveira" w:date="2020-08-03T11:08:00Z"/>
                    <w:color w:val="2E2E2E"/>
                  </w:rPr>
                </w:rPrChange>
              </w:rPr>
              <w:pPrChange w:id="4085" w:author="Samylla Oliveira" w:date="2020-08-26T11:44:00Z">
                <w:pPr>
                  <w:pStyle w:val="NormalWeb"/>
                  <w:spacing w:before="0" w:beforeAutospacing="0" w:after="0" w:afterAutospacing="0" w:line="360" w:lineRule="auto"/>
                  <w:jc w:val="both"/>
                </w:pPr>
              </w:pPrChange>
            </w:pPr>
            <w:ins w:id="4086" w:author="Samylla Oliveira" w:date="2020-08-03T11:09:00Z">
              <w:r w:rsidRPr="00AA51CA">
                <w:rPr>
                  <w:color w:val="2E2E2E"/>
                  <w:sz w:val="20"/>
                  <w:szCs w:val="20"/>
                  <w:rPrChange w:id="4087" w:author="Samylla Oliveira" w:date="2020-08-26T11:41:00Z">
                    <w:rPr>
                      <w:color w:val="2E2E2E"/>
                    </w:rPr>
                  </w:rPrChange>
                </w:rPr>
                <w:t>h</w:t>
              </w:r>
            </w:ins>
          </w:p>
        </w:tc>
        <w:tc>
          <w:tcPr>
            <w:tcW w:w="766" w:type="dxa"/>
            <w:vAlign w:val="center"/>
            <w:tcPrChange w:id="4088" w:author="Samylla Oliveira" w:date="2020-08-26T11:44:00Z">
              <w:tcPr>
                <w:tcW w:w="756" w:type="dxa"/>
                <w:vAlign w:val="center"/>
              </w:tcPr>
            </w:tcPrChange>
          </w:tcPr>
          <w:p w14:paraId="6DDE9860" w14:textId="21C13E45" w:rsidR="000316E1" w:rsidRPr="00AA51CA" w:rsidRDefault="000316E1">
            <w:pPr>
              <w:pStyle w:val="NormalWeb"/>
              <w:spacing w:before="0" w:beforeAutospacing="0" w:after="0" w:afterAutospacing="0" w:line="360" w:lineRule="auto"/>
              <w:jc w:val="center"/>
              <w:rPr>
                <w:ins w:id="4089" w:author="Samylla Oliveira" w:date="2020-08-03T11:16:00Z"/>
                <w:color w:val="2E2E2E"/>
                <w:sz w:val="20"/>
                <w:szCs w:val="20"/>
                <w:rPrChange w:id="4090" w:author="Samylla Oliveira" w:date="2020-08-26T11:41:00Z">
                  <w:rPr>
                    <w:ins w:id="4091" w:author="Samylla Oliveira" w:date="2020-08-03T11:16:00Z"/>
                    <w:color w:val="2E2E2E"/>
                  </w:rPr>
                </w:rPrChange>
              </w:rPr>
              <w:pPrChange w:id="4092" w:author="Samylla Oliveira" w:date="2020-08-26T11:44:00Z">
                <w:pPr>
                  <w:pStyle w:val="NormalWeb"/>
                  <w:spacing w:before="0" w:beforeAutospacing="0" w:after="0" w:afterAutospacing="0" w:line="360" w:lineRule="auto"/>
                  <w:jc w:val="both"/>
                </w:pPr>
              </w:pPrChange>
            </w:pPr>
            <w:ins w:id="4093" w:author="Samylla Oliveira" w:date="2020-08-03T11:09:00Z">
              <w:r w:rsidRPr="00AA51CA">
                <w:rPr>
                  <w:color w:val="2E2E2E"/>
                  <w:sz w:val="20"/>
                  <w:szCs w:val="20"/>
                  <w:rPrChange w:id="4094" w:author="Samylla Oliveira" w:date="2020-08-26T11:41:00Z">
                    <w:rPr>
                      <w:color w:val="2E2E2E"/>
                    </w:rPr>
                  </w:rPrChange>
                </w:rPr>
                <w:t>720</w:t>
              </w:r>
            </w:ins>
          </w:p>
          <w:p w14:paraId="1B1488B2" w14:textId="0E01DC40" w:rsidR="000316E1" w:rsidRPr="00AA51CA" w:rsidRDefault="000938ED">
            <w:pPr>
              <w:pStyle w:val="NormalWeb"/>
              <w:spacing w:before="0" w:beforeAutospacing="0" w:after="0" w:afterAutospacing="0" w:line="360" w:lineRule="auto"/>
              <w:jc w:val="center"/>
              <w:rPr>
                <w:ins w:id="4095" w:author="Samylla Oliveira" w:date="2020-08-03T11:08:00Z"/>
                <w:color w:val="2E2E2E"/>
                <w:sz w:val="20"/>
                <w:szCs w:val="20"/>
                <w:rPrChange w:id="4096" w:author="Samylla Oliveira" w:date="2020-08-26T11:41:00Z">
                  <w:rPr>
                    <w:ins w:id="4097" w:author="Samylla Oliveira" w:date="2020-08-03T11:08:00Z"/>
                    <w:color w:val="2E2E2E"/>
                  </w:rPr>
                </w:rPrChange>
              </w:rPr>
              <w:pPrChange w:id="4098" w:author="Samylla Oliveira" w:date="2020-08-26T11:44:00Z">
                <w:pPr>
                  <w:pStyle w:val="NormalWeb"/>
                  <w:spacing w:before="0" w:beforeAutospacing="0" w:after="0" w:afterAutospacing="0" w:line="360" w:lineRule="auto"/>
                  <w:jc w:val="both"/>
                </w:pPr>
              </w:pPrChange>
            </w:pPr>
            <w:ins w:id="4099" w:author="Samylla Oliveira" w:date="2020-08-03T13:15:00Z">
              <w:r w:rsidRPr="00AA51CA">
                <w:rPr>
                  <w:color w:val="2E2E2E"/>
                  <w:sz w:val="20"/>
                  <w:szCs w:val="20"/>
                  <w:rPrChange w:id="4100" w:author="Samylla Oliveira" w:date="2020-08-26T11:41:00Z">
                    <w:rPr>
                      <w:color w:val="2E2E2E"/>
                    </w:rPr>
                  </w:rPrChange>
                </w:rPr>
                <w:t>h</w:t>
              </w:r>
            </w:ins>
          </w:p>
        </w:tc>
      </w:tr>
      <w:tr w:rsidR="00C51777" w14:paraId="5011701B" w14:textId="77777777" w:rsidTr="00AA51CA">
        <w:trPr>
          <w:ins w:id="4101" w:author="Samylla Oliveira" w:date="2020-08-03T11:08:00Z"/>
        </w:trPr>
        <w:tc>
          <w:tcPr>
            <w:tcW w:w="1413" w:type="dxa"/>
            <w:vAlign w:val="center"/>
            <w:tcPrChange w:id="4102" w:author="Samylla Oliveira" w:date="2020-08-26T11:44:00Z">
              <w:tcPr>
                <w:tcW w:w="2149" w:type="dxa"/>
                <w:vAlign w:val="center"/>
              </w:tcPr>
            </w:tcPrChange>
          </w:tcPr>
          <w:p w14:paraId="05537F4C" w14:textId="0D7E9411" w:rsidR="00AA51CA" w:rsidRDefault="000316E1">
            <w:pPr>
              <w:pStyle w:val="NormalWeb"/>
              <w:spacing w:before="0" w:beforeAutospacing="0" w:after="0" w:afterAutospacing="0" w:line="360" w:lineRule="auto"/>
              <w:jc w:val="center"/>
              <w:rPr>
                <w:ins w:id="4103" w:author="Samylla Oliveira" w:date="2020-08-26T11:41:00Z"/>
                <w:color w:val="2E2E2E"/>
                <w:sz w:val="20"/>
                <w:szCs w:val="20"/>
              </w:rPr>
              <w:pPrChange w:id="4104" w:author="Samylla Oliveira" w:date="2020-08-26T11:44:00Z">
                <w:pPr>
                  <w:pStyle w:val="NormalWeb"/>
                  <w:spacing w:before="0" w:beforeAutospacing="0" w:after="0" w:afterAutospacing="0" w:line="360" w:lineRule="auto"/>
                  <w:jc w:val="both"/>
                </w:pPr>
              </w:pPrChange>
            </w:pPr>
            <w:ins w:id="4105" w:author="Samylla Oliveira" w:date="2020-08-03T11:11:00Z">
              <w:r w:rsidRPr="00AA51CA">
                <w:rPr>
                  <w:color w:val="2E2E2E"/>
                  <w:sz w:val="20"/>
                  <w:szCs w:val="20"/>
                  <w:rPrChange w:id="4106" w:author="Samylla Oliveira" w:date="2020-08-26T11:41:00Z">
                    <w:rPr>
                      <w:color w:val="2E2E2E"/>
                    </w:rPr>
                  </w:rPrChange>
                </w:rPr>
                <w:t>Água bruta/</w:t>
              </w:r>
            </w:ins>
          </w:p>
          <w:p w14:paraId="2AC14AE6" w14:textId="7E75B952" w:rsidR="000316E1" w:rsidRPr="00AA51CA" w:rsidRDefault="000316E1">
            <w:pPr>
              <w:pStyle w:val="NormalWeb"/>
              <w:spacing w:before="0" w:beforeAutospacing="0" w:after="0" w:afterAutospacing="0" w:line="360" w:lineRule="auto"/>
              <w:jc w:val="center"/>
              <w:rPr>
                <w:ins w:id="4107" w:author="Samylla Oliveira" w:date="2020-08-03T11:10:00Z"/>
                <w:color w:val="2E2E2E"/>
                <w:sz w:val="20"/>
                <w:szCs w:val="20"/>
                <w:rPrChange w:id="4108" w:author="Samylla Oliveira" w:date="2020-08-26T11:41:00Z">
                  <w:rPr>
                    <w:ins w:id="4109" w:author="Samylla Oliveira" w:date="2020-08-03T11:10:00Z"/>
                    <w:color w:val="2E2E2E"/>
                  </w:rPr>
                </w:rPrChange>
              </w:rPr>
              <w:pPrChange w:id="4110" w:author="Samylla Oliveira" w:date="2020-08-26T11:44:00Z">
                <w:pPr>
                  <w:pStyle w:val="NormalWeb"/>
                  <w:spacing w:before="0" w:beforeAutospacing="0" w:after="0" w:afterAutospacing="0" w:line="360" w:lineRule="auto"/>
                  <w:jc w:val="both"/>
                </w:pPr>
              </w:pPrChange>
            </w:pPr>
            <w:ins w:id="4111" w:author="Samylla Oliveira" w:date="2020-08-03T11:11:00Z">
              <w:r w:rsidRPr="00AA51CA">
                <w:rPr>
                  <w:color w:val="2E2E2E"/>
                  <w:sz w:val="20"/>
                  <w:szCs w:val="20"/>
                  <w:rPrChange w:id="4112" w:author="Samylla Oliveira" w:date="2020-08-26T11:41:00Z">
                    <w:rPr>
                      <w:color w:val="2E2E2E"/>
                    </w:rPr>
                  </w:rPrChange>
                </w:rPr>
                <w:t>controle</w:t>
              </w:r>
            </w:ins>
          </w:p>
        </w:tc>
        <w:tc>
          <w:tcPr>
            <w:tcW w:w="2126" w:type="dxa"/>
            <w:vMerge w:val="restart"/>
            <w:vAlign w:val="center"/>
            <w:tcPrChange w:id="4113" w:author="Samylla Oliveira" w:date="2020-08-26T11:44:00Z">
              <w:tcPr>
                <w:tcW w:w="1953" w:type="dxa"/>
                <w:vMerge w:val="restart"/>
                <w:vAlign w:val="center"/>
              </w:tcPr>
            </w:tcPrChange>
          </w:tcPr>
          <w:p w14:paraId="34FB952E" w14:textId="5DA29FE7" w:rsidR="000316E1" w:rsidRPr="00AA51CA" w:rsidRDefault="00DF01ED">
            <w:pPr>
              <w:pStyle w:val="NormalWeb"/>
              <w:spacing w:before="0" w:beforeAutospacing="0" w:after="0" w:afterAutospacing="0" w:line="360" w:lineRule="auto"/>
              <w:jc w:val="center"/>
              <w:rPr>
                <w:ins w:id="4114" w:author="Samylla Oliveira" w:date="2020-08-03T11:08:00Z"/>
                <w:color w:val="2E2E2E"/>
                <w:sz w:val="20"/>
                <w:szCs w:val="20"/>
                <w:rPrChange w:id="4115" w:author="Samylla Oliveira" w:date="2020-08-26T11:41:00Z">
                  <w:rPr>
                    <w:ins w:id="4116" w:author="Samylla Oliveira" w:date="2020-08-03T11:08:00Z"/>
                    <w:color w:val="2E2E2E"/>
                  </w:rPr>
                </w:rPrChange>
              </w:rPr>
              <w:pPrChange w:id="4117" w:author="Samylla Oliveira" w:date="2020-08-26T11:44:00Z">
                <w:pPr>
                  <w:pStyle w:val="NormalWeb"/>
                  <w:spacing w:before="0" w:beforeAutospacing="0" w:after="0" w:afterAutospacing="0" w:line="360" w:lineRule="auto"/>
                  <w:jc w:val="both"/>
                </w:pPr>
              </w:pPrChange>
            </w:pPr>
            <w:ins w:id="4118" w:author="Samylla Oliveira" w:date="2020-08-03T11:20:00Z">
              <w:r w:rsidRPr="00AA51CA">
                <w:rPr>
                  <w:i/>
                  <w:color w:val="000000"/>
                  <w:sz w:val="20"/>
                  <w:szCs w:val="20"/>
                  <w:rPrChange w:id="4119" w:author="Samylla Oliveira" w:date="2020-08-26T11:41:00Z">
                    <w:rPr>
                      <w:i/>
                      <w:color w:val="000000"/>
                    </w:rPr>
                  </w:rPrChange>
                </w:rPr>
                <w:t>Cylindrospermopsis raciborskii</w:t>
              </w:r>
            </w:ins>
          </w:p>
        </w:tc>
        <w:tc>
          <w:tcPr>
            <w:tcW w:w="851" w:type="dxa"/>
            <w:vAlign w:val="center"/>
            <w:tcPrChange w:id="4120" w:author="Samylla Oliveira" w:date="2020-08-26T11:44:00Z">
              <w:tcPr>
                <w:tcW w:w="558" w:type="dxa"/>
                <w:vAlign w:val="center"/>
              </w:tcPr>
            </w:tcPrChange>
          </w:tcPr>
          <w:p w14:paraId="3296E10D" w14:textId="002E7198" w:rsidR="000316E1" w:rsidRPr="00AA51CA" w:rsidRDefault="00D568B5">
            <w:pPr>
              <w:pStyle w:val="NormalWeb"/>
              <w:spacing w:before="0" w:beforeAutospacing="0" w:after="0" w:afterAutospacing="0" w:line="360" w:lineRule="auto"/>
              <w:jc w:val="center"/>
              <w:rPr>
                <w:ins w:id="4121" w:author="Samylla Oliveira" w:date="2020-08-03T11:08:00Z"/>
                <w:color w:val="2E2E2E"/>
                <w:sz w:val="20"/>
                <w:szCs w:val="20"/>
                <w:rPrChange w:id="4122" w:author="Samylla Oliveira" w:date="2020-08-26T11:41:00Z">
                  <w:rPr>
                    <w:ins w:id="4123" w:author="Samylla Oliveira" w:date="2020-08-03T11:08:00Z"/>
                    <w:color w:val="2E2E2E"/>
                  </w:rPr>
                </w:rPrChange>
              </w:rPr>
              <w:pPrChange w:id="4124" w:author="Samylla Oliveira" w:date="2020-08-26T11:44:00Z">
                <w:pPr>
                  <w:pStyle w:val="NormalWeb"/>
                  <w:spacing w:before="0" w:beforeAutospacing="0" w:after="0" w:afterAutospacing="0" w:line="360" w:lineRule="auto"/>
                  <w:jc w:val="both"/>
                </w:pPr>
              </w:pPrChange>
            </w:pPr>
            <w:ins w:id="4125" w:author="Samylla Oliveira" w:date="2020-08-03T11:37:00Z">
              <w:r w:rsidRPr="00AA51CA">
                <w:rPr>
                  <w:color w:val="2E2E2E"/>
                  <w:sz w:val="20"/>
                  <w:szCs w:val="20"/>
                  <w:rPrChange w:id="4126" w:author="Samylla Oliveira" w:date="2020-08-26T11:41:00Z">
                    <w:rPr>
                      <w:color w:val="2E2E2E"/>
                    </w:rPr>
                  </w:rPrChange>
                </w:rPr>
                <w:t>0,0027</w:t>
              </w:r>
            </w:ins>
          </w:p>
        </w:tc>
        <w:tc>
          <w:tcPr>
            <w:tcW w:w="1040" w:type="dxa"/>
            <w:vAlign w:val="center"/>
            <w:tcPrChange w:id="4127" w:author="Samylla Oliveira" w:date="2020-08-26T11:44:00Z">
              <w:tcPr>
                <w:tcW w:w="852" w:type="dxa"/>
                <w:vAlign w:val="center"/>
              </w:tcPr>
            </w:tcPrChange>
          </w:tcPr>
          <w:p w14:paraId="6144734E" w14:textId="75D162F1" w:rsidR="000316E1" w:rsidRPr="00AA51CA" w:rsidRDefault="00D568B5">
            <w:pPr>
              <w:pStyle w:val="NormalWeb"/>
              <w:spacing w:before="0" w:beforeAutospacing="0" w:after="0" w:afterAutospacing="0" w:line="360" w:lineRule="auto"/>
              <w:jc w:val="center"/>
              <w:rPr>
                <w:ins w:id="4128" w:author="Samylla Oliveira" w:date="2020-08-03T11:08:00Z"/>
                <w:color w:val="2E2E2E"/>
                <w:sz w:val="20"/>
                <w:szCs w:val="20"/>
                <w:rPrChange w:id="4129" w:author="Samylla Oliveira" w:date="2020-08-26T11:41:00Z">
                  <w:rPr>
                    <w:ins w:id="4130" w:author="Samylla Oliveira" w:date="2020-08-03T11:08:00Z"/>
                    <w:color w:val="2E2E2E"/>
                  </w:rPr>
                </w:rPrChange>
              </w:rPr>
              <w:pPrChange w:id="4131" w:author="Samylla Oliveira" w:date="2020-08-26T11:44:00Z">
                <w:pPr>
                  <w:pStyle w:val="NormalWeb"/>
                  <w:spacing w:before="0" w:beforeAutospacing="0" w:after="0" w:afterAutospacing="0" w:line="360" w:lineRule="auto"/>
                  <w:jc w:val="both"/>
                </w:pPr>
              </w:pPrChange>
            </w:pPr>
            <w:ins w:id="4132" w:author="Samylla Oliveira" w:date="2020-08-03T11:37:00Z">
              <w:r w:rsidRPr="00AA51CA">
                <w:rPr>
                  <w:color w:val="2E2E2E"/>
                  <w:sz w:val="20"/>
                  <w:szCs w:val="20"/>
                  <w:rPrChange w:id="4133" w:author="Samylla Oliveira" w:date="2020-08-26T11:41:00Z">
                    <w:rPr>
                      <w:color w:val="2E2E2E"/>
                    </w:rPr>
                  </w:rPrChange>
                </w:rPr>
                <w:t>1</w:t>
              </w:r>
            </w:ins>
          </w:p>
        </w:tc>
        <w:tc>
          <w:tcPr>
            <w:tcW w:w="766" w:type="dxa"/>
            <w:vAlign w:val="center"/>
            <w:tcPrChange w:id="4134" w:author="Samylla Oliveira" w:date="2020-08-26T11:44:00Z">
              <w:tcPr>
                <w:tcW w:w="756" w:type="dxa"/>
                <w:vAlign w:val="center"/>
              </w:tcPr>
            </w:tcPrChange>
          </w:tcPr>
          <w:p w14:paraId="1A087166" w14:textId="71D750DF" w:rsidR="000316E1" w:rsidRPr="00AA51CA" w:rsidRDefault="00434E76">
            <w:pPr>
              <w:pStyle w:val="NormalWeb"/>
              <w:spacing w:before="0" w:beforeAutospacing="0" w:after="0" w:afterAutospacing="0" w:line="360" w:lineRule="auto"/>
              <w:jc w:val="center"/>
              <w:rPr>
                <w:ins w:id="4135" w:author="Samylla Oliveira" w:date="2020-08-03T11:08:00Z"/>
                <w:color w:val="2E2E2E"/>
                <w:sz w:val="20"/>
                <w:szCs w:val="20"/>
                <w:rPrChange w:id="4136" w:author="Samylla Oliveira" w:date="2020-08-26T11:41:00Z">
                  <w:rPr>
                    <w:ins w:id="4137" w:author="Samylla Oliveira" w:date="2020-08-03T11:08:00Z"/>
                    <w:color w:val="2E2E2E"/>
                  </w:rPr>
                </w:rPrChange>
              </w:rPr>
              <w:pPrChange w:id="4138" w:author="Samylla Oliveira" w:date="2020-08-26T11:44:00Z">
                <w:pPr>
                  <w:pStyle w:val="NormalWeb"/>
                  <w:spacing w:before="0" w:beforeAutospacing="0" w:after="0" w:afterAutospacing="0" w:line="360" w:lineRule="auto"/>
                  <w:jc w:val="both"/>
                </w:pPr>
              </w:pPrChange>
            </w:pPr>
            <w:ins w:id="4139" w:author="Samylla Oliveira" w:date="2020-08-03T11:38:00Z">
              <w:r w:rsidRPr="00AA51CA">
                <w:rPr>
                  <w:color w:val="2E2E2E"/>
                  <w:sz w:val="20"/>
                  <w:szCs w:val="20"/>
                  <w:rPrChange w:id="4140" w:author="Samylla Oliveira" w:date="2020-08-26T11:41:00Z">
                    <w:rPr>
                      <w:color w:val="2E2E2E"/>
                    </w:rPr>
                  </w:rPrChange>
                </w:rPr>
                <w:t>0,5013</w:t>
              </w:r>
            </w:ins>
          </w:p>
        </w:tc>
        <w:tc>
          <w:tcPr>
            <w:tcW w:w="766" w:type="dxa"/>
            <w:vAlign w:val="center"/>
            <w:tcPrChange w:id="4141" w:author="Samylla Oliveira" w:date="2020-08-26T11:44:00Z">
              <w:tcPr>
                <w:tcW w:w="734" w:type="dxa"/>
                <w:vAlign w:val="center"/>
              </w:tcPr>
            </w:tcPrChange>
          </w:tcPr>
          <w:p w14:paraId="50F30569" w14:textId="177E6AB2" w:rsidR="000316E1" w:rsidRPr="00AA51CA" w:rsidRDefault="00434E76">
            <w:pPr>
              <w:pStyle w:val="NormalWeb"/>
              <w:spacing w:before="0" w:beforeAutospacing="0" w:after="0" w:afterAutospacing="0" w:line="360" w:lineRule="auto"/>
              <w:jc w:val="center"/>
              <w:rPr>
                <w:ins w:id="4142" w:author="Samylla Oliveira" w:date="2020-08-03T11:08:00Z"/>
                <w:color w:val="2E2E2E"/>
                <w:sz w:val="20"/>
                <w:szCs w:val="20"/>
                <w:rPrChange w:id="4143" w:author="Samylla Oliveira" w:date="2020-08-26T11:41:00Z">
                  <w:rPr>
                    <w:ins w:id="4144" w:author="Samylla Oliveira" w:date="2020-08-03T11:08:00Z"/>
                    <w:color w:val="2E2E2E"/>
                  </w:rPr>
                </w:rPrChange>
              </w:rPr>
              <w:pPrChange w:id="4145" w:author="Samylla Oliveira" w:date="2020-08-26T11:44:00Z">
                <w:pPr>
                  <w:pStyle w:val="NormalWeb"/>
                  <w:spacing w:before="0" w:beforeAutospacing="0" w:after="0" w:afterAutospacing="0" w:line="360" w:lineRule="auto"/>
                  <w:jc w:val="both"/>
                </w:pPr>
              </w:pPrChange>
            </w:pPr>
            <w:ins w:id="4146" w:author="Samylla Oliveira" w:date="2020-08-03T11:38:00Z">
              <w:r w:rsidRPr="00AA51CA">
                <w:rPr>
                  <w:color w:val="2E2E2E"/>
                  <w:sz w:val="20"/>
                  <w:szCs w:val="20"/>
                  <w:rPrChange w:id="4147" w:author="Samylla Oliveira" w:date="2020-08-26T11:41:00Z">
                    <w:rPr>
                      <w:color w:val="2E2E2E"/>
                    </w:rPr>
                  </w:rPrChange>
                </w:rPr>
                <w:t>0,733</w:t>
              </w:r>
            </w:ins>
          </w:p>
        </w:tc>
        <w:tc>
          <w:tcPr>
            <w:tcW w:w="766" w:type="dxa"/>
            <w:vAlign w:val="center"/>
            <w:tcPrChange w:id="4148" w:author="Samylla Oliveira" w:date="2020-08-26T11:44:00Z">
              <w:tcPr>
                <w:tcW w:w="736" w:type="dxa"/>
                <w:vAlign w:val="center"/>
              </w:tcPr>
            </w:tcPrChange>
          </w:tcPr>
          <w:p w14:paraId="16235F32" w14:textId="29EDC8BB" w:rsidR="000316E1" w:rsidRPr="00AA51CA" w:rsidRDefault="00C51777">
            <w:pPr>
              <w:pStyle w:val="NormalWeb"/>
              <w:spacing w:before="0" w:beforeAutospacing="0" w:after="0" w:afterAutospacing="0" w:line="360" w:lineRule="auto"/>
              <w:jc w:val="center"/>
              <w:rPr>
                <w:ins w:id="4149" w:author="Samylla Oliveira" w:date="2020-08-03T11:08:00Z"/>
                <w:color w:val="2E2E2E"/>
                <w:sz w:val="20"/>
                <w:szCs w:val="20"/>
                <w:rPrChange w:id="4150" w:author="Samylla Oliveira" w:date="2020-08-26T11:41:00Z">
                  <w:rPr>
                    <w:ins w:id="4151" w:author="Samylla Oliveira" w:date="2020-08-03T11:08:00Z"/>
                    <w:color w:val="2E2E2E"/>
                  </w:rPr>
                </w:rPrChange>
              </w:rPr>
              <w:pPrChange w:id="4152" w:author="Samylla Oliveira" w:date="2020-08-26T11:44:00Z">
                <w:pPr>
                  <w:pStyle w:val="NormalWeb"/>
                  <w:spacing w:before="0" w:beforeAutospacing="0" w:after="0" w:afterAutospacing="0" w:line="360" w:lineRule="auto"/>
                  <w:jc w:val="both"/>
                </w:pPr>
              </w:pPrChange>
            </w:pPr>
            <w:ins w:id="4153" w:author="Samylla Oliveira" w:date="2020-08-03T11:39:00Z">
              <w:r w:rsidRPr="00AA51CA">
                <w:rPr>
                  <w:color w:val="2E2E2E"/>
                  <w:sz w:val="20"/>
                  <w:szCs w:val="20"/>
                  <w:rPrChange w:id="4154" w:author="Samylla Oliveira" w:date="2020-08-26T11:41:00Z">
                    <w:rPr>
                      <w:color w:val="2E2E2E"/>
                    </w:rPr>
                  </w:rPrChange>
                </w:rPr>
                <w:t>0,0714</w:t>
              </w:r>
            </w:ins>
          </w:p>
        </w:tc>
        <w:tc>
          <w:tcPr>
            <w:tcW w:w="766" w:type="dxa"/>
            <w:vAlign w:val="center"/>
            <w:tcPrChange w:id="4155" w:author="Samylla Oliveira" w:date="2020-08-26T11:44:00Z">
              <w:tcPr>
                <w:tcW w:w="756" w:type="dxa"/>
                <w:vAlign w:val="center"/>
              </w:tcPr>
            </w:tcPrChange>
          </w:tcPr>
          <w:p w14:paraId="6607B0AB" w14:textId="1DC92588" w:rsidR="000316E1" w:rsidRPr="00AA51CA" w:rsidRDefault="00C51777">
            <w:pPr>
              <w:pStyle w:val="NormalWeb"/>
              <w:spacing w:before="0" w:beforeAutospacing="0" w:after="0" w:afterAutospacing="0" w:line="360" w:lineRule="auto"/>
              <w:jc w:val="center"/>
              <w:rPr>
                <w:ins w:id="4156" w:author="Samylla Oliveira" w:date="2020-08-03T11:08:00Z"/>
                <w:color w:val="2E2E2E"/>
                <w:sz w:val="20"/>
                <w:szCs w:val="20"/>
                <w:rPrChange w:id="4157" w:author="Samylla Oliveira" w:date="2020-08-26T11:41:00Z">
                  <w:rPr>
                    <w:ins w:id="4158" w:author="Samylla Oliveira" w:date="2020-08-03T11:08:00Z"/>
                    <w:color w:val="2E2E2E"/>
                  </w:rPr>
                </w:rPrChange>
              </w:rPr>
              <w:pPrChange w:id="4159" w:author="Samylla Oliveira" w:date="2020-08-26T11:44:00Z">
                <w:pPr>
                  <w:pStyle w:val="NormalWeb"/>
                  <w:spacing w:before="0" w:beforeAutospacing="0" w:after="0" w:afterAutospacing="0" w:line="360" w:lineRule="auto"/>
                  <w:jc w:val="both"/>
                </w:pPr>
              </w:pPrChange>
            </w:pPr>
            <w:ins w:id="4160" w:author="Samylla Oliveira" w:date="2020-08-03T11:39:00Z">
              <w:r w:rsidRPr="00AA51CA">
                <w:rPr>
                  <w:color w:val="2E2E2E"/>
                  <w:sz w:val="20"/>
                  <w:szCs w:val="20"/>
                  <w:rPrChange w:id="4161" w:author="Samylla Oliveira" w:date="2020-08-26T11:41:00Z">
                    <w:rPr>
                      <w:color w:val="2E2E2E"/>
                    </w:rPr>
                  </w:rPrChange>
                </w:rPr>
                <w:t>0,16</w:t>
              </w:r>
            </w:ins>
            <w:ins w:id="4162" w:author="Samylla Oliveira" w:date="2020-08-03T11:40:00Z">
              <w:r w:rsidRPr="00AA51CA">
                <w:rPr>
                  <w:color w:val="2E2E2E"/>
                  <w:sz w:val="20"/>
                  <w:szCs w:val="20"/>
                  <w:rPrChange w:id="4163" w:author="Samylla Oliveira" w:date="2020-08-26T11:41:00Z">
                    <w:rPr>
                      <w:color w:val="2E2E2E"/>
                    </w:rPr>
                  </w:rPrChange>
                </w:rPr>
                <w:t>9</w:t>
              </w:r>
            </w:ins>
          </w:p>
        </w:tc>
      </w:tr>
      <w:tr w:rsidR="00C51777" w14:paraId="6BF9E3C2" w14:textId="77777777" w:rsidTr="00AA51CA">
        <w:trPr>
          <w:ins w:id="4164" w:author="Samylla Oliveira" w:date="2020-08-03T11:08:00Z"/>
        </w:trPr>
        <w:tc>
          <w:tcPr>
            <w:tcW w:w="1413" w:type="dxa"/>
            <w:vAlign w:val="center"/>
            <w:tcPrChange w:id="4165" w:author="Samylla Oliveira" w:date="2020-08-26T11:44:00Z">
              <w:tcPr>
                <w:tcW w:w="2149" w:type="dxa"/>
                <w:vAlign w:val="center"/>
              </w:tcPr>
            </w:tcPrChange>
          </w:tcPr>
          <w:p w14:paraId="69A0AD20" w14:textId="77777777" w:rsidR="00D725B4" w:rsidRPr="00AA51CA" w:rsidRDefault="000316E1">
            <w:pPr>
              <w:pStyle w:val="NormalWeb"/>
              <w:spacing w:before="0" w:beforeAutospacing="0" w:after="0" w:afterAutospacing="0" w:line="360" w:lineRule="auto"/>
              <w:jc w:val="center"/>
              <w:rPr>
                <w:ins w:id="4166" w:author="Samylla Oliveira" w:date="2020-08-26T11:39:00Z"/>
                <w:color w:val="2E2E2E"/>
                <w:sz w:val="20"/>
                <w:szCs w:val="20"/>
                <w:rPrChange w:id="4167" w:author="Samylla Oliveira" w:date="2020-08-26T11:41:00Z">
                  <w:rPr>
                    <w:ins w:id="4168" w:author="Samylla Oliveira" w:date="2020-08-26T11:39:00Z"/>
                    <w:color w:val="2E2E2E"/>
                  </w:rPr>
                </w:rPrChange>
              </w:rPr>
              <w:pPrChange w:id="4169" w:author="Samylla Oliveira" w:date="2020-08-26T11:44:00Z">
                <w:pPr>
                  <w:pStyle w:val="NormalWeb"/>
                  <w:spacing w:before="0" w:beforeAutospacing="0" w:after="0" w:afterAutospacing="0" w:line="360" w:lineRule="auto"/>
                  <w:jc w:val="both"/>
                </w:pPr>
              </w:pPrChange>
            </w:pPr>
            <w:ins w:id="4170" w:author="Samylla Oliveira" w:date="2020-08-03T11:11:00Z">
              <w:r w:rsidRPr="00AA51CA">
                <w:rPr>
                  <w:color w:val="2E2E2E"/>
                  <w:sz w:val="20"/>
                  <w:szCs w:val="20"/>
                  <w:rPrChange w:id="4171" w:author="Samylla Oliveira" w:date="2020-08-26T11:41:00Z">
                    <w:rPr>
                      <w:color w:val="2E2E2E"/>
                    </w:rPr>
                  </w:rPrChange>
                </w:rPr>
                <w:t>Controle/</w:t>
              </w:r>
            </w:ins>
          </w:p>
          <w:p w14:paraId="7D24B672" w14:textId="3B81477F" w:rsidR="000316E1" w:rsidRPr="00AA51CA" w:rsidRDefault="000316E1">
            <w:pPr>
              <w:pStyle w:val="NormalWeb"/>
              <w:spacing w:before="0" w:beforeAutospacing="0" w:after="0" w:afterAutospacing="0" w:line="360" w:lineRule="auto"/>
              <w:jc w:val="center"/>
              <w:rPr>
                <w:ins w:id="4172" w:author="Samylla Oliveira" w:date="2020-08-03T11:10:00Z"/>
                <w:color w:val="2E2E2E"/>
                <w:sz w:val="20"/>
                <w:szCs w:val="20"/>
                <w:rPrChange w:id="4173" w:author="Samylla Oliveira" w:date="2020-08-26T11:41:00Z">
                  <w:rPr>
                    <w:ins w:id="4174" w:author="Samylla Oliveira" w:date="2020-08-03T11:10:00Z"/>
                    <w:color w:val="2E2E2E"/>
                  </w:rPr>
                </w:rPrChange>
              </w:rPr>
              <w:pPrChange w:id="4175" w:author="Samylla Oliveira" w:date="2020-08-26T11:44:00Z">
                <w:pPr>
                  <w:pStyle w:val="NormalWeb"/>
                  <w:spacing w:before="0" w:beforeAutospacing="0" w:after="0" w:afterAutospacing="0" w:line="360" w:lineRule="auto"/>
                  <w:jc w:val="both"/>
                </w:pPr>
              </w:pPrChange>
            </w:pPr>
            <w:ins w:id="4176" w:author="Samylla Oliveira" w:date="2020-08-03T11:11:00Z">
              <w:r w:rsidRPr="00AA51CA">
                <w:rPr>
                  <w:color w:val="2E2E2E"/>
                  <w:sz w:val="20"/>
                  <w:szCs w:val="20"/>
                  <w:rPrChange w:id="4177" w:author="Samylla Oliveira" w:date="2020-08-26T11:41:00Z">
                    <w:rPr>
                      <w:color w:val="2E2E2E"/>
                    </w:rPr>
                  </w:rPrChange>
                </w:rPr>
                <w:t>tratamento</w:t>
              </w:r>
            </w:ins>
          </w:p>
        </w:tc>
        <w:tc>
          <w:tcPr>
            <w:tcW w:w="2126" w:type="dxa"/>
            <w:vMerge/>
            <w:vAlign w:val="center"/>
            <w:tcPrChange w:id="4178" w:author="Samylla Oliveira" w:date="2020-08-26T11:44:00Z">
              <w:tcPr>
                <w:tcW w:w="1953" w:type="dxa"/>
                <w:vMerge/>
                <w:vAlign w:val="center"/>
              </w:tcPr>
            </w:tcPrChange>
          </w:tcPr>
          <w:p w14:paraId="4806896F" w14:textId="5463363D" w:rsidR="000316E1" w:rsidRPr="00AA51CA" w:rsidRDefault="000316E1">
            <w:pPr>
              <w:pStyle w:val="NormalWeb"/>
              <w:spacing w:before="0" w:beforeAutospacing="0" w:after="0" w:afterAutospacing="0" w:line="360" w:lineRule="auto"/>
              <w:jc w:val="center"/>
              <w:rPr>
                <w:ins w:id="4179" w:author="Samylla Oliveira" w:date="2020-08-03T11:08:00Z"/>
                <w:color w:val="2E2E2E"/>
                <w:sz w:val="20"/>
                <w:szCs w:val="20"/>
                <w:rPrChange w:id="4180" w:author="Samylla Oliveira" w:date="2020-08-26T11:41:00Z">
                  <w:rPr>
                    <w:ins w:id="4181" w:author="Samylla Oliveira" w:date="2020-08-03T11:08:00Z"/>
                    <w:color w:val="2E2E2E"/>
                  </w:rPr>
                </w:rPrChange>
              </w:rPr>
              <w:pPrChange w:id="4182" w:author="Samylla Oliveira" w:date="2020-08-26T11:44:00Z">
                <w:pPr>
                  <w:pStyle w:val="NormalWeb"/>
                  <w:spacing w:before="0" w:beforeAutospacing="0" w:after="0" w:afterAutospacing="0" w:line="360" w:lineRule="auto"/>
                  <w:jc w:val="both"/>
                </w:pPr>
              </w:pPrChange>
            </w:pPr>
          </w:p>
        </w:tc>
        <w:tc>
          <w:tcPr>
            <w:tcW w:w="851" w:type="dxa"/>
            <w:vAlign w:val="center"/>
            <w:tcPrChange w:id="4183" w:author="Samylla Oliveira" w:date="2020-08-26T11:44:00Z">
              <w:tcPr>
                <w:tcW w:w="558" w:type="dxa"/>
                <w:vAlign w:val="center"/>
              </w:tcPr>
            </w:tcPrChange>
          </w:tcPr>
          <w:p w14:paraId="3DD3480F" w14:textId="10C878DD" w:rsidR="000316E1" w:rsidRPr="00AA51CA" w:rsidRDefault="00D568B5">
            <w:pPr>
              <w:pStyle w:val="NormalWeb"/>
              <w:spacing w:before="0" w:beforeAutospacing="0" w:after="0" w:afterAutospacing="0" w:line="360" w:lineRule="auto"/>
              <w:jc w:val="center"/>
              <w:rPr>
                <w:ins w:id="4184" w:author="Samylla Oliveira" w:date="2020-08-03T11:08:00Z"/>
                <w:color w:val="2E2E2E"/>
                <w:sz w:val="20"/>
                <w:szCs w:val="20"/>
                <w:rPrChange w:id="4185" w:author="Samylla Oliveira" w:date="2020-08-26T11:41:00Z">
                  <w:rPr>
                    <w:ins w:id="4186" w:author="Samylla Oliveira" w:date="2020-08-03T11:08:00Z"/>
                    <w:color w:val="2E2E2E"/>
                  </w:rPr>
                </w:rPrChange>
              </w:rPr>
              <w:pPrChange w:id="4187" w:author="Samylla Oliveira" w:date="2020-08-26T11:44:00Z">
                <w:pPr>
                  <w:pStyle w:val="NormalWeb"/>
                  <w:spacing w:before="0" w:beforeAutospacing="0" w:after="0" w:afterAutospacing="0" w:line="360" w:lineRule="auto"/>
                  <w:jc w:val="both"/>
                </w:pPr>
              </w:pPrChange>
            </w:pPr>
            <w:ins w:id="4188" w:author="Samylla Oliveira" w:date="2020-08-03T11:37:00Z">
              <w:r w:rsidRPr="00AA51CA">
                <w:rPr>
                  <w:color w:val="2E2E2E"/>
                  <w:sz w:val="20"/>
                  <w:szCs w:val="20"/>
                  <w:rPrChange w:id="4189" w:author="Samylla Oliveira" w:date="2020-08-26T11:41:00Z">
                    <w:rPr>
                      <w:color w:val="2E2E2E"/>
                    </w:rPr>
                  </w:rPrChange>
                </w:rPr>
                <w:t>1</w:t>
              </w:r>
            </w:ins>
          </w:p>
        </w:tc>
        <w:tc>
          <w:tcPr>
            <w:tcW w:w="1040" w:type="dxa"/>
            <w:vAlign w:val="center"/>
            <w:tcPrChange w:id="4190" w:author="Samylla Oliveira" w:date="2020-08-26T11:44:00Z">
              <w:tcPr>
                <w:tcW w:w="852" w:type="dxa"/>
                <w:vAlign w:val="center"/>
              </w:tcPr>
            </w:tcPrChange>
          </w:tcPr>
          <w:p w14:paraId="6D802E07" w14:textId="5AE491D6" w:rsidR="000316E1" w:rsidRPr="00AA51CA" w:rsidRDefault="00D568B5">
            <w:pPr>
              <w:pStyle w:val="NormalWeb"/>
              <w:spacing w:before="0" w:beforeAutospacing="0" w:after="0" w:afterAutospacing="0" w:line="360" w:lineRule="auto"/>
              <w:jc w:val="center"/>
              <w:rPr>
                <w:ins w:id="4191" w:author="Samylla Oliveira" w:date="2020-08-03T11:08:00Z"/>
                <w:color w:val="2E2E2E"/>
                <w:sz w:val="20"/>
                <w:szCs w:val="20"/>
                <w:rPrChange w:id="4192" w:author="Samylla Oliveira" w:date="2020-08-26T11:41:00Z">
                  <w:rPr>
                    <w:ins w:id="4193" w:author="Samylla Oliveira" w:date="2020-08-03T11:08:00Z"/>
                    <w:color w:val="2E2E2E"/>
                  </w:rPr>
                </w:rPrChange>
              </w:rPr>
              <w:pPrChange w:id="4194" w:author="Samylla Oliveira" w:date="2020-08-26T11:44:00Z">
                <w:pPr>
                  <w:pStyle w:val="NormalWeb"/>
                  <w:spacing w:before="0" w:beforeAutospacing="0" w:after="0" w:afterAutospacing="0" w:line="360" w:lineRule="auto"/>
                  <w:jc w:val="both"/>
                </w:pPr>
              </w:pPrChange>
            </w:pPr>
            <w:ins w:id="4195" w:author="Samylla Oliveira" w:date="2020-08-03T11:38:00Z">
              <w:r w:rsidRPr="00AA51CA">
                <w:rPr>
                  <w:color w:val="2E2E2E"/>
                  <w:sz w:val="20"/>
                  <w:szCs w:val="20"/>
                  <w:rPrChange w:id="4196" w:author="Samylla Oliveira" w:date="2020-08-26T11:41:00Z">
                    <w:rPr>
                      <w:color w:val="2E2E2E"/>
                    </w:rPr>
                  </w:rPrChange>
                </w:rPr>
                <w:t>2,3 x</w:t>
              </w:r>
            </w:ins>
            <w:ins w:id="4197" w:author="Samylla Oliveira" w:date="2020-08-26T11:42:00Z">
              <w:r w:rsidR="00AA51CA">
                <w:rPr>
                  <w:color w:val="2E2E2E"/>
                  <w:sz w:val="20"/>
                  <w:szCs w:val="20"/>
                </w:rPr>
                <w:t xml:space="preserve"> </w:t>
              </w:r>
            </w:ins>
            <w:ins w:id="4198" w:author="Samylla Oliveira" w:date="2020-08-03T11:38:00Z">
              <w:r w:rsidRPr="00AA51CA">
                <w:rPr>
                  <w:color w:val="2E2E2E"/>
                  <w:sz w:val="20"/>
                  <w:szCs w:val="20"/>
                  <w:rPrChange w:id="4199" w:author="Samylla Oliveira" w:date="2020-08-26T11:41:00Z">
                    <w:rPr>
                      <w:color w:val="2E2E2E"/>
                    </w:rPr>
                  </w:rPrChange>
                </w:rPr>
                <w:t>e</w:t>
              </w:r>
              <w:r w:rsidRPr="00AA51CA">
                <w:rPr>
                  <w:color w:val="2E2E2E"/>
                  <w:sz w:val="20"/>
                  <w:szCs w:val="20"/>
                  <w:vertAlign w:val="superscript"/>
                  <w:rPrChange w:id="4200" w:author="Samylla Oliveira" w:date="2020-08-26T11:41:00Z">
                    <w:rPr>
                      <w:color w:val="2E2E2E"/>
                      <w:vertAlign w:val="superscript"/>
                    </w:rPr>
                  </w:rPrChange>
                </w:rPr>
                <w:t>-9</w:t>
              </w:r>
            </w:ins>
          </w:p>
        </w:tc>
        <w:tc>
          <w:tcPr>
            <w:tcW w:w="766" w:type="dxa"/>
            <w:vAlign w:val="center"/>
            <w:tcPrChange w:id="4201" w:author="Samylla Oliveira" w:date="2020-08-26T11:44:00Z">
              <w:tcPr>
                <w:tcW w:w="756" w:type="dxa"/>
                <w:vAlign w:val="center"/>
              </w:tcPr>
            </w:tcPrChange>
          </w:tcPr>
          <w:p w14:paraId="6972C6CA" w14:textId="418D01C1" w:rsidR="000316E1" w:rsidRPr="00AA51CA" w:rsidRDefault="00434E76">
            <w:pPr>
              <w:pStyle w:val="NormalWeb"/>
              <w:spacing w:before="0" w:beforeAutospacing="0" w:after="0" w:afterAutospacing="0" w:line="360" w:lineRule="auto"/>
              <w:jc w:val="center"/>
              <w:rPr>
                <w:ins w:id="4202" w:author="Samylla Oliveira" w:date="2020-08-03T11:08:00Z"/>
                <w:color w:val="2E2E2E"/>
                <w:sz w:val="20"/>
                <w:szCs w:val="20"/>
                <w:rPrChange w:id="4203" w:author="Samylla Oliveira" w:date="2020-08-26T11:41:00Z">
                  <w:rPr>
                    <w:ins w:id="4204" w:author="Samylla Oliveira" w:date="2020-08-03T11:08:00Z"/>
                    <w:color w:val="2E2E2E"/>
                  </w:rPr>
                </w:rPrChange>
              </w:rPr>
              <w:pPrChange w:id="4205" w:author="Samylla Oliveira" w:date="2020-08-26T11:44:00Z">
                <w:pPr>
                  <w:pStyle w:val="NormalWeb"/>
                  <w:spacing w:before="0" w:beforeAutospacing="0" w:after="0" w:afterAutospacing="0" w:line="360" w:lineRule="auto"/>
                  <w:jc w:val="both"/>
                </w:pPr>
              </w:pPrChange>
            </w:pPr>
            <w:ins w:id="4206" w:author="Samylla Oliveira" w:date="2020-08-03T11:38:00Z">
              <w:r w:rsidRPr="00AA51CA">
                <w:rPr>
                  <w:color w:val="2E2E2E"/>
                  <w:sz w:val="20"/>
                  <w:szCs w:val="20"/>
                  <w:rPrChange w:id="4207" w:author="Samylla Oliveira" w:date="2020-08-26T11:41:00Z">
                    <w:rPr>
                      <w:color w:val="2E2E2E"/>
                    </w:rPr>
                  </w:rPrChange>
                </w:rPr>
                <w:t>0,0034</w:t>
              </w:r>
            </w:ins>
          </w:p>
        </w:tc>
        <w:tc>
          <w:tcPr>
            <w:tcW w:w="766" w:type="dxa"/>
            <w:vAlign w:val="center"/>
            <w:tcPrChange w:id="4208" w:author="Samylla Oliveira" w:date="2020-08-26T11:44:00Z">
              <w:tcPr>
                <w:tcW w:w="734" w:type="dxa"/>
                <w:vAlign w:val="center"/>
              </w:tcPr>
            </w:tcPrChange>
          </w:tcPr>
          <w:p w14:paraId="73412426" w14:textId="0D467B87" w:rsidR="000316E1" w:rsidRPr="00AA51CA" w:rsidRDefault="00434E76">
            <w:pPr>
              <w:pStyle w:val="NormalWeb"/>
              <w:spacing w:before="0" w:beforeAutospacing="0" w:after="0" w:afterAutospacing="0" w:line="360" w:lineRule="auto"/>
              <w:jc w:val="center"/>
              <w:rPr>
                <w:ins w:id="4209" w:author="Samylla Oliveira" w:date="2020-08-03T11:08:00Z"/>
                <w:color w:val="2E2E2E"/>
                <w:sz w:val="20"/>
                <w:szCs w:val="20"/>
                <w:rPrChange w:id="4210" w:author="Samylla Oliveira" w:date="2020-08-26T11:41:00Z">
                  <w:rPr>
                    <w:ins w:id="4211" w:author="Samylla Oliveira" w:date="2020-08-03T11:08:00Z"/>
                    <w:color w:val="2E2E2E"/>
                  </w:rPr>
                </w:rPrChange>
              </w:rPr>
              <w:pPrChange w:id="4212" w:author="Samylla Oliveira" w:date="2020-08-26T11:44:00Z">
                <w:pPr>
                  <w:pStyle w:val="NormalWeb"/>
                  <w:spacing w:before="0" w:beforeAutospacing="0" w:after="0" w:afterAutospacing="0" w:line="360" w:lineRule="auto"/>
                  <w:jc w:val="both"/>
                </w:pPr>
              </w:pPrChange>
            </w:pPr>
            <w:ins w:id="4213" w:author="Samylla Oliveira" w:date="2020-08-03T11:38:00Z">
              <w:r w:rsidRPr="00AA51CA">
                <w:rPr>
                  <w:color w:val="2E2E2E"/>
                  <w:sz w:val="20"/>
                  <w:szCs w:val="20"/>
                  <w:rPrChange w:id="4214" w:author="Samylla Oliveira" w:date="2020-08-26T11:41:00Z">
                    <w:rPr>
                      <w:color w:val="2E2E2E"/>
                    </w:rPr>
                  </w:rPrChange>
                </w:rPr>
                <w:t>0,371</w:t>
              </w:r>
            </w:ins>
          </w:p>
        </w:tc>
        <w:tc>
          <w:tcPr>
            <w:tcW w:w="766" w:type="dxa"/>
            <w:vAlign w:val="center"/>
            <w:tcPrChange w:id="4215" w:author="Samylla Oliveira" w:date="2020-08-26T11:44:00Z">
              <w:tcPr>
                <w:tcW w:w="736" w:type="dxa"/>
                <w:vAlign w:val="center"/>
              </w:tcPr>
            </w:tcPrChange>
          </w:tcPr>
          <w:p w14:paraId="2514ADCF" w14:textId="18BD4FD6" w:rsidR="000316E1" w:rsidRPr="00AA51CA" w:rsidRDefault="00C51777">
            <w:pPr>
              <w:pStyle w:val="NormalWeb"/>
              <w:spacing w:before="0" w:beforeAutospacing="0" w:after="0" w:afterAutospacing="0" w:line="360" w:lineRule="auto"/>
              <w:jc w:val="center"/>
              <w:rPr>
                <w:ins w:id="4216" w:author="Samylla Oliveira" w:date="2020-08-03T11:08:00Z"/>
                <w:color w:val="2E2E2E"/>
                <w:sz w:val="20"/>
                <w:szCs w:val="20"/>
                <w:rPrChange w:id="4217" w:author="Samylla Oliveira" w:date="2020-08-26T11:41:00Z">
                  <w:rPr>
                    <w:ins w:id="4218" w:author="Samylla Oliveira" w:date="2020-08-03T11:08:00Z"/>
                    <w:color w:val="2E2E2E"/>
                  </w:rPr>
                </w:rPrChange>
              </w:rPr>
              <w:pPrChange w:id="4219" w:author="Samylla Oliveira" w:date="2020-08-26T11:44:00Z">
                <w:pPr>
                  <w:pStyle w:val="NormalWeb"/>
                  <w:spacing w:before="0" w:beforeAutospacing="0" w:after="0" w:afterAutospacing="0" w:line="360" w:lineRule="auto"/>
                  <w:jc w:val="both"/>
                </w:pPr>
              </w:pPrChange>
            </w:pPr>
            <w:ins w:id="4220" w:author="Samylla Oliveira" w:date="2020-08-03T11:39:00Z">
              <w:r w:rsidRPr="00AA51CA">
                <w:rPr>
                  <w:color w:val="2E2E2E"/>
                  <w:sz w:val="20"/>
                  <w:szCs w:val="20"/>
                  <w:rPrChange w:id="4221" w:author="Samylla Oliveira" w:date="2020-08-26T11:41:00Z">
                    <w:rPr>
                      <w:color w:val="2E2E2E"/>
                    </w:rPr>
                  </w:rPrChange>
                </w:rPr>
                <w:t>0,0539</w:t>
              </w:r>
            </w:ins>
          </w:p>
        </w:tc>
        <w:tc>
          <w:tcPr>
            <w:tcW w:w="766" w:type="dxa"/>
            <w:vAlign w:val="center"/>
            <w:tcPrChange w:id="4222" w:author="Samylla Oliveira" w:date="2020-08-26T11:44:00Z">
              <w:tcPr>
                <w:tcW w:w="756" w:type="dxa"/>
                <w:vAlign w:val="center"/>
              </w:tcPr>
            </w:tcPrChange>
          </w:tcPr>
          <w:p w14:paraId="255C962C" w14:textId="5732364F" w:rsidR="000316E1" w:rsidRPr="00AA51CA" w:rsidRDefault="00C51777">
            <w:pPr>
              <w:pStyle w:val="NormalWeb"/>
              <w:spacing w:before="0" w:beforeAutospacing="0" w:after="0" w:afterAutospacing="0" w:line="360" w:lineRule="auto"/>
              <w:jc w:val="center"/>
              <w:rPr>
                <w:ins w:id="4223" w:author="Samylla Oliveira" w:date="2020-08-03T11:08:00Z"/>
                <w:color w:val="2E2E2E"/>
                <w:sz w:val="20"/>
                <w:szCs w:val="20"/>
                <w:rPrChange w:id="4224" w:author="Samylla Oliveira" w:date="2020-08-26T11:41:00Z">
                  <w:rPr>
                    <w:ins w:id="4225" w:author="Samylla Oliveira" w:date="2020-08-03T11:08:00Z"/>
                    <w:color w:val="2E2E2E"/>
                  </w:rPr>
                </w:rPrChange>
              </w:rPr>
              <w:pPrChange w:id="4226" w:author="Samylla Oliveira" w:date="2020-08-26T11:44:00Z">
                <w:pPr>
                  <w:pStyle w:val="NormalWeb"/>
                  <w:spacing w:before="0" w:beforeAutospacing="0" w:after="0" w:afterAutospacing="0" w:line="360" w:lineRule="auto"/>
                  <w:jc w:val="both"/>
                </w:pPr>
              </w:pPrChange>
            </w:pPr>
            <w:ins w:id="4227" w:author="Samylla Oliveira" w:date="2020-08-03T11:40:00Z">
              <w:r w:rsidRPr="00AA51CA">
                <w:rPr>
                  <w:color w:val="2E2E2E"/>
                  <w:sz w:val="20"/>
                  <w:szCs w:val="20"/>
                  <w:rPrChange w:id="4228" w:author="Samylla Oliveira" w:date="2020-08-26T11:41:00Z">
                    <w:rPr>
                      <w:color w:val="2E2E2E"/>
                    </w:rPr>
                  </w:rPrChange>
                </w:rPr>
                <w:t>0,0591</w:t>
              </w:r>
            </w:ins>
          </w:p>
        </w:tc>
      </w:tr>
      <w:tr w:rsidR="00C51777" w14:paraId="1DCB9847" w14:textId="77777777" w:rsidTr="00AA51CA">
        <w:trPr>
          <w:ins w:id="4229" w:author="Samylla Oliveira" w:date="2020-08-03T11:08:00Z"/>
        </w:trPr>
        <w:tc>
          <w:tcPr>
            <w:tcW w:w="1413" w:type="dxa"/>
            <w:vAlign w:val="center"/>
            <w:tcPrChange w:id="4230" w:author="Samylla Oliveira" w:date="2020-08-26T11:44:00Z">
              <w:tcPr>
                <w:tcW w:w="2149" w:type="dxa"/>
                <w:vAlign w:val="center"/>
              </w:tcPr>
            </w:tcPrChange>
          </w:tcPr>
          <w:p w14:paraId="17C34FBD" w14:textId="77777777" w:rsidR="00AA51CA" w:rsidRDefault="00DF01ED">
            <w:pPr>
              <w:pStyle w:val="NormalWeb"/>
              <w:spacing w:before="0" w:beforeAutospacing="0" w:after="0" w:afterAutospacing="0" w:line="360" w:lineRule="auto"/>
              <w:jc w:val="center"/>
              <w:rPr>
                <w:ins w:id="4231" w:author="Samylla Oliveira" w:date="2020-08-26T11:41:00Z"/>
                <w:color w:val="2E2E2E"/>
                <w:sz w:val="20"/>
                <w:szCs w:val="20"/>
              </w:rPr>
              <w:pPrChange w:id="4232" w:author="Samylla Oliveira" w:date="2020-08-26T11:44:00Z">
                <w:pPr>
                  <w:pStyle w:val="NormalWeb"/>
                  <w:spacing w:before="0" w:beforeAutospacing="0" w:after="0" w:afterAutospacing="0" w:line="360" w:lineRule="auto"/>
                  <w:jc w:val="both"/>
                </w:pPr>
              </w:pPrChange>
            </w:pPr>
            <w:ins w:id="4233" w:author="Samylla Oliveira" w:date="2020-08-03T11:17:00Z">
              <w:r w:rsidRPr="00AA51CA">
                <w:rPr>
                  <w:color w:val="2E2E2E"/>
                  <w:sz w:val="20"/>
                  <w:szCs w:val="20"/>
                  <w:rPrChange w:id="4234" w:author="Samylla Oliveira" w:date="2020-08-26T11:41:00Z">
                    <w:rPr>
                      <w:color w:val="2E2E2E"/>
                    </w:rPr>
                  </w:rPrChange>
                </w:rPr>
                <w:t>Água bruta/</w:t>
              </w:r>
            </w:ins>
          </w:p>
          <w:p w14:paraId="180B0DD9" w14:textId="4C031017" w:rsidR="00DF01ED" w:rsidRPr="00AA51CA" w:rsidRDefault="00DF01ED">
            <w:pPr>
              <w:pStyle w:val="NormalWeb"/>
              <w:spacing w:before="0" w:beforeAutospacing="0" w:after="0" w:afterAutospacing="0" w:line="360" w:lineRule="auto"/>
              <w:jc w:val="center"/>
              <w:rPr>
                <w:ins w:id="4235" w:author="Samylla Oliveira" w:date="2020-08-03T11:10:00Z"/>
                <w:color w:val="2E2E2E"/>
                <w:sz w:val="20"/>
                <w:szCs w:val="20"/>
                <w:rPrChange w:id="4236" w:author="Samylla Oliveira" w:date="2020-08-26T11:41:00Z">
                  <w:rPr>
                    <w:ins w:id="4237" w:author="Samylla Oliveira" w:date="2020-08-03T11:10:00Z"/>
                    <w:color w:val="2E2E2E"/>
                  </w:rPr>
                </w:rPrChange>
              </w:rPr>
              <w:pPrChange w:id="4238" w:author="Samylla Oliveira" w:date="2020-08-26T11:44:00Z">
                <w:pPr>
                  <w:pStyle w:val="NormalWeb"/>
                  <w:spacing w:before="0" w:beforeAutospacing="0" w:after="0" w:afterAutospacing="0" w:line="360" w:lineRule="auto"/>
                  <w:jc w:val="both"/>
                </w:pPr>
              </w:pPrChange>
            </w:pPr>
            <w:ins w:id="4239" w:author="Samylla Oliveira" w:date="2020-08-03T11:17:00Z">
              <w:r w:rsidRPr="00AA51CA">
                <w:rPr>
                  <w:color w:val="2E2E2E"/>
                  <w:sz w:val="20"/>
                  <w:szCs w:val="20"/>
                  <w:rPrChange w:id="4240" w:author="Samylla Oliveira" w:date="2020-08-26T11:41:00Z">
                    <w:rPr>
                      <w:color w:val="2E2E2E"/>
                    </w:rPr>
                  </w:rPrChange>
                </w:rPr>
                <w:t>controle</w:t>
              </w:r>
            </w:ins>
          </w:p>
        </w:tc>
        <w:tc>
          <w:tcPr>
            <w:tcW w:w="2126" w:type="dxa"/>
            <w:vMerge w:val="restart"/>
            <w:vAlign w:val="center"/>
            <w:tcPrChange w:id="4241" w:author="Samylla Oliveira" w:date="2020-08-26T11:44:00Z">
              <w:tcPr>
                <w:tcW w:w="1953" w:type="dxa"/>
                <w:vMerge w:val="restart"/>
                <w:vAlign w:val="center"/>
              </w:tcPr>
            </w:tcPrChange>
          </w:tcPr>
          <w:p w14:paraId="2DC78B3E" w14:textId="2C5B6532" w:rsidR="00DF01ED" w:rsidRPr="00AA51CA" w:rsidRDefault="00DF01ED">
            <w:pPr>
              <w:pStyle w:val="NormalWeb"/>
              <w:spacing w:before="0" w:beforeAutospacing="0" w:after="0" w:afterAutospacing="0" w:line="360" w:lineRule="auto"/>
              <w:jc w:val="center"/>
              <w:rPr>
                <w:ins w:id="4242" w:author="Samylla Oliveira" w:date="2020-08-03T11:08:00Z"/>
                <w:color w:val="2E2E2E"/>
                <w:sz w:val="20"/>
                <w:szCs w:val="20"/>
                <w:rPrChange w:id="4243" w:author="Samylla Oliveira" w:date="2020-08-26T11:41:00Z">
                  <w:rPr>
                    <w:ins w:id="4244" w:author="Samylla Oliveira" w:date="2020-08-03T11:08:00Z"/>
                    <w:color w:val="2E2E2E"/>
                  </w:rPr>
                </w:rPrChange>
              </w:rPr>
              <w:pPrChange w:id="4245" w:author="Samylla Oliveira" w:date="2020-08-26T11:44:00Z">
                <w:pPr>
                  <w:pStyle w:val="NormalWeb"/>
                  <w:spacing w:before="0" w:beforeAutospacing="0" w:after="0" w:afterAutospacing="0" w:line="360" w:lineRule="auto"/>
                  <w:jc w:val="both"/>
                </w:pPr>
              </w:pPrChange>
            </w:pPr>
            <w:ins w:id="4246" w:author="Samylla Oliveira" w:date="2020-08-03T11:19:00Z">
              <w:r w:rsidRPr="00AA51CA">
                <w:rPr>
                  <w:i/>
                  <w:color w:val="000000"/>
                  <w:sz w:val="20"/>
                  <w:szCs w:val="20"/>
                  <w:rPrChange w:id="4247" w:author="Samylla Oliveira" w:date="2020-08-26T11:41:00Z">
                    <w:rPr>
                      <w:i/>
                      <w:color w:val="000000"/>
                    </w:rPr>
                  </w:rPrChange>
                </w:rPr>
                <w:t>Dolichospermum sp</w:t>
              </w:r>
            </w:ins>
          </w:p>
        </w:tc>
        <w:tc>
          <w:tcPr>
            <w:tcW w:w="851" w:type="dxa"/>
            <w:vAlign w:val="center"/>
            <w:tcPrChange w:id="4248" w:author="Samylla Oliveira" w:date="2020-08-26T11:44:00Z">
              <w:tcPr>
                <w:tcW w:w="558" w:type="dxa"/>
                <w:vAlign w:val="center"/>
              </w:tcPr>
            </w:tcPrChange>
          </w:tcPr>
          <w:p w14:paraId="5B358A1C" w14:textId="494607E1" w:rsidR="00DF01ED" w:rsidRPr="00AA51CA" w:rsidRDefault="00DF01ED">
            <w:pPr>
              <w:pStyle w:val="NormalWeb"/>
              <w:spacing w:before="0" w:beforeAutospacing="0" w:after="0" w:afterAutospacing="0" w:line="360" w:lineRule="auto"/>
              <w:jc w:val="center"/>
              <w:rPr>
                <w:ins w:id="4249" w:author="Samylla Oliveira" w:date="2020-08-03T11:08:00Z"/>
                <w:color w:val="2E2E2E"/>
                <w:sz w:val="20"/>
                <w:szCs w:val="20"/>
                <w:rPrChange w:id="4250" w:author="Samylla Oliveira" w:date="2020-08-26T11:41:00Z">
                  <w:rPr>
                    <w:ins w:id="4251" w:author="Samylla Oliveira" w:date="2020-08-03T11:08:00Z"/>
                    <w:color w:val="2E2E2E"/>
                  </w:rPr>
                </w:rPrChange>
              </w:rPr>
              <w:pPrChange w:id="4252" w:author="Samylla Oliveira" w:date="2020-08-26T11:44:00Z">
                <w:pPr>
                  <w:pStyle w:val="NormalWeb"/>
                  <w:spacing w:before="0" w:beforeAutospacing="0" w:after="0" w:afterAutospacing="0" w:line="360" w:lineRule="auto"/>
                  <w:jc w:val="both"/>
                </w:pPr>
              </w:pPrChange>
            </w:pPr>
            <w:ins w:id="4253" w:author="Samylla Oliveira" w:date="2020-08-03T11:19:00Z">
              <w:r w:rsidRPr="00AA51CA">
                <w:rPr>
                  <w:color w:val="2E2E2E"/>
                  <w:sz w:val="20"/>
                  <w:szCs w:val="20"/>
                  <w:rPrChange w:id="4254" w:author="Samylla Oliveira" w:date="2020-08-26T11:41:00Z">
                    <w:rPr>
                      <w:color w:val="2E2E2E"/>
                    </w:rPr>
                  </w:rPrChange>
                </w:rPr>
                <w:t>1</w:t>
              </w:r>
            </w:ins>
          </w:p>
        </w:tc>
        <w:tc>
          <w:tcPr>
            <w:tcW w:w="1040" w:type="dxa"/>
            <w:vAlign w:val="center"/>
            <w:tcPrChange w:id="4255" w:author="Samylla Oliveira" w:date="2020-08-26T11:44:00Z">
              <w:tcPr>
                <w:tcW w:w="852" w:type="dxa"/>
                <w:vAlign w:val="center"/>
              </w:tcPr>
            </w:tcPrChange>
          </w:tcPr>
          <w:p w14:paraId="3000440B" w14:textId="1EA91EFA" w:rsidR="00DF01ED" w:rsidRPr="00AA51CA" w:rsidRDefault="00DF01ED">
            <w:pPr>
              <w:pStyle w:val="NormalWeb"/>
              <w:spacing w:before="0" w:beforeAutospacing="0" w:after="0" w:afterAutospacing="0" w:line="360" w:lineRule="auto"/>
              <w:jc w:val="center"/>
              <w:rPr>
                <w:ins w:id="4256" w:author="Samylla Oliveira" w:date="2020-08-03T11:08:00Z"/>
                <w:color w:val="2E2E2E"/>
                <w:sz w:val="20"/>
                <w:szCs w:val="20"/>
                <w:rPrChange w:id="4257" w:author="Samylla Oliveira" w:date="2020-08-26T11:41:00Z">
                  <w:rPr>
                    <w:ins w:id="4258" w:author="Samylla Oliveira" w:date="2020-08-03T11:08:00Z"/>
                    <w:color w:val="2E2E2E"/>
                  </w:rPr>
                </w:rPrChange>
              </w:rPr>
              <w:pPrChange w:id="4259" w:author="Samylla Oliveira" w:date="2020-08-26T11:44:00Z">
                <w:pPr>
                  <w:pStyle w:val="NormalWeb"/>
                  <w:spacing w:before="0" w:beforeAutospacing="0" w:after="0" w:afterAutospacing="0" w:line="360" w:lineRule="auto"/>
                  <w:jc w:val="both"/>
                </w:pPr>
              </w:pPrChange>
            </w:pPr>
            <w:ins w:id="4260" w:author="Samylla Oliveira" w:date="2020-08-03T11:19:00Z">
              <w:r w:rsidRPr="00AA51CA">
                <w:rPr>
                  <w:color w:val="2E2E2E"/>
                  <w:sz w:val="20"/>
                  <w:szCs w:val="20"/>
                  <w:rPrChange w:id="4261" w:author="Samylla Oliveira" w:date="2020-08-26T11:41:00Z">
                    <w:rPr>
                      <w:color w:val="2E2E2E"/>
                    </w:rPr>
                  </w:rPrChange>
                </w:rPr>
                <w:t>0,39</w:t>
              </w:r>
            </w:ins>
          </w:p>
        </w:tc>
        <w:tc>
          <w:tcPr>
            <w:tcW w:w="766" w:type="dxa"/>
            <w:vAlign w:val="center"/>
            <w:tcPrChange w:id="4262" w:author="Samylla Oliveira" w:date="2020-08-26T11:44:00Z">
              <w:tcPr>
                <w:tcW w:w="756" w:type="dxa"/>
                <w:vAlign w:val="center"/>
              </w:tcPr>
            </w:tcPrChange>
          </w:tcPr>
          <w:p w14:paraId="153F14BE" w14:textId="5916274C" w:rsidR="00DF01ED" w:rsidRPr="00AA51CA" w:rsidRDefault="00DF01ED">
            <w:pPr>
              <w:pStyle w:val="NormalWeb"/>
              <w:spacing w:before="0" w:beforeAutospacing="0" w:after="0" w:afterAutospacing="0" w:line="360" w:lineRule="auto"/>
              <w:jc w:val="center"/>
              <w:rPr>
                <w:ins w:id="4263" w:author="Samylla Oliveira" w:date="2020-08-03T11:08:00Z"/>
                <w:color w:val="2E2E2E"/>
                <w:sz w:val="20"/>
                <w:szCs w:val="20"/>
                <w:rPrChange w:id="4264" w:author="Samylla Oliveira" w:date="2020-08-26T11:41:00Z">
                  <w:rPr>
                    <w:ins w:id="4265" w:author="Samylla Oliveira" w:date="2020-08-03T11:08:00Z"/>
                    <w:color w:val="2E2E2E"/>
                  </w:rPr>
                </w:rPrChange>
              </w:rPr>
              <w:pPrChange w:id="4266" w:author="Samylla Oliveira" w:date="2020-08-26T11:44:00Z">
                <w:pPr>
                  <w:pStyle w:val="NormalWeb"/>
                  <w:spacing w:before="0" w:beforeAutospacing="0" w:after="0" w:afterAutospacing="0" w:line="360" w:lineRule="auto"/>
                  <w:jc w:val="both"/>
                </w:pPr>
              </w:pPrChange>
            </w:pPr>
            <w:ins w:id="4267" w:author="Samylla Oliveira" w:date="2020-08-03T11:19:00Z">
              <w:r w:rsidRPr="00AA51CA">
                <w:rPr>
                  <w:color w:val="2E2E2E"/>
                  <w:sz w:val="20"/>
                  <w:szCs w:val="20"/>
                  <w:rPrChange w:id="4268" w:author="Samylla Oliveira" w:date="2020-08-26T11:41:00Z">
                    <w:rPr>
                      <w:color w:val="2E2E2E"/>
                    </w:rPr>
                  </w:rPrChange>
                </w:rPr>
                <w:t>0,015</w:t>
              </w:r>
            </w:ins>
          </w:p>
        </w:tc>
        <w:tc>
          <w:tcPr>
            <w:tcW w:w="766" w:type="dxa"/>
            <w:vAlign w:val="center"/>
            <w:tcPrChange w:id="4269" w:author="Samylla Oliveira" w:date="2020-08-26T11:44:00Z">
              <w:tcPr>
                <w:tcW w:w="734" w:type="dxa"/>
                <w:vAlign w:val="center"/>
              </w:tcPr>
            </w:tcPrChange>
          </w:tcPr>
          <w:p w14:paraId="300B8016" w14:textId="41EE7D94" w:rsidR="00DF01ED" w:rsidRPr="00AA51CA" w:rsidRDefault="00DF01ED">
            <w:pPr>
              <w:pStyle w:val="NormalWeb"/>
              <w:spacing w:before="0" w:beforeAutospacing="0" w:after="0" w:afterAutospacing="0" w:line="360" w:lineRule="auto"/>
              <w:jc w:val="center"/>
              <w:rPr>
                <w:ins w:id="4270" w:author="Samylla Oliveira" w:date="2020-08-03T11:08:00Z"/>
                <w:color w:val="2E2E2E"/>
                <w:sz w:val="20"/>
                <w:szCs w:val="20"/>
                <w:rPrChange w:id="4271" w:author="Samylla Oliveira" w:date="2020-08-26T11:41:00Z">
                  <w:rPr>
                    <w:ins w:id="4272" w:author="Samylla Oliveira" w:date="2020-08-03T11:08:00Z"/>
                    <w:color w:val="2E2E2E"/>
                  </w:rPr>
                </w:rPrChange>
              </w:rPr>
              <w:pPrChange w:id="4273" w:author="Samylla Oliveira" w:date="2020-08-26T11:44:00Z">
                <w:pPr>
                  <w:pStyle w:val="NormalWeb"/>
                  <w:spacing w:before="0" w:beforeAutospacing="0" w:after="0" w:afterAutospacing="0" w:line="360" w:lineRule="auto"/>
                  <w:jc w:val="both"/>
                </w:pPr>
              </w:pPrChange>
            </w:pPr>
            <w:ins w:id="4274" w:author="Samylla Oliveira" w:date="2020-08-03T11:19:00Z">
              <w:r w:rsidRPr="00AA51CA">
                <w:rPr>
                  <w:color w:val="2E2E2E"/>
                  <w:sz w:val="20"/>
                  <w:szCs w:val="20"/>
                  <w:rPrChange w:id="4275" w:author="Samylla Oliveira" w:date="2020-08-26T11:41:00Z">
                    <w:rPr>
                      <w:color w:val="2E2E2E"/>
                    </w:rPr>
                  </w:rPrChange>
                </w:rPr>
                <w:t>1</w:t>
              </w:r>
            </w:ins>
          </w:p>
        </w:tc>
        <w:tc>
          <w:tcPr>
            <w:tcW w:w="766" w:type="dxa"/>
            <w:vAlign w:val="center"/>
            <w:tcPrChange w:id="4276" w:author="Samylla Oliveira" w:date="2020-08-26T11:44:00Z">
              <w:tcPr>
                <w:tcW w:w="736" w:type="dxa"/>
                <w:vAlign w:val="center"/>
              </w:tcPr>
            </w:tcPrChange>
          </w:tcPr>
          <w:p w14:paraId="443D9546" w14:textId="755470FA" w:rsidR="00DF01ED" w:rsidRPr="00AA51CA" w:rsidRDefault="00DF01ED">
            <w:pPr>
              <w:pStyle w:val="NormalWeb"/>
              <w:spacing w:before="0" w:beforeAutospacing="0" w:after="0" w:afterAutospacing="0" w:line="360" w:lineRule="auto"/>
              <w:jc w:val="center"/>
              <w:rPr>
                <w:ins w:id="4277" w:author="Samylla Oliveira" w:date="2020-08-03T11:08:00Z"/>
                <w:color w:val="2E2E2E"/>
                <w:sz w:val="20"/>
                <w:szCs w:val="20"/>
                <w:rPrChange w:id="4278" w:author="Samylla Oliveira" w:date="2020-08-26T11:41:00Z">
                  <w:rPr>
                    <w:ins w:id="4279" w:author="Samylla Oliveira" w:date="2020-08-03T11:08:00Z"/>
                    <w:color w:val="2E2E2E"/>
                  </w:rPr>
                </w:rPrChange>
              </w:rPr>
              <w:pPrChange w:id="4280" w:author="Samylla Oliveira" w:date="2020-08-26T11:44:00Z">
                <w:pPr>
                  <w:pStyle w:val="NormalWeb"/>
                  <w:spacing w:before="0" w:beforeAutospacing="0" w:after="0" w:afterAutospacing="0" w:line="360" w:lineRule="auto"/>
                  <w:jc w:val="both"/>
                </w:pPr>
              </w:pPrChange>
            </w:pPr>
            <w:ins w:id="4281" w:author="Samylla Oliveira" w:date="2020-08-03T11:19:00Z">
              <w:r w:rsidRPr="00AA51CA">
                <w:rPr>
                  <w:color w:val="2E2E2E"/>
                  <w:sz w:val="20"/>
                  <w:szCs w:val="20"/>
                  <w:rPrChange w:id="4282" w:author="Samylla Oliveira" w:date="2020-08-26T11:41:00Z">
                    <w:rPr>
                      <w:color w:val="2E2E2E"/>
                    </w:rPr>
                  </w:rPrChange>
                </w:rPr>
                <w:t>1</w:t>
              </w:r>
            </w:ins>
          </w:p>
        </w:tc>
        <w:tc>
          <w:tcPr>
            <w:tcW w:w="766" w:type="dxa"/>
            <w:vAlign w:val="center"/>
            <w:tcPrChange w:id="4283" w:author="Samylla Oliveira" w:date="2020-08-26T11:44:00Z">
              <w:tcPr>
                <w:tcW w:w="756" w:type="dxa"/>
                <w:vAlign w:val="center"/>
              </w:tcPr>
            </w:tcPrChange>
          </w:tcPr>
          <w:p w14:paraId="09946AA3" w14:textId="437F1B55" w:rsidR="00DF01ED" w:rsidRPr="00AA51CA" w:rsidRDefault="00DF01ED">
            <w:pPr>
              <w:pStyle w:val="NormalWeb"/>
              <w:spacing w:before="0" w:beforeAutospacing="0" w:after="0" w:afterAutospacing="0" w:line="360" w:lineRule="auto"/>
              <w:jc w:val="center"/>
              <w:rPr>
                <w:ins w:id="4284" w:author="Samylla Oliveira" w:date="2020-08-03T11:08:00Z"/>
                <w:color w:val="2E2E2E"/>
                <w:sz w:val="20"/>
                <w:szCs w:val="20"/>
                <w:rPrChange w:id="4285" w:author="Samylla Oliveira" w:date="2020-08-26T11:41:00Z">
                  <w:rPr>
                    <w:ins w:id="4286" w:author="Samylla Oliveira" w:date="2020-08-03T11:08:00Z"/>
                    <w:color w:val="2E2E2E"/>
                  </w:rPr>
                </w:rPrChange>
              </w:rPr>
              <w:pPrChange w:id="4287" w:author="Samylla Oliveira" w:date="2020-08-26T11:44:00Z">
                <w:pPr>
                  <w:pStyle w:val="NormalWeb"/>
                  <w:spacing w:before="0" w:beforeAutospacing="0" w:after="0" w:afterAutospacing="0" w:line="360" w:lineRule="auto"/>
                  <w:jc w:val="both"/>
                </w:pPr>
              </w:pPrChange>
            </w:pPr>
            <w:ins w:id="4288" w:author="Samylla Oliveira" w:date="2020-08-03T11:19:00Z">
              <w:r w:rsidRPr="00AA51CA">
                <w:rPr>
                  <w:color w:val="2E2E2E"/>
                  <w:sz w:val="20"/>
                  <w:szCs w:val="20"/>
                  <w:rPrChange w:id="4289" w:author="Samylla Oliveira" w:date="2020-08-26T11:41:00Z">
                    <w:rPr>
                      <w:color w:val="2E2E2E"/>
                    </w:rPr>
                  </w:rPrChange>
                </w:rPr>
                <w:t>0,177</w:t>
              </w:r>
            </w:ins>
          </w:p>
        </w:tc>
      </w:tr>
      <w:tr w:rsidR="00C51777" w14:paraId="4079A7D8" w14:textId="77777777" w:rsidTr="00AA51CA">
        <w:trPr>
          <w:ins w:id="4290" w:author="Samylla Oliveira" w:date="2020-08-03T11:08:00Z"/>
        </w:trPr>
        <w:tc>
          <w:tcPr>
            <w:tcW w:w="1413" w:type="dxa"/>
            <w:vAlign w:val="center"/>
            <w:tcPrChange w:id="4291" w:author="Samylla Oliveira" w:date="2020-08-26T11:44:00Z">
              <w:tcPr>
                <w:tcW w:w="2149" w:type="dxa"/>
                <w:vAlign w:val="center"/>
              </w:tcPr>
            </w:tcPrChange>
          </w:tcPr>
          <w:p w14:paraId="7EF6608A" w14:textId="77777777" w:rsidR="00D725B4" w:rsidRPr="00AA51CA" w:rsidRDefault="00DF01ED">
            <w:pPr>
              <w:pStyle w:val="NormalWeb"/>
              <w:spacing w:before="0" w:beforeAutospacing="0" w:after="0" w:afterAutospacing="0" w:line="360" w:lineRule="auto"/>
              <w:jc w:val="center"/>
              <w:rPr>
                <w:ins w:id="4292" w:author="Samylla Oliveira" w:date="2020-08-26T11:39:00Z"/>
                <w:color w:val="2E2E2E"/>
                <w:sz w:val="20"/>
                <w:szCs w:val="20"/>
                <w:rPrChange w:id="4293" w:author="Samylla Oliveira" w:date="2020-08-26T11:41:00Z">
                  <w:rPr>
                    <w:ins w:id="4294" w:author="Samylla Oliveira" w:date="2020-08-26T11:39:00Z"/>
                    <w:color w:val="2E2E2E"/>
                  </w:rPr>
                </w:rPrChange>
              </w:rPr>
              <w:pPrChange w:id="4295" w:author="Samylla Oliveira" w:date="2020-08-26T11:44:00Z">
                <w:pPr>
                  <w:pStyle w:val="NormalWeb"/>
                  <w:spacing w:before="0" w:beforeAutospacing="0" w:after="0" w:afterAutospacing="0" w:line="360" w:lineRule="auto"/>
                  <w:jc w:val="both"/>
                </w:pPr>
              </w:pPrChange>
            </w:pPr>
            <w:ins w:id="4296" w:author="Samylla Oliveira" w:date="2020-08-03T11:17:00Z">
              <w:r w:rsidRPr="00AA51CA">
                <w:rPr>
                  <w:color w:val="2E2E2E"/>
                  <w:sz w:val="20"/>
                  <w:szCs w:val="20"/>
                  <w:rPrChange w:id="4297" w:author="Samylla Oliveira" w:date="2020-08-26T11:41:00Z">
                    <w:rPr>
                      <w:color w:val="2E2E2E"/>
                    </w:rPr>
                  </w:rPrChange>
                </w:rPr>
                <w:t>Controle/</w:t>
              </w:r>
            </w:ins>
          </w:p>
          <w:p w14:paraId="6D642923" w14:textId="35CFC647" w:rsidR="00DF01ED" w:rsidRPr="00AA51CA" w:rsidRDefault="00DF01ED">
            <w:pPr>
              <w:pStyle w:val="NormalWeb"/>
              <w:spacing w:before="0" w:beforeAutospacing="0" w:after="0" w:afterAutospacing="0" w:line="360" w:lineRule="auto"/>
              <w:jc w:val="center"/>
              <w:rPr>
                <w:ins w:id="4298" w:author="Samylla Oliveira" w:date="2020-08-03T11:10:00Z"/>
                <w:color w:val="2E2E2E"/>
                <w:sz w:val="20"/>
                <w:szCs w:val="20"/>
                <w:rPrChange w:id="4299" w:author="Samylla Oliveira" w:date="2020-08-26T11:41:00Z">
                  <w:rPr>
                    <w:ins w:id="4300" w:author="Samylla Oliveira" w:date="2020-08-03T11:10:00Z"/>
                    <w:color w:val="2E2E2E"/>
                  </w:rPr>
                </w:rPrChange>
              </w:rPr>
              <w:pPrChange w:id="4301" w:author="Samylla Oliveira" w:date="2020-08-26T11:44:00Z">
                <w:pPr>
                  <w:pStyle w:val="NormalWeb"/>
                  <w:spacing w:before="0" w:beforeAutospacing="0" w:after="0" w:afterAutospacing="0" w:line="360" w:lineRule="auto"/>
                  <w:jc w:val="both"/>
                </w:pPr>
              </w:pPrChange>
            </w:pPr>
            <w:ins w:id="4302" w:author="Samylla Oliveira" w:date="2020-08-03T11:17:00Z">
              <w:r w:rsidRPr="00AA51CA">
                <w:rPr>
                  <w:color w:val="2E2E2E"/>
                  <w:sz w:val="20"/>
                  <w:szCs w:val="20"/>
                  <w:rPrChange w:id="4303" w:author="Samylla Oliveira" w:date="2020-08-26T11:41:00Z">
                    <w:rPr>
                      <w:color w:val="2E2E2E"/>
                    </w:rPr>
                  </w:rPrChange>
                </w:rPr>
                <w:t>tratamento</w:t>
              </w:r>
            </w:ins>
          </w:p>
        </w:tc>
        <w:tc>
          <w:tcPr>
            <w:tcW w:w="2126" w:type="dxa"/>
            <w:vMerge/>
            <w:vAlign w:val="center"/>
            <w:tcPrChange w:id="4304" w:author="Samylla Oliveira" w:date="2020-08-26T11:44:00Z">
              <w:tcPr>
                <w:tcW w:w="1953" w:type="dxa"/>
                <w:vMerge/>
                <w:vAlign w:val="center"/>
              </w:tcPr>
            </w:tcPrChange>
          </w:tcPr>
          <w:p w14:paraId="269DA3F3" w14:textId="7B1EF32E" w:rsidR="00DF01ED" w:rsidRPr="00AA51CA" w:rsidRDefault="00DF01ED">
            <w:pPr>
              <w:pStyle w:val="NormalWeb"/>
              <w:spacing w:before="0" w:beforeAutospacing="0" w:after="0" w:afterAutospacing="0" w:line="360" w:lineRule="auto"/>
              <w:jc w:val="center"/>
              <w:rPr>
                <w:ins w:id="4305" w:author="Samylla Oliveira" w:date="2020-08-03T11:08:00Z"/>
                <w:color w:val="2E2E2E"/>
                <w:sz w:val="20"/>
                <w:szCs w:val="20"/>
                <w:rPrChange w:id="4306" w:author="Samylla Oliveira" w:date="2020-08-26T11:41:00Z">
                  <w:rPr>
                    <w:ins w:id="4307" w:author="Samylla Oliveira" w:date="2020-08-03T11:08:00Z"/>
                    <w:color w:val="2E2E2E"/>
                  </w:rPr>
                </w:rPrChange>
              </w:rPr>
              <w:pPrChange w:id="4308" w:author="Samylla Oliveira" w:date="2020-08-26T11:44:00Z">
                <w:pPr>
                  <w:pStyle w:val="NormalWeb"/>
                  <w:spacing w:before="0" w:beforeAutospacing="0" w:after="0" w:afterAutospacing="0" w:line="360" w:lineRule="auto"/>
                  <w:jc w:val="both"/>
                </w:pPr>
              </w:pPrChange>
            </w:pPr>
          </w:p>
        </w:tc>
        <w:tc>
          <w:tcPr>
            <w:tcW w:w="851" w:type="dxa"/>
            <w:vAlign w:val="center"/>
            <w:tcPrChange w:id="4309" w:author="Samylla Oliveira" w:date="2020-08-26T11:44:00Z">
              <w:tcPr>
                <w:tcW w:w="558" w:type="dxa"/>
                <w:vAlign w:val="center"/>
              </w:tcPr>
            </w:tcPrChange>
          </w:tcPr>
          <w:p w14:paraId="08A7780C" w14:textId="7E487719" w:rsidR="00DF01ED" w:rsidRPr="00AA51CA" w:rsidRDefault="00DF01ED">
            <w:pPr>
              <w:pStyle w:val="NormalWeb"/>
              <w:spacing w:before="0" w:beforeAutospacing="0" w:after="0" w:afterAutospacing="0" w:line="360" w:lineRule="auto"/>
              <w:jc w:val="center"/>
              <w:rPr>
                <w:ins w:id="4310" w:author="Samylla Oliveira" w:date="2020-08-03T11:08:00Z"/>
                <w:color w:val="2E2E2E"/>
                <w:sz w:val="20"/>
                <w:szCs w:val="20"/>
                <w:rPrChange w:id="4311" w:author="Samylla Oliveira" w:date="2020-08-26T11:41:00Z">
                  <w:rPr>
                    <w:ins w:id="4312" w:author="Samylla Oliveira" w:date="2020-08-03T11:08:00Z"/>
                    <w:color w:val="2E2E2E"/>
                  </w:rPr>
                </w:rPrChange>
              </w:rPr>
              <w:pPrChange w:id="4313" w:author="Samylla Oliveira" w:date="2020-08-26T11:44:00Z">
                <w:pPr>
                  <w:pStyle w:val="NormalWeb"/>
                  <w:spacing w:before="0" w:beforeAutospacing="0" w:after="0" w:afterAutospacing="0" w:line="360" w:lineRule="auto"/>
                  <w:jc w:val="both"/>
                </w:pPr>
              </w:pPrChange>
            </w:pPr>
            <w:ins w:id="4314" w:author="Samylla Oliveira" w:date="2020-08-03T11:19:00Z">
              <w:r w:rsidRPr="00AA51CA">
                <w:rPr>
                  <w:color w:val="2E2E2E"/>
                  <w:sz w:val="20"/>
                  <w:szCs w:val="20"/>
                  <w:rPrChange w:id="4315" w:author="Samylla Oliveira" w:date="2020-08-26T11:41:00Z">
                    <w:rPr>
                      <w:color w:val="2E2E2E"/>
                    </w:rPr>
                  </w:rPrChange>
                </w:rPr>
                <w:t>1</w:t>
              </w:r>
            </w:ins>
          </w:p>
        </w:tc>
        <w:tc>
          <w:tcPr>
            <w:tcW w:w="1040" w:type="dxa"/>
            <w:vAlign w:val="center"/>
            <w:tcPrChange w:id="4316" w:author="Samylla Oliveira" w:date="2020-08-26T11:44:00Z">
              <w:tcPr>
                <w:tcW w:w="852" w:type="dxa"/>
                <w:vAlign w:val="center"/>
              </w:tcPr>
            </w:tcPrChange>
          </w:tcPr>
          <w:p w14:paraId="1BB524E0" w14:textId="208C76BF" w:rsidR="00DF01ED" w:rsidRPr="00AA51CA" w:rsidRDefault="00DF01ED">
            <w:pPr>
              <w:pStyle w:val="NormalWeb"/>
              <w:spacing w:before="0" w:beforeAutospacing="0" w:after="0" w:afterAutospacing="0" w:line="360" w:lineRule="auto"/>
              <w:jc w:val="center"/>
              <w:rPr>
                <w:ins w:id="4317" w:author="Samylla Oliveira" w:date="2020-08-03T11:08:00Z"/>
                <w:color w:val="2E2E2E"/>
                <w:sz w:val="20"/>
                <w:szCs w:val="20"/>
                <w:rPrChange w:id="4318" w:author="Samylla Oliveira" w:date="2020-08-26T11:41:00Z">
                  <w:rPr>
                    <w:ins w:id="4319" w:author="Samylla Oliveira" w:date="2020-08-03T11:08:00Z"/>
                    <w:color w:val="2E2E2E"/>
                  </w:rPr>
                </w:rPrChange>
              </w:rPr>
              <w:pPrChange w:id="4320" w:author="Samylla Oliveira" w:date="2020-08-26T11:44:00Z">
                <w:pPr>
                  <w:pStyle w:val="NormalWeb"/>
                  <w:spacing w:before="0" w:beforeAutospacing="0" w:after="0" w:afterAutospacing="0" w:line="360" w:lineRule="auto"/>
                  <w:jc w:val="both"/>
                </w:pPr>
              </w:pPrChange>
            </w:pPr>
            <w:ins w:id="4321" w:author="Samylla Oliveira" w:date="2020-08-03T11:19:00Z">
              <w:r w:rsidRPr="00AA51CA">
                <w:rPr>
                  <w:color w:val="2E2E2E"/>
                  <w:sz w:val="20"/>
                  <w:szCs w:val="20"/>
                  <w:rPrChange w:id="4322" w:author="Samylla Oliveira" w:date="2020-08-26T11:41:00Z">
                    <w:rPr>
                      <w:color w:val="2E2E2E"/>
                    </w:rPr>
                  </w:rPrChange>
                </w:rPr>
                <w:t>&lt;</w:t>
              </w:r>
              <w:r w:rsidR="00F0529E" w:rsidRPr="00AA51CA">
                <w:rPr>
                  <w:color w:val="2E2E2E"/>
                  <w:sz w:val="20"/>
                  <w:szCs w:val="20"/>
                  <w:rPrChange w:id="4323" w:author="Samylla Oliveira" w:date="2020-08-26T11:41:00Z">
                    <w:rPr>
                      <w:color w:val="2E2E2E"/>
                    </w:rPr>
                  </w:rPrChange>
                </w:rPr>
                <w:t xml:space="preserve"> </w:t>
              </w:r>
              <w:r w:rsidRPr="00AA51CA">
                <w:rPr>
                  <w:color w:val="2E2E2E"/>
                  <w:sz w:val="20"/>
                  <w:szCs w:val="20"/>
                  <w:rPrChange w:id="4324" w:author="Samylla Oliveira" w:date="2020-08-26T11:41:00Z">
                    <w:rPr>
                      <w:color w:val="2E2E2E"/>
                    </w:rPr>
                  </w:rPrChange>
                </w:rPr>
                <w:t>2</w:t>
              </w:r>
            </w:ins>
            <w:ins w:id="4325" w:author="Samylla Oliveira" w:date="2020-08-03T11:25:00Z">
              <w:r w:rsidR="00F0529E" w:rsidRPr="00AA51CA">
                <w:rPr>
                  <w:color w:val="2E2E2E"/>
                  <w:sz w:val="20"/>
                  <w:szCs w:val="20"/>
                  <w:rPrChange w:id="4326" w:author="Samylla Oliveira" w:date="2020-08-26T11:41:00Z">
                    <w:rPr>
                      <w:color w:val="2E2E2E"/>
                    </w:rPr>
                  </w:rPrChange>
                </w:rPr>
                <w:t xml:space="preserve"> x</w:t>
              </w:r>
            </w:ins>
            <w:ins w:id="4327" w:author="Samylla Oliveira" w:date="2020-08-26T11:42:00Z">
              <w:r w:rsidR="00AA51CA">
                <w:rPr>
                  <w:color w:val="2E2E2E"/>
                  <w:sz w:val="20"/>
                  <w:szCs w:val="20"/>
                </w:rPr>
                <w:t xml:space="preserve"> </w:t>
              </w:r>
            </w:ins>
            <w:ins w:id="4328" w:author="Samylla Oliveira" w:date="2020-08-03T11:19:00Z">
              <w:r w:rsidRPr="00AA51CA">
                <w:rPr>
                  <w:color w:val="2E2E2E"/>
                  <w:sz w:val="20"/>
                  <w:szCs w:val="20"/>
                  <w:rPrChange w:id="4329" w:author="Samylla Oliveira" w:date="2020-08-26T11:41:00Z">
                    <w:rPr>
                      <w:color w:val="2E2E2E"/>
                    </w:rPr>
                  </w:rPrChange>
                </w:rPr>
                <w:t>e</w:t>
              </w:r>
              <w:r w:rsidRPr="00AA51CA">
                <w:rPr>
                  <w:color w:val="2E2E2E"/>
                  <w:sz w:val="20"/>
                  <w:szCs w:val="20"/>
                  <w:vertAlign w:val="superscript"/>
                  <w:rPrChange w:id="4330" w:author="Samylla Oliveira" w:date="2020-08-26T11:41:00Z">
                    <w:rPr>
                      <w:color w:val="2E2E2E"/>
                      <w:vertAlign w:val="superscript"/>
                    </w:rPr>
                  </w:rPrChange>
                </w:rPr>
                <w:t>-16</w:t>
              </w:r>
            </w:ins>
          </w:p>
        </w:tc>
        <w:tc>
          <w:tcPr>
            <w:tcW w:w="766" w:type="dxa"/>
            <w:vAlign w:val="center"/>
            <w:tcPrChange w:id="4331" w:author="Samylla Oliveira" w:date="2020-08-26T11:44:00Z">
              <w:tcPr>
                <w:tcW w:w="756" w:type="dxa"/>
                <w:vAlign w:val="center"/>
              </w:tcPr>
            </w:tcPrChange>
          </w:tcPr>
          <w:p w14:paraId="0F5467EA" w14:textId="5BDD3920" w:rsidR="00DF01ED" w:rsidRPr="00AA51CA" w:rsidRDefault="00DF01ED">
            <w:pPr>
              <w:pStyle w:val="NormalWeb"/>
              <w:spacing w:before="0" w:beforeAutospacing="0" w:after="0" w:afterAutospacing="0" w:line="360" w:lineRule="auto"/>
              <w:jc w:val="center"/>
              <w:rPr>
                <w:ins w:id="4332" w:author="Samylla Oliveira" w:date="2020-08-03T11:08:00Z"/>
                <w:color w:val="2E2E2E"/>
                <w:sz w:val="20"/>
                <w:szCs w:val="20"/>
                <w:rPrChange w:id="4333" w:author="Samylla Oliveira" w:date="2020-08-26T11:41:00Z">
                  <w:rPr>
                    <w:ins w:id="4334" w:author="Samylla Oliveira" w:date="2020-08-03T11:08:00Z"/>
                    <w:color w:val="2E2E2E"/>
                  </w:rPr>
                </w:rPrChange>
              </w:rPr>
              <w:pPrChange w:id="4335" w:author="Samylla Oliveira" w:date="2020-08-26T11:44:00Z">
                <w:pPr>
                  <w:pStyle w:val="NormalWeb"/>
                  <w:spacing w:before="0" w:beforeAutospacing="0" w:after="0" w:afterAutospacing="0" w:line="360" w:lineRule="auto"/>
                  <w:jc w:val="both"/>
                </w:pPr>
              </w:pPrChange>
            </w:pPr>
            <w:ins w:id="4336" w:author="Samylla Oliveira" w:date="2020-08-03T11:19:00Z">
              <w:r w:rsidRPr="00AA51CA">
                <w:rPr>
                  <w:color w:val="2E2E2E"/>
                  <w:sz w:val="20"/>
                  <w:szCs w:val="20"/>
                  <w:rPrChange w:id="4337" w:author="Samylla Oliveira" w:date="2020-08-26T11:41:00Z">
                    <w:rPr>
                      <w:color w:val="2E2E2E"/>
                    </w:rPr>
                  </w:rPrChange>
                </w:rPr>
                <w:t>1</w:t>
              </w:r>
            </w:ins>
          </w:p>
        </w:tc>
        <w:tc>
          <w:tcPr>
            <w:tcW w:w="766" w:type="dxa"/>
            <w:vAlign w:val="center"/>
            <w:tcPrChange w:id="4338" w:author="Samylla Oliveira" w:date="2020-08-26T11:44:00Z">
              <w:tcPr>
                <w:tcW w:w="734" w:type="dxa"/>
                <w:vAlign w:val="center"/>
              </w:tcPr>
            </w:tcPrChange>
          </w:tcPr>
          <w:p w14:paraId="34233AE0" w14:textId="50E566FA" w:rsidR="00DF01ED" w:rsidRPr="00AA51CA" w:rsidRDefault="00DF01ED">
            <w:pPr>
              <w:pStyle w:val="NormalWeb"/>
              <w:spacing w:before="0" w:beforeAutospacing="0" w:after="0" w:afterAutospacing="0" w:line="360" w:lineRule="auto"/>
              <w:jc w:val="center"/>
              <w:rPr>
                <w:ins w:id="4339" w:author="Samylla Oliveira" w:date="2020-08-03T11:08:00Z"/>
                <w:color w:val="2E2E2E"/>
                <w:sz w:val="20"/>
                <w:szCs w:val="20"/>
                <w:rPrChange w:id="4340" w:author="Samylla Oliveira" w:date="2020-08-26T11:41:00Z">
                  <w:rPr>
                    <w:ins w:id="4341" w:author="Samylla Oliveira" w:date="2020-08-03T11:08:00Z"/>
                    <w:color w:val="2E2E2E"/>
                  </w:rPr>
                </w:rPrChange>
              </w:rPr>
              <w:pPrChange w:id="4342" w:author="Samylla Oliveira" w:date="2020-08-26T11:44:00Z">
                <w:pPr>
                  <w:pStyle w:val="NormalWeb"/>
                  <w:spacing w:before="0" w:beforeAutospacing="0" w:after="0" w:afterAutospacing="0" w:line="360" w:lineRule="auto"/>
                  <w:jc w:val="both"/>
                </w:pPr>
              </w:pPrChange>
            </w:pPr>
            <w:ins w:id="4343" w:author="Samylla Oliveira" w:date="2020-08-03T11:19:00Z">
              <w:r w:rsidRPr="00AA51CA">
                <w:rPr>
                  <w:color w:val="2E2E2E"/>
                  <w:sz w:val="20"/>
                  <w:szCs w:val="20"/>
                  <w:rPrChange w:id="4344" w:author="Samylla Oliveira" w:date="2020-08-26T11:41:00Z">
                    <w:rPr>
                      <w:color w:val="2E2E2E"/>
                    </w:rPr>
                  </w:rPrChange>
                </w:rPr>
                <w:t>1</w:t>
              </w:r>
            </w:ins>
          </w:p>
        </w:tc>
        <w:tc>
          <w:tcPr>
            <w:tcW w:w="766" w:type="dxa"/>
            <w:vAlign w:val="center"/>
            <w:tcPrChange w:id="4345" w:author="Samylla Oliveira" w:date="2020-08-26T11:44:00Z">
              <w:tcPr>
                <w:tcW w:w="736" w:type="dxa"/>
                <w:vAlign w:val="center"/>
              </w:tcPr>
            </w:tcPrChange>
          </w:tcPr>
          <w:p w14:paraId="46966610" w14:textId="0BAC634F" w:rsidR="00DF01ED" w:rsidRPr="00AA51CA" w:rsidRDefault="00DF01ED">
            <w:pPr>
              <w:pStyle w:val="NormalWeb"/>
              <w:spacing w:before="0" w:beforeAutospacing="0" w:after="0" w:afterAutospacing="0" w:line="360" w:lineRule="auto"/>
              <w:jc w:val="center"/>
              <w:rPr>
                <w:ins w:id="4346" w:author="Samylla Oliveira" w:date="2020-08-03T11:08:00Z"/>
                <w:color w:val="2E2E2E"/>
                <w:sz w:val="20"/>
                <w:szCs w:val="20"/>
                <w:rPrChange w:id="4347" w:author="Samylla Oliveira" w:date="2020-08-26T11:41:00Z">
                  <w:rPr>
                    <w:ins w:id="4348" w:author="Samylla Oliveira" w:date="2020-08-03T11:08:00Z"/>
                    <w:color w:val="2E2E2E"/>
                  </w:rPr>
                </w:rPrChange>
              </w:rPr>
              <w:pPrChange w:id="4349" w:author="Samylla Oliveira" w:date="2020-08-26T11:44:00Z">
                <w:pPr>
                  <w:pStyle w:val="NormalWeb"/>
                  <w:spacing w:before="0" w:beforeAutospacing="0" w:after="0" w:afterAutospacing="0" w:line="360" w:lineRule="auto"/>
                  <w:jc w:val="both"/>
                </w:pPr>
              </w:pPrChange>
            </w:pPr>
            <w:ins w:id="4350" w:author="Samylla Oliveira" w:date="2020-08-03T11:19:00Z">
              <w:r w:rsidRPr="00AA51CA">
                <w:rPr>
                  <w:color w:val="2E2E2E"/>
                  <w:sz w:val="20"/>
                  <w:szCs w:val="20"/>
                  <w:rPrChange w:id="4351" w:author="Samylla Oliveira" w:date="2020-08-26T11:41:00Z">
                    <w:rPr>
                      <w:color w:val="2E2E2E"/>
                    </w:rPr>
                  </w:rPrChange>
                </w:rPr>
                <w:t>0,38</w:t>
              </w:r>
            </w:ins>
          </w:p>
        </w:tc>
        <w:tc>
          <w:tcPr>
            <w:tcW w:w="766" w:type="dxa"/>
            <w:vAlign w:val="center"/>
            <w:tcPrChange w:id="4352" w:author="Samylla Oliveira" w:date="2020-08-26T11:44:00Z">
              <w:tcPr>
                <w:tcW w:w="756" w:type="dxa"/>
                <w:vAlign w:val="center"/>
              </w:tcPr>
            </w:tcPrChange>
          </w:tcPr>
          <w:p w14:paraId="12D6409E" w14:textId="6F6A830C" w:rsidR="00DF01ED" w:rsidRPr="00AA51CA" w:rsidRDefault="00DF01ED">
            <w:pPr>
              <w:pStyle w:val="NormalWeb"/>
              <w:spacing w:before="0" w:beforeAutospacing="0" w:after="0" w:afterAutospacing="0" w:line="360" w:lineRule="auto"/>
              <w:jc w:val="center"/>
              <w:rPr>
                <w:ins w:id="4353" w:author="Samylla Oliveira" w:date="2020-08-03T11:08:00Z"/>
                <w:color w:val="2E2E2E"/>
                <w:sz w:val="20"/>
                <w:szCs w:val="20"/>
                <w:rPrChange w:id="4354" w:author="Samylla Oliveira" w:date="2020-08-26T11:41:00Z">
                  <w:rPr>
                    <w:ins w:id="4355" w:author="Samylla Oliveira" w:date="2020-08-03T11:08:00Z"/>
                    <w:color w:val="2E2E2E"/>
                  </w:rPr>
                </w:rPrChange>
              </w:rPr>
              <w:pPrChange w:id="4356" w:author="Samylla Oliveira" w:date="2020-08-26T11:44:00Z">
                <w:pPr>
                  <w:pStyle w:val="NormalWeb"/>
                  <w:spacing w:before="0" w:beforeAutospacing="0" w:after="0" w:afterAutospacing="0" w:line="360" w:lineRule="auto"/>
                  <w:jc w:val="both"/>
                </w:pPr>
              </w:pPrChange>
            </w:pPr>
            <w:ins w:id="4357" w:author="Samylla Oliveira" w:date="2020-08-03T11:19:00Z">
              <w:r w:rsidRPr="00AA51CA">
                <w:rPr>
                  <w:color w:val="2E2E2E"/>
                  <w:sz w:val="20"/>
                  <w:szCs w:val="20"/>
                  <w:rPrChange w:id="4358" w:author="Samylla Oliveira" w:date="2020-08-26T11:41:00Z">
                    <w:rPr>
                      <w:color w:val="2E2E2E"/>
                    </w:rPr>
                  </w:rPrChange>
                </w:rPr>
                <w:t>0,953</w:t>
              </w:r>
            </w:ins>
          </w:p>
        </w:tc>
      </w:tr>
      <w:tr w:rsidR="00C51777" w14:paraId="01E56C80" w14:textId="77777777" w:rsidTr="00AA51CA">
        <w:trPr>
          <w:ins w:id="4359" w:author="Samylla Oliveira" w:date="2020-08-03T11:08:00Z"/>
        </w:trPr>
        <w:tc>
          <w:tcPr>
            <w:tcW w:w="1413" w:type="dxa"/>
            <w:vAlign w:val="center"/>
            <w:tcPrChange w:id="4360" w:author="Samylla Oliveira" w:date="2020-08-26T11:44:00Z">
              <w:tcPr>
                <w:tcW w:w="2149" w:type="dxa"/>
                <w:vAlign w:val="center"/>
              </w:tcPr>
            </w:tcPrChange>
          </w:tcPr>
          <w:p w14:paraId="5E2C9B7C" w14:textId="2C8D19E0" w:rsidR="00AA51CA" w:rsidRDefault="00DF01ED">
            <w:pPr>
              <w:pStyle w:val="NormalWeb"/>
              <w:spacing w:before="0" w:beforeAutospacing="0" w:after="0" w:afterAutospacing="0" w:line="360" w:lineRule="auto"/>
              <w:jc w:val="center"/>
              <w:rPr>
                <w:ins w:id="4361" w:author="Samylla Oliveira" w:date="2020-08-26T11:41:00Z"/>
                <w:color w:val="2E2E2E"/>
                <w:sz w:val="20"/>
                <w:szCs w:val="20"/>
              </w:rPr>
              <w:pPrChange w:id="4362" w:author="Samylla Oliveira" w:date="2020-08-26T11:44:00Z">
                <w:pPr>
                  <w:pStyle w:val="NormalWeb"/>
                  <w:spacing w:before="0" w:beforeAutospacing="0" w:after="0" w:afterAutospacing="0" w:line="360" w:lineRule="auto"/>
                  <w:jc w:val="both"/>
                </w:pPr>
              </w:pPrChange>
            </w:pPr>
            <w:ins w:id="4363" w:author="Samylla Oliveira" w:date="2020-08-03T11:18:00Z">
              <w:r w:rsidRPr="00AA51CA">
                <w:rPr>
                  <w:color w:val="2E2E2E"/>
                  <w:sz w:val="20"/>
                  <w:szCs w:val="20"/>
                  <w:rPrChange w:id="4364" w:author="Samylla Oliveira" w:date="2020-08-26T11:41:00Z">
                    <w:rPr>
                      <w:color w:val="2E2E2E"/>
                    </w:rPr>
                  </w:rPrChange>
                </w:rPr>
                <w:t>Água bruta/</w:t>
              </w:r>
            </w:ins>
          </w:p>
          <w:p w14:paraId="13553B77" w14:textId="3AD6D16A" w:rsidR="00DF01ED" w:rsidRPr="00AA51CA" w:rsidRDefault="00DF01ED">
            <w:pPr>
              <w:pStyle w:val="NormalWeb"/>
              <w:spacing w:before="0" w:beforeAutospacing="0" w:after="0" w:afterAutospacing="0" w:line="360" w:lineRule="auto"/>
              <w:jc w:val="center"/>
              <w:rPr>
                <w:ins w:id="4365" w:author="Samylla Oliveira" w:date="2020-08-03T11:10:00Z"/>
                <w:color w:val="2E2E2E"/>
                <w:sz w:val="20"/>
                <w:szCs w:val="20"/>
                <w:rPrChange w:id="4366" w:author="Samylla Oliveira" w:date="2020-08-26T11:41:00Z">
                  <w:rPr>
                    <w:ins w:id="4367" w:author="Samylla Oliveira" w:date="2020-08-03T11:10:00Z"/>
                    <w:color w:val="2E2E2E"/>
                  </w:rPr>
                </w:rPrChange>
              </w:rPr>
              <w:pPrChange w:id="4368" w:author="Samylla Oliveira" w:date="2020-08-26T11:44:00Z">
                <w:pPr>
                  <w:pStyle w:val="NormalWeb"/>
                  <w:spacing w:before="0" w:beforeAutospacing="0" w:after="0" w:afterAutospacing="0" w:line="360" w:lineRule="auto"/>
                  <w:jc w:val="both"/>
                </w:pPr>
              </w:pPrChange>
            </w:pPr>
            <w:ins w:id="4369" w:author="Samylla Oliveira" w:date="2020-08-03T11:18:00Z">
              <w:r w:rsidRPr="00AA51CA">
                <w:rPr>
                  <w:color w:val="2E2E2E"/>
                  <w:sz w:val="20"/>
                  <w:szCs w:val="20"/>
                  <w:rPrChange w:id="4370" w:author="Samylla Oliveira" w:date="2020-08-26T11:41:00Z">
                    <w:rPr>
                      <w:color w:val="2E2E2E"/>
                    </w:rPr>
                  </w:rPrChange>
                </w:rPr>
                <w:t>controle</w:t>
              </w:r>
            </w:ins>
          </w:p>
        </w:tc>
        <w:tc>
          <w:tcPr>
            <w:tcW w:w="2126" w:type="dxa"/>
            <w:vMerge w:val="restart"/>
            <w:vAlign w:val="center"/>
            <w:tcPrChange w:id="4371" w:author="Samylla Oliveira" w:date="2020-08-26T11:44:00Z">
              <w:tcPr>
                <w:tcW w:w="1953" w:type="dxa"/>
                <w:vMerge w:val="restart"/>
              </w:tcPr>
            </w:tcPrChange>
          </w:tcPr>
          <w:p w14:paraId="1628D706" w14:textId="1709A270" w:rsidR="00DF01ED" w:rsidRPr="00AA51CA" w:rsidRDefault="00DF01ED">
            <w:pPr>
              <w:pStyle w:val="NormalWeb"/>
              <w:spacing w:before="0" w:beforeAutospacing="0" w:after="0" w:afterAutospacing="0" w:line="360" w:lineRule="auto"/>
              <w:jc w:val="center"/>
              <w:rPr>
                <w:ins w:id="4372" w:author="Samylla Oliveira" w:date="2020-08-03T11:08:00Z"/>
                <w:color w:val="2E2E2E"/>
                <w:sz w:val="20"/>
                <w:szCs w:val="20"/>
                <w:rPrChange w:id="4373" w:author="Samylla Oliveira" w:date="2020-08-26T11:41:00Z">
                  <w:rPr>
                    <w:ins w:id="4374" w:author="Samylla Oliveira" w:date="2020-08-03T11:08:00Z"/>
                    <w:color w:val="2E2E2E"/>
                  </w:rPr>
                </w:rPrChange>
              </w:rPr>
              <w:pPrChange w:id="4375" w:author="Samylla Oliveira" w:date="2020-08-26T11:44:00Z">
                <w:pPr>
                  <w:pStyle w:val="NormalWeb"/>
                  <w:spacing w:before="0" w:beforeAutospacing="0" w:after="0" w:afterAutospacing="0" w:line="360" w:lineRule="auto"/>
                  <w:jc w:val="both"/>
                </w:pPr>
              </w:pPrChange>
            </w:pPr>
            <w:ins w:id="4376" w:author="Samylla Oliveira" w:date="2020-08-03T11:18:00Z">
              <w:r w:rsidRPr="00AA51CA">
                <w:rPr>
                  <w:i/>
                  <w:sz w:val="20"/>
                  <w:szCs w:val="20"/>
                  <w:rPrChange w:id="4377" w:author="Samylla Oliveira" w:date="2020-08-26T11:41:00Z">
                    <w:rPr>
                      <w:i/>
                    </w:rPr>
                  </w:rPrChange>
                </w:rPr>
                <w:t>Planktothrix agardhii</w:t>
              </w:r>
            </w:ins>
          </w:p>
        </w:tc>
        <w:tc>
          <w:tcPr>
            <w:tcW w:w="851" w:type="dxa"/>
            <w:vAlign w:val="center"/>
            <w:tcPrChange w:id="4378" w:author="Samylla Oliveira" w:date="2020-08-26T11:44:00Z">
              <w:tcPr>
                <w:tcW w:w="558" w:type="dxa"/>
              </w:tcPr>
            </w:tcPrChange>
          </w:tcPr>
          <w:p w14:paraId="37CDB495" w14:textId="0DD5510B" w:rsidR="00DF01ED" w:rsidRPr="00AA51CA" w:rsidRDefault="00F0529E">
            <w:pPr>
              <w:pStyle w:val="NormalWeb"/>
              <w:spacing w:before="0" w:beforeAutospacing="0" w:after="0" w:afterAutospacing="0" w:line="360" w:lineRule="auto"/>
              <w:jc w:val="center"/>
              <w:rPr>
                <w:ins w:id="4379" w:author="Samylla Oliveira" w:date="2020-08-03T11:08:00Z"/>
                <w:color w:val="2E2E2E"/>
                <w:sz w:val="20"/>
                <w:szCs w:val="20"/>
                <w:rPrChange w:id="4380" w:author="Samylla Oliveira" w:date="2020-08-26T11:41:00Z">
                  <w:rPr>
                    <w:ins w:id="4381" w:author="Samylla Oliveira" w:date="2020-08-03T11:08:00Z"/>
                    <w:color w:val="2E2E2E"/>
                  </w:rPr>
                </w:rPrChange>
              </w:rPr>
              <w:pPrChange w:id="4382" w:author="Samylla Oliveira" w:date="2020-08-26T11:44:00Z">
                <w:pPr>
                  <w:pStyle w:val="NormalWeb"/>
                  <w:spacing w:before="0" w:beforeAutospacing="0" w:after="0" w:afterAutospacing="0" w:line="360" w:lineRule="auto"/>
                  <w:jc w:val="both"/>
                </w:pPr>
              </w:pPrChange>
            </w:pPr>
            <w:ins w:id="4383" w:author="Samylla Oliveira" w:date="2020-08-03T11:26:00Z">
              <w:r w:rsidRPr="00AA51CA">
                <w:rPr>
                  <w:color w:val="2E2E2E"/>
                  <w:sz w:val="20"/>
                  <w:szCs w:val="20"/>
                  <w:rPrChange w:id="4384" w:author="Samylla Oliveira" w:date="2020-08-26T11:41:00Z">
                    <w:rPr>
                      <w:color w:val="2E2E2E"/>
                    </w:rPr>
                  </w:rPrChange>
                </w:rPr>
                <w:t>0,0015</w:t>
              </w:r>
            </w:ins>
          </w:p>
        </w:tc>
        <w:tc>
          <w:tcPr>
            <w:tcW w:w="1040" w:type="dxa"/>
            <w:vAlign w:val="center"/>
            <w:tcPrChange w:id="4385" w:author="Samylla Oliveira" w:date="2020-08-26T11:44:00Z">
              <w:tcPr>
                <w:tcW w:w="852" w:type="dxa"/>
              </w:tcPr>
            </w:tcPrChange>
          </w:tcPr>
          <w:p w14:paraId="699582D5" w14:textId="04B9438A" w:rsidR="00DF01ED" w:rsidRPr="00AA51CA" w:rsidRDefault="00F0529E">
            <w:pPr>
              <w:pStyle w:val="NormalWeb"/>
              <w:spacing w:before="0" w:beforeAutospacing="0" w:after="0" w:afterAutospacing="0" w:line="360" w:lineRule="auto"/>
              <w:jc w:val="center"/>
              <w:rPr>
                <w:ins w:id="4386" w:author="Samylla Oliveira" w:date="2020-08-03T11:08:00Z"/>
                <w:color w:val="2E2E2E"/>
                <w:sz w:val="20"/>
                <w:szCs w:val="20"/>
                <w:rPrChange w:id="4387" w:author="Samylla Oliveira" w:date="2020-08-26T11:41:00Z">
                  <w:rPr>
                    <w:ins w:id="4388" w:author="Samylla Oliveira" w:date="2020-08-03T11:08:00Z"/>
                    <w:color w:val="2E2E2E"/>
                  </w:rPr>
                </w:rPrChange>
              </w:rPr>
              <w:pPrChange w:id="4389" w:author="Samylla Oliveira" w:date="2020-08-26T11:44:00Z">
                <w:pPr>
                  <w:pStyle w:val="NormalWeb"/>
                  <w:spacing w:before="0" w:beforeAutospacing="0" w:after="0" w:afterAutospacing="0" w:line="360" w:lineRule="auto"/>
                  <w:jc w:val="both"/>
                </w:pPr>
              </w:pPrChange>
            </w:pPr>
            <w:ins w:id="4390" w:author="Samylla Oliveira" w:date="2020-08-03T11:27:00Z">
              <w:r w:rsidRPr="00AA51CA">
                <w:rPr>
                  <w:color w:val="2E2E2E"/>
                  <w:sz w:val="20"/>
                  <w:szCs w:val="20"/>
                  <w:rPrChange w:id="4391" w:author="Samylla Oliveira" w:date="2020-08-26T11:41:00Z">
                    <w:rPr>
                      <w:color w:val="2E2E2E"/>
                    </w:rPr>
                  </w:rPrChange>
                </w:rPr>
                <w:t>0,31</w:t>
              </w:r>
            </w:ins>
          </w:p>
        </w:tc>
        <w:tc>
          <w:tcPr>
            <w:tcW w:w="766" w:type="dxa"/>
            <w:vAlign w:val="center"/>
            <w:tcPrChange w:id="4392" w:author="Samylla Oliveira" w:date="2020-08-26T11:44:00Z">
              <w:tcPr>
                <w:tcW w:w="756" w:type="dxa"/>
              </w:tcPr>
            </w:tcPrChange>
          </w:tcPr>
          <w:p w14:paraId="27C902E4" w14:textId="22F72E6E" w:rsidR="00DF01ED" w:rsidRPr="00AA51CA" w:rsidRDefault="00F0529E">
            <w:pPr>
              <w:pStyle w:val="NormalWeb"/>
              <w:spacing w:before="0" w:beforeAutospacing="0" w:after="0" w:afterAutospacing="0" w:line="360" w:lineRule="auto"/>
              <w:jc w:val="center"/>
              <w:rPr>
                <w:ins w:id="4393" w:author="Samylla Oliveira" w:date="2020-08-03T11:08:00Z"/>
                <w:color w:val="2E2E2E"/>
                <w:sz w:val="20"/>
                <w:szCs w:val="20"/>
                <w:rPrChange w:id="4394" w:author="Samylla Oliveira" w:date="2020-08-26T11:41:00Z">
                  <w:rPr>
                    <w:ins w:id="4395" w:author="Samylla Oliveira" w:date="2020-08-03T11:08:00Z"/>
                    <w:color w:val="2E2E2E"/>
                  </w:rPr>
                </w:rPrChange>
              </w:rPr>
              <w:pPrChange w:id="4396" w:author="Samylla Oliveira" w:date="2020-08-26T11:44:00Z">
                <w:pPr>
                  <w:pStyle w:val="NormalWeb"/>
                  <w:spacing w:before="0" w:beforeAutospacing="0" w:after="0" w:afterAutospacing="0" w:line="360" w:lineRule="auto"/>
                  <w:jc w:val="both"/>
                </w:pPr>
              </w:pPrChange>
            </w:pPr>
            <w:ins w:id="4397" w:author="Samylla Oliveira" w:date="2020-08-03T11:27:00Z">
              <w:r w:rsidRPr="00AA51CA">
                <w:rPr>
                  <w:color w:val="2E2E2E"/>
                  <w:sz w:val="20"/>
                  <w:szCs w:val="20"/>
                  <w:rPrChange w:id="4398" w:author="Samylla Oliveira" w:date="2020-08-26T11:41:00Z">
                    <w:rPr>
                      <w:color w:val="2E2E2E"/>
                    </w:rPr>
                  </w:rPrChange>
                </w:rPr>
                <w:t>0,0016</w:t>
              </w:r>
            </w:ins>
          </w:p>
        </w:tc>
        <w:tc>
          <w:tcPr>
            <w:tcW w:w="766" w:type="dxa"/>
            <w:vAlign w:val="center"/>
            <w:tcPrChange w:id="4399" w:author="Samylla Oliveira" w:date="2020-08-26T11:44:00Z">
              <w:tcPr>
                <w:tcW w:w="734" w:type="dxa"/>
              </w:tcPr>
            </w:tcPrChange>
          </w:tcPr>
          <w:p w14:paraId="6580B2AD" w14:textId="07638ED7" w:rsidR="00DF01ED" w:rsidRPr="00AA51CA" w:rsidRDefault="00F0529E">
            <w:pPr>
              <w:pStyle w:val="NormalWeb"/>
              <w:spacing w:before="0" w:beforeAutospacing="0" w:after="0" w:afterAutospacing="0" w:line="360" w:lineRule="auto"/>
              <w:jc w:val="center"/>
              <w:rPr>
                <w:ins w:id="4400" w:author="Samylla Oliveira" w:date="2020-08-03T11:08:00Z"/>
                <w:color w:val="2E2E2E"/>
                <w:sz w:val="20"/>
                <w:szCs w:val="20"/>
                <w:rPrChange w:id="4401" w:author="Samylla Oliveira" w:date="2020-08-26T11:41:00Z">
                  <w:rPr>
                    <w:ins w:id="4402" w:author="Samylla Oliveira" w:date="2020-08-03T11:08:00Z"/>
                    <w:color w:val="2E2E2E"/>
                  </w:rPr>
                </w:rPrChange>
              </w:rPr>
              <w:pPrChange w:id="4403" w:author="Samylla Oliveira" w:date="2020-08-26T11:44:00Z">
                <w:pPr>
                  <w:pStyle w:val="NormalWeb"/>
                  <w:spacing w:before="0" w:beforeAutospacing="0" w:after="0" w:afterAutospacing="0" w:line="360" w:lineRule="auto"/>
                  <w:jc w:val="both"/>
                </w:pPr>
              </w:pPrChange>
            </w:pPr>
            <w:ins w:id="4404" w:author="Samylla Oliveira" w:date="2020-08-03T11:27:00Z">
              <w:r w:rsidRPr="00AA51CA">
                <w:rPr>
                  <w:color w:val="2E2E2E"/>
                  <w:sz w:val="20"/>
                  <w:szCs w:val="20"/>
                  <w:rPrChange w:id="4405" w:author="Samylla Oliveira" w:date="2020-08-26T11:41:00Z">
                    <w:rPr>
                      <w:color w:val="2E2E2E"/>
                    </w:rPr>
                  </w:rPrChange>
                </w:rPr>
                <w:t>0,099</w:t>
              </w:r>
            </w:ins>
          </w:p>
        </w:tc>
        <w:tc>
          <w:tcPr>
            <w:tcW w:w="766" w:type="dxa"/>
            <w:vAlign w:val="center"/>
            <w:tcPrChange w:id="4406" w:author="Samylla Oliveira" w:date="2020-08-26T11:44:00Z">
              <w:tcPr>
                <w:tcW w:w="736" w:type="dxa"/>
              </w:tcPr>
            </w:tcPrChange>
          </w:tcPr>
          <w:p w14:paraId="15538C7D" w14:textId="4826E0EE" w:rsidR="00DF01ED" w:rsidRPr="00AA51CA" w:rsidRDefault="00F0529E">
            <w:pPr>
              <w:pStyle w:val="NormalWeb"/>
              <w:spacing w:before="0" w:beforeAutospacing="0" w:after="0" w:afterAutospacing="0" w:line="360" w:lineRule="auto"/>
              <w:jc w:val="center"/>
              <w:rPr>
                <w:ins w:id="4407" w:author="Samylla Oliveira" w:date="2020-08-03T11:08:00Z"/>
                <w:color w:val="2E2E2E"/>
                <w:sz w:val="20"/>
                <w:szCs w:val="20"/>
                <w:rPrChange w:id="4408" w:author="Samylla Oliveira" w:date="2020-08-26T11:41:00Z">
                  <w:rPr>
                    <w:ins w:id="4409" w:author="Samylla Oliveira" w:date="2020-08-03T11:08:00Z"/>
                    <w:color w:val="2E2E2E"/>
                  </w:rPr>
                </w:rPrChange>
              </w:rPr>
              <w:pPrChange w:id="4410" w:author="Samylla Oliveira" w:date="2020-08-26T11:44:00Z">
                <w:pPr>
                  <w:pStyle w:val="NormalWeb"/>
                  <w:spacing w:before="0" w:beforeAutospacing="0" w:after="0" w:afterAutospacing="0" w:line="360" w:lineRule="auto"/>
                  <w:jc w:val="both"/>
                </w:pPr>
              </w:pPrChange>
            </w:pPr>
            <w:ins w:id="4411" w:author="Samylla Oliveira" w:date="2020-08-03T11:28:00Z">
              <w:r w:rsidRPr="00AA51CA">
                <w:rPr>
                  <w:color w:val="2E2E2E"/>
                  <w:sz w:val="20"/>
                  <w:szCs w:val="20"/>
                  <w:rPrChange w:id="4412" w:author="Samylla Oliveira" w:date="2020-08-26T11:41:00Z">
                    <w:rPr>
                      <w:color w:val="2E2E2E"/>
                    </w:rPr>
                  </w:rPrChange>
                </w:rPr>
                <w:t>0,19</w:t>
              </w:r>
            </w:ins>
          </w:p>
        </w:tc>
        <w:tc>
          <w:tcPr>
            <w:tcW w:w="766" w:type="dxa"/>
            <w:vAlign w:val="center"/>
            <w:tcPrChange w:id="4413" w:author="Samylla Oliveira" w:date="2020-08-26T11:44:00Z">
              <w:tcPr>
                <w:tcW w:w="756" w:type="dxa"/>
              </w:tcPr>
            </w:tcPrChange>
          </w:tcPr>
          <w:p w14:paraId="414151A1" w14:textId="7A4EC7FF" w:rsidR="00DF01ED" w:rsidRPr="00AA51CA" w:rsidRDefault="00F0529E">
            <w:pPr>
              <w:pStyle w:val="NormalWeb"/>
              <w:spacing w:before="0" w:beforeAutospacing="0" w:after="0" w:afterAutospacing="0" w:line="360" w:lineRule="auto"/>
              <w:jc w:val="center"/>
              <w:rPr>
                <w:ins w:id="4414" w:author="Samylla Oliveira" w:date="2020-08-03T11:08:00Z"/>
                <w:color w:val="2E2E2E"/>
                <w:sz w:val="20"/>
                <w:szCs w:val="20"/>
                <w:rPrChange w:id="4415" w:author="Samylla Oliveira" w:date="2020-08-26T11:41:00Z">
                  <w:rPr>
                    <w:ins w:id="4416" w:author="Samylla Oliveira" w:date="2020-08-03T11:08:00Z"/>
                    <w:color w:val="2E2E2E"/>
                  </w:rPr>
                </w:rPrChange>
              </w:rPr>
              <w:pPrChange w:id="4417" w:author="Samylla Oliveira" w:date="2020-08-26T11:44:00Z">
                <w:pPr>
                  <w:pStyle w:val="NormalWeb"/>
                  <w:spacing w:before="0" w:beforeAutospacing="0" w:after="0" w:afterAutospacing="0" w:line="360" w:lineRule="auto"/>
                  <w:jc w:val="both"/>
                </w:pPr>
              </w:pPrChange>
            </w:pPr>
            <w:ins w:id="4418" w:author="Samylla Oliveira" w:date="2020-08-03T11:28:00Z">
              <w:r w:rsidRPr="00AA51CA">
                <w:rPr>
                  <w:color w:val="2E2E2E"/>
                  <w:sz w:val="20"/>
                  <w:szCs w:val="20"/>
                  <w:rPrChange w:id="4419" w:author="Samylla Oliveira" w:date="2020-08-26T11:41:00Z">
                    <w:rPr>
                      <w:color w:val="2E2E2E"/>
                    </w:rPr>
                  </w:rPrChange>
                </w:rPr>
                <w:t>0,42</w:t>
              </w:r>
            </w:ins>
          </w:p>
        </w:tc>
      </w:tr>
      <w:tr w:rsidR="00C51777" w14:paraId="3E550930" w14:textId="77777777" w:rsidTr="00AA51CA">
        <w:trPr>
          <w:ins w:id="4420" w:author="Samylla Oliveira" w:date="2020-08-03T11:18:00Z"/>
        </w:trPr>
        <w:tc>
          <w:tcPr>
            <w:tcW w:w="1413" w:type="dxa"/>
            <w:vAlign w:val="center"/>
            <w:tcPrChange w:id="4421" w:author="Samylla Oliveira" w:date="2020-08-26T11:44:00Z">
              <w:tcPr>
                <w:tcW w:w="2149" w:type="dxa"/>
                <w:vAlign w:val="center"/>
              </w:tcPr>
            </w:tcPrChange>
          </w:tcPr>
          <w:p w14:paraId="29EE7167" w14:textId="77777777" w:rsidR="00D725B4" w:rsidRPr="00AA51CA" w:rsidRDefault="00DF01ED">
            <w:pPr>
              <w:pStyle w:val="NormalWeb"/>
              <w:spacing w:before="0" w:beforeAutospacing="0" w:after="0" w:afterAutospacing="0" w:line="360" w:lineRule="auto"/>
              <w:jc w:val="center"/>
              <w:rPr>
                <w:ins w:id="4422" w:author="Samylla Oliveira" w:date="2020-08-26T11:39:00Z"/>
                <w:color w:val="2E2E2E"/>
                <w:sz w:val="20"/>
                <w:szCs w:val="20"/>
                <w:rPrChange w:id="4423" w:author="Samylla Oliveira" w:date="2020-08-26T11:41:00Z">
                  <w:rPr>
                    <w:ins w:id="4424" w:author="Samylla Oliveira" w:date="2020-08-26T11:39:00Z"/>
                    <w:color w:val="2E2E2E"/>
                  </w:rPr>
                </w:rPrChange>
              </w:rPr>
              <w:pPrChange w:id="4425" w:author="Samylla Oliveira" w:date="2020-08-26T11:44:00Z">
                <w:pPr>
                  <w:pStyle w:val="NormalWeb"/>
                  <w:spacing w:before="0" w:beforeAutospacing="0" w:after="0" w:afterAutospacing="0" w:line="360" w:lineRule="auto"/>
                  <w:jc w:val="both"/>
                </w:pPr>
              </w:pPrChange>
            </w:pPr>
            <w:ins w:id="4426" w:author="Samylla Oliveira" w:date="2020-08-03T11:18:00Z">
              <w:r w:rsidRPr="00AA51CA">
                <w:rPr>
                  <w:color w:val="2E2E2E"/>
                  <w:sz w:val="20"/>
                  <w:szCs w:val="20"/>
                  <w:rPrChange w:id="4427" w:author="Samylla Oliveira" w:date="2020-08-26T11:41:00Z">
                    <w:rPr>
                      <w:color w:val="2E2E2E"/>
                    </w:rPr>
                  </w:rPrChange>
                </w:rPr>
                <w:t>Controle/</w:t>
              </w:r>
            </w:ins>
          </w:p>
          <w:p w14:paraId="5E806960" w14:textId="4CE28AAA" w:rsidR="00DF01ED" w:rsidRPr="00AA51CA" w:rsidRDefault="00DF01ED">
            <w:pPr>
              <w:pStyle w:val="NormalWeb"/>
              <w:spacing w:before="0" w:beforeAutospacing="0" w:after="0" w:afterAutospacing="0" w:line="360" w:lineRule="auto"/>
              <w:jc w:val="center"/>
              <w:rPr>
                <w:ins w:id="4428" w:author="Samylla Oliveira" w:date="2020-08-03T11:18:00Z"/>
                <w:color w:val="2E2E2E"/>
                <w:sz w:val="20"/>
                <w:szCs w:val="20"/>
                <w:rPrChange w:id="4429" w:author="Samylla Oliveira" w:date="2020-08-26T11:41:00Z">
                  <w:rPr>
                    <w:ins w:id="4430" w:author="Samylla Oliveira" w:date="2020-08-03T11:18:00Z"/>
                    <w:color w:val="2E2E2E"/>
                  </w:rPr>
                </w:rPrChange>
              </w:rPr>
              <w:pPrChange w:id="4431" w:author="Samylla Oliveira" w:date="2020-08-26T11:44:00Z">
                <w:pPr>
                  <w:pStyle w:val="NormalWeb"/>
                  <w:spacing w:before="0" w:beforeAutospacing="0" w:after="0" w:afterAutospacing="0" w:line="360" w:lineRule="auto"/>
                  <w:jc w:val="both"/>
                </w:pPr>
              </w:pPrChange>
            </w:pPr>
            <w:ins w:id="4432" w:author="Samylla Oliveira" w:date="2020-08-03T11:18:00Z">
              <w:r w:rsidRPr="00AA51CA">
                <w:rPr>
                  <w:color w:val="2E2E2E"/>
                  <w:sz w:val="20"/>
                  <w:szCs w:val="20"/>
                  <w:rPrChange w:id="4433" w:author="Samylla Oliveira" w:date="2020-08-26T11:41:00Z">
                    <w:rPr>
                      <w:color w:val="2E2E2E"/>
                    </w:rPr>
                  </w:rPrChange>
                </w:rPr>
                <w:t>tratamento</w:t>
              </w:r>
            </w:ins>
          </w:p>
        </w:tc>
        <w:tc>
          <w:tcPr>
            <w:tcW w:w="2126" w:type="dxa"/>
            <w:vMerge/>
            <w:vAlign w:val="center"/>
            <w:tcPrChange w:id="4434" w:author="Samylla Oliveira" w:date="2020-08-26T11:44:00Z">
              <w:tcPr>
                <w:tcW w:w="1953" w:type="dxa"/>
                <w:vMerge/>
              </w:tcPr>
            </w:tcPrChange>
          </w:tcPr>
          <w:p w14:paraId="7F5764DC" w14:textId="77777777" w:rsidR="00DF01ED" w:rsidRPr="00AA51CA" w:rsidRDefault="00DF01ED">
            <w:pPr>
              <w:pStyle w:val="NormalWeb"/>
              <w:spacing w:before="0" w:beforeAutospacing="0" w:after="0" w:afterAutospacing="0" w:line="360" w:lineRule="auto"/>
              <w:jc w:val="center"/>
              <w:rPr>
                <w:ins w:id="4435" w:author="Samylla Oliveira" w:date="2020-08-03T11:18:00Z"/>
                <w:color w:val="2E2E2E"/>
                <w:sz w:val="20"/>
                <w:szCs w:val="20"/>
                <w:rPrChange w:id="4436" w:author="Samylla Oliveira" w:date="2020-08-26T11:41:00Z">
                  <w:rPr>
                    <w:ins w:id="4437" w:author="Samylla Oliveira" w:date="2020-08-03T11:18:00Z"/>
                    <w:color w:val="2E2E2E"/>
                  </w:rPr>
                </w:rPrChange>
              </w:rPr>
              <w:pPrChange w:id="4438" w:author="Samylla Oliveira" w:date="2020-08-26T11:44:00Z">
                <w:pPr>
                  <w:pStyle w:val="NormalWeb"/>
                  <w:spacing w:before="0" w:beforeAutospacing="0" w:after="0" w:afterAutospacing="0" w:line="360" w:lineRule="auto"/>
                  <w:jc w:val="both"/>
                </w:pPr>
              </w:pPrChange>
            </w:pPr>
          </w:p>
        </w:tc>
        <w:tc>
          <w:tcPr>
            <w:tcW w:w="851" w:type="dxa"/>
            <w:vAlign w:val="center"/>
            <w:tcPrChange w:id="4439" w:author="Samylla Oliveira" w:date="2020-08-26T11:44:00Z">
              <w:tcPr>
                <w:tcW w:w="558" w:type="dxa"/>
              </w:tcPr>
            </w:tcPrChange>
          </w:tcPr>
          <w:p w14:paraId="56C535B8" w14:textId="52CEE00C" w:rsidR="00DF01ED" w:rsidRPr="00AA51CA" w:rsidRDefault="00F0529E">
            <w:pPr>
              <w:pStyle w:val="NormalWeb"/>
              <w:spacing w:before="0" w:beforeAutospacing="0" w:after="0" w:afterAutospacing="0" w:line="360" w:lineRule="auto"/>
              <w:jc w:val="center"/>
              <w:rPr>
                <w:ins w:id="4440" w:author="Samylla Oliveira" w:date="2020-08-03T11:18:00Z"/>
                <w:color w:val="2E2E2E"/>
                <w:sz w:val="20"/>
                <w:szCs w:val="20"/>
                <w:rPrChange w:id="4441" w:author="Samylla Oliveira" w:date="2020-08-26T11:41:00Z">
                  <w:rPr>
                    <w:ins w:id="4442" w:author="Samylla Oliveira" w:date="2020-08-03T11:18:00Z"/>
                    <w:color w:val="2E2E2E"/>
                  </w:rPr>
                </w:rPrChange>
              </w:rPr>
              <w:pPrChange w:id="4443" w:author="Samylla Oliveira" w:date="2020-08-26T11:44:00Z">
                <w:pPr>
                  <w:pStyle w:val="NormalWeb"/>
                  <w:spacing w:before="0" w:beforeAutospacing="0" w:after="0" w:afterAutospacing="0" w:line="360" w:lineRule="auto"/>
                  <w:jc w:val="both"/>
                </w:pPr>
              </w:pPrChange>
            </w:pPr>
            <w:ins w:id="4444" w:author="Samylla Oliveira" w:date="2020-08-03T11:26:00Z">
              <w:r w:rsidRPr="00AA51CA">
                <w:rPr>
                  <w:color w:val="2E2E2E"/>
                  <w:sz w:val="20"/>
                  <w:szCs w:val="20"/>
                  <w:rPrChange w:id="4445" w:author="Samylla Oliveira" w:date="2020-08-26T11:41:00Z">
                    <w:rPr>
                      <w:color w:val="2E2E2E"/>
                    </w:rPr>
                  </w:rPrChange>
                </w:rPr>
                <w:t>0,0024</w:t>
              </w:r>
            </w:ins>
          </w:p>
        </w:tc>
        <w:tc>
          <w:tcPr>
            <w:tcW w:w="1040" w:type="dxa"/>
            <w:vAlign w:val="center"/>
            <w:tcPrChange w:id="4446" w:author="Samylla Oliveira" w:date="2020-08-26T11:44:00Z">
              <w:tcPr>
                <w:tcW w:w="852" w:type="dxa"/>
              </w:tcPr>
            </w:tcPrChange>
          </w:tcPr>
          <w:p w14:paraId="66AABFF7" w14:textId="5260A893" w:rsidR="00DF01ED" w:rsidRPr="00AA51CA" w:rsidRDefault="00F0529E">
            <w:pPr>
              <w:pStyle w:val="NormalWeb"/>
              <w:spacing w:before="0" w:beforeAutospacing="0" w:after="0" w:afterAutospacing="0" w:line="360" w:lineRule="auto"/>
              <w:jc w:val="center"/>
              <w:rPr>
                <w:ins w:id="4447" w:author="Samylla Oliveira" w:date="2020-08-03T11:18:00Z"/>
                <w:color w:val="2E2E2E"/>
                <w:sz w:val="20"/>
                <w:szCs w:val="20"/>
                <w:rPrChange w:id="4448" w:author="Samylla Oliveira" w:date="2020-08-26T11:41:00Z">
                  <w:rPr>
                    <w:ins w:id="4449" w:author="Samylla Oliveira" w:date="2020-08-03T11:18:00Z"/>
                    <w:color w:val="2E2E2E"/>
                  </w:rPr>
                </w:rPrChange>
              </w:rPr>
              <w:pPrChange w:id="4450" w:author="Samylla Oliveira" w:date="2020-08-26T11:44:00Z">
                <w:pPr>
                  <w:pStyle w:val="NormalWeb"/>
                  <w:spacing w:before="0" w:beforeAutospacing="0" w:after="0" w:afterAutospacing="0" w:line="360" w:lineRule="auto"/>
                  <w:jc w:val="both"/>
                </w:pPr>
              </w:pPrChange>
            </w:pPr>
            <w:ins w:id="4451" w:author="Samylla Oliveira" w:date="2020-08-03T11:27:00Z">
              <w:r w:rsidRPr="00AA51CA">
                <w:rPr>
                  <w:color w:val="2E2E2E"/>
                  <w:sz w:val="20"/>
                  <w:szCs w:val="20"/>
                  <w:rPrChange w:id="4452" w:author="Samylla Oliveira" w:date="2020-08-26T11:41:00Z">
                    <w:rPr>
                      <w:color w:val="2E2E2E"/>
                    </w:rPr>
                  </w:rPrChange>
                </w:rPr>
                <w:t>1</w:t>
              </w:r>
            </w:ins>
          </w:p>
        </w:tc>
        <w:tc>
          <w:tcPr>
            <w:tcW w:w="766" w:type="dxa"/>
            <w:vAlign w:val="center"/>
            <w:tcPrChange w:id="4453" w:author="Samylla Oliveira" w:date="2020-08-26T11:44:00Z">
              <w:tcPr>
                <w:tcW w:w="756" w:type="dxa"/>
              </w:tcPr>
            </w:tcPrChange>
          </w:tcPr>
          <w:p w14:paraId="3F9344B1" w14:textId="66542ADF" w:rsidR="00DF01ED" w:rsidRPr="00AA51CA" w:rsidRDefault="00F0529E">
            <w:pPr>
              <w:pStyle w:val="NormalWeb"/>
              <w:spacing w:before="0" w:beforeAutospacing="0" w:after="0" w:afterAutospacing="0" w:line="360" w:lineRule="auto"/>
              <w:jc w:val="center"/>
              <w:rPr>
                <w:ins w:id="4454" w:author="Samylla Oliveira" w:date="2020-08-03T11:18:00Z"/>
                <w:color w:val="2E2E2E"/>
                <w:sz w:val="20"/>
                <w:szCs w:val="20"/>
                <w:rPrChange w:id="4455" w:author="Samylla Oliveira" w:date="2020-08-26T11:41:00Z">
                  <w:rPr>
                    <w:ins w:id="4456" w:author="Samylla Oliveira" w:date="2020-08-03T11:18:00Z"/>
                    <w:color w:val="2E2E2E"/>
                  </w:rPr>
                </w:rPrChange>
              </w:rPr>
              <w:pPrChange w:id="4457" w:author="Samylla Oliveira" w:date="2020-08-26T11:44:00Z">
                <w:pPr>
                  <w:pStyle w:val="NormalWeb"/>
                  <w:spacing w:before="0" w:beforeAutospacing="0" w:after="0" w:afterAutospacing="0" w:line="360" w:lineRule="auto"/>
                  <w:jc w:val="both"/>
                </w:pPr>
              </w:pPrChange>
            </w:pPr>
            <w:ins w:id="4458" w:author="Samylla Oliveira" w:date="2020-08-03T11:27:00Z">
              <w:r w:rsidRPr="00AA51CA">
                <w:rPr>
                  <w:color w:val="2E2E2E"/>
                  <w:sz w:val="20"/>
                  <w:szCs w:val="20"/>
                  <w:rPrChange w:id="4459" w:author="Samylla Oliveira" w:date="2020-08-26T11:41:00Z">
                    <w:rPr>
                      <w:color w:val="2E2E2E"/>
                    </w:rPr>
                  </w:rPrChange>
                </w:rPr>
                <w:t>0,0141</w:t>
              </w:r>
            </w:ins>
          </w:p>
        </w:tc>
        <w:tc>
          <w:tcPr>
            <w:tcW w:w="766" w:type="dxa"/>
            <w:vAlign w:val="center"/>
            <w:tcPrChange w:id="4460" w:author="Samylla Oliveira" w:date="2020-08-26T11:44:00Z">
              <w:tcPr>
                <w:tcW w:w="734" w:type="dxa"/>
              </w:tcPr>
            </w:tcPrChange>
          </w:tcPr>
          <w:p w14:paraId="0FBF0B9A" w14:textId="15FCE3B7" w:rsidR="00DF01ED" w:rsidRPr="00AA51CA" w:rsidRDefault="00F0529E">
            <w:pPr>
              <w:pStyle w:val="NormalWeb"/>
              <w:spacing w:before="0" w:beforeAutospacing="0" w:after="0" w:afterAutospacing="0" w:line="360" w:lineRule="auto"/>
              <w:jc w:val="center"/>
              <w:rPr>
                <w:ins w:id="4461" w:author="Samylla Oliveira" w:date="2020-08-03T11:18:00Z"/>
                <w:color w:val="2E2E2E"/>
                <w:sz w:val="20"/>
                <w:szCs w:val="20"/>
                <w:rPrChange w:id="4462" w:author="Samylla Oliveira" w:date="2020-08-26T11:41:00Z">
                  <w:rPr>
                    <w:ins w:id="4463" w:author="Samylla Oliveira" w:date="2020-08-03T11:18:00Z"/>
                    <w:color w:val="2E2E2E"/>
                  </w:rPr>
                </w:rPrChange>
              </w:rPr>
              <w:pPrChange w:id="4464" w:author="Samylla Oliveira" w:date="2020-08-26T11:44:00Z">
                <w:pPr>
                  <w:pStyle w:val="NormalWeb"/>
                  <w:spacing w:before="0" w:beforeAutospacing="0" w:after="0" w:afterAutospacing="0" w:line="360" w:lineRule="auto"/>
                  <w:jc w:val="both"/>
                </w:pPr>
              </w:pPrChange>
            </w:pPr>
            <w:ins w:id="4465" w:author="Samylla Oliveira" w:date="2020-08-03T11:28:00Z">
              <w:r w:rsidRPr="00AA51CA">
                <w:rPr>
                  <w:color w:val="2E2E2E"/>
                  <w:sz w:val="20"/>
                  <w:szCs w:val="20"/>
                  <w:rPrChange w:id="4466" w:author="Samylla Oliveira" w:date="2020-08-26T11:41:00Z">
                    <w:rPr>
                      <w:color w:val="2E2E2E"/>
                    </w:rPr>
                  </w:rPrChange>
                </w:rPr>
                <w:t>0,649</w:t>
              </w:r>
            </w:ins>
          </w:p>
        </w:tc>
        <w:tc>
          <w:tcPr>
            <w:tcW w:w="766" w:type="dxa"/>
            <w:vAlign w:val="center"/>
            <w:tcPrChange w:id="4467" w:author="Samylla Oliveira" w:date="2020-08-26T11:44:00Z">
              <w:tcPr>
                <w:tcW w:w="736" w:type="dxa"/>
              </w:tcPr>
            </w:tcPrChange>
          </w:tcPr>
          <w:p w14:paraId="2F2CC97F" w14:textId="0B594A82" w:rsidR="00DF01ED" w:rsidRPr="00AA51CA" w:rsidRDefault="00F0529E">
            <w:pPr>
              <w:pStyle w:val="NormalWeb"/>
              <w:spacing w:before="0" w:beforeAutospacing="0" w:after="0" w:afterAutospacing="0" w:line="360" w:lineRule="auto"/>
              <w:jc w:val="center"/>
              <w:rPr>
                <w:ins w:id="4468" w:author="Samylla Oliveira" w:date="2020-08-03T11:18:00Z"/>
                <w:color w:val="2E2E2E"/>
                <w:sz w:val="20"/>
                <w:szCs w:val="20"/>
                <w:rPrChange w:id="4469" w:author="Samylla Oliveira" w:date="2020-08-26T11:41:00Z">
                  <w:rPr>
                    <w:ins w:id="4470" w:author="Samylla Oliveira" w:date="2020-08-03T11:18:00Z"/>
                    <w:color w:val="2E2E2E"/>
                  </w:rPr>
                </w:rPrChange>
              </w:rPr>
              <w:pPrChange w:id="4471" w:author="Samylla Oliveira" w:date="2020-08-26T11:44:00Z">
                <w:pPr>
                  <w:pStyle w:val="NormalWeb"/>
                  <w:spacing w:before="0" w:beforeAutospacing="0" w:after="0" w:afterAutospacing="0" w:line="360" w:lineRule="auto"/>
                  <w:jc w:val="both"/>
                </w:pPr>
              </w:pPrChange>
            </w:pPr>
            <w:ins w:id="4472" w:author="Samylla Oliveira" w:date="2020-08-03T11:28:00Z">
              <w:r w:rsidRPr="00AA51CA">
                <w:rPr>
                  <w:color w:val="2E2E2E"/>
                  <w:sz w:val="20"/>
                  <w:szCs w:val="20"/>
                  <w:rPrChange w:id="4473" w:author="Samylla Oliveira" w:date="2020-08-26T11:41:00Z">
                    <w:rPr>
                      <w:color w:val="2E2E2E"/>
                    </w:rPr>
                  </w:rPrChange>
                </w:rPr>
                <w:t>0,53</w:t>
              </w:r>
            </w:ins>
          </w:p>
        </w:tc>
        <w:tc>
          <w:tcPr>
            <w:tcW w:w="766" w:type="dxa"/>
            <w:vAlign w:val="center"/>
            <w:tcPrChange w:id="4474" w:author="Samylla Oliveira" w:date="2020-08-26T11:44:00Z">
              <w:tcPr>
                <w:tcW w:w="756" w:type="dxa"/>
              </w:tcPr>
            </w:tcPrChange>
          </w:tcPr>
          <w:p w14:paraId="643AC99A" w14:textId="52E88B96" w:rsidR="00DF01ED" w:rsidRPr="00AA51CA" w:rsidRDefault="00F0529E">
            <w:pPr>
              <w:pStyle w:val="NormalWeb"/>
              <w:spacing w:before="0" w:beforeAutospacing="0" w:after="0" w:afterAutospacing="0" w:line="360" w:lineRule="auto"/>
              <w:jc w:val="center"/>
              <w:rPr>
                <w:ins w:id="4475" w:author="Samylla Oliveira" w:date="2020-08-03T11:18:00Z"/>
                <w:color w:val="2E2E2E"/>
                <w:sz w:val="20"/>
                <w:szCs w:val="20"/>
                <w:rPrChange w:id="4476" w:author="Samylla Oliveira" w:date="2020-08-26T11:41:00Z">
                  <w:rPr>
                    <w:ins w:id="4477" w:author="Samylla Oliveira" w:date="2020-08-03T11:18:00Z"/>
                    <w:color w:val="2E2E2E"/>
                  </w:rPr>
                </w:rPrChange>
              </w:rPr>
              <w:pPrChange w:id="4478" w:author="Samylla Oliveira" w:date="2020-08-26T11:44:00Z">
                <w:pPr>
                  <w:pStyle w:val="NormalWeb"/>
                  <w:spacing w:before="0" w:beforeAutospacing="0" w:after="0" w:afterAutospacing="0" w:line="360" w:lineRule="auto"/>
                  <w:jc w:val="both"/>
                </w:pPr>
              </w:pPrChange>
            </w:pPr>
            <w:ins w:id="4479" w:author="Samylla Oliveira" w:date="2020-08-03T11:28:00Z">
              <w:r w:rsidRPr="00AA51CA">
                <w:rPr>
                  <w:color w:val="2E2E2E"/>
                  <w:sz w:val="20"/>
                  <w:szCs w:val="20"/>
                  <w:rPrChange w:id="4480" w:author="Samylla Oliveira" w:date="2020-08-26T11:41:00Z">
                    <w:rPr>
                      <w:color w:val="2E2E2E"/>
                    </w:rPr>
                  </w:rPrChange>
                </w:rPr>
                <w:t>1,0</w:t>
              </w:r>
            </w:ins>
          </w:p>
        </w:tc>
      </w:tr>
      <w:tr w:rsidR="00C51777" w14:paraId="0E9AAE2C" w14:textId="77777777" w:rsidTr="00AA51CA">
        <w:trPr>
          <w:ins w:id="4481" w:author="Samylla Oliveira" w:date="2020-08-03T11:18:00Z"/>
        </w:trPr>
        <w:tc>
          <w:tcPr>
            <w:tcW w:w="1413" w:type="dxa"/>
            <w:vAlign w:val="center"/>
            <w:tcPrChange w:id="4482" w:author="Samylla Oliveira" w:date="2020-08-26T11:44:00Z">
              <w:tcPr>
                <w:tcW w:w="2149" w:type="dxa"/>
                <w:vAlign w:val="center"/>
              </w:tcPr>
            </w:tcPrChange>
          </w:tcPr>
          <w:p w14:paraId="2570B2FB" w14:textId="3C265FD8" w:rsidR="00AA51CA" w:rsidRDefault="00DF01ED">
            <w:pPr>
              <w:pStyle w:val="NormalWeb"/>
              <w:spacing w:before="0" w:beforeAutospacing="0" w:after="0" w:afterAutospacing="0" w:line="360" w:lineRule="auto"/>
              <w:jc w:val="center"/>
              <w:rPr>
                <w:ins w:id="4483" w:author="Samylla Oliveira" w:date="2020-08-26T11:41:00Z"/>
                <w:color w:val="2E2E2E"/>
                <w:sz w:val="20"/>
                <w:szCs w:val="20"/>
              </w:rPr>
              <w:pPrChange w:id="4484" w:author="Samylla Oliveira" w:date="2020-08-26T11:44:00Z">
                <w:pPr>
                  <w:pStyle w:val="NormalWeb"/>
                  <w:spacing w:before="0" w:beforeAutospacing="0" w:after="0" w:afterAutospacing="0" w:line="360" w:lineRule="auto"/>
                  <w:jc w:val="both"/>
                </w:pPr>
              </w:pPrChange>
            </w:pPr>
            <w:ins w:id="4485" w:author="Samylla Oliveira" w:date="2020-08-03T11:18:00Z">
              <w:r w:rsidRPr="00AA51CA">
                <w:rPr>
                  <w:color w:val="2E2E2E"/>
                  <w:sz w:val="20"/>
                  <w:szCs w:val="20"/>
                  <w:rPrChange w:id="4486" w:author="Samylla Oliveira" w:date="2020-08-26T11:41:00Z">
                    <w:rPr>
                      <w:color w:val="2E2E2E"/>
                    </w:rPr>
                  </w:rPrChange>
                </w:rPr>
                <w:t>Água bruta/</w:t>
              </w:r>
            </w:ins>
          </w:p>
          <w:p w14:paraId="35DB0B1E" w14:textId="7055C4ED" w:rsidR="00DF01ED" w:rsidRPr="00AA51CA" w:rsidRDefault="00DF01ED">
            <w:pPr>
              <w:pStyle w:val="NormalWeb"/>
              <w:spacing w:before="0" w:beforeAutospacing="0" w:after="0" w:afterAutospacing="0" w:line="360" w:lineRule="auto"/>
              <w:jc w:val="center"/>
              <w:rPr>
                <w:ins w:id="4487" w:author="Samylla Oliveira" w:date="2020-08-03T11:18:00Z"/>
                <w:color w:val="2E2E2E"/>
                <w:sz w:val="20"/>
                <w:szCs w:val="20"/>
                <w:rPrChange w:id="4488" w:author="Samylla Oliveira" w:date="2020-08-26T11:41:00Z">
                  <w:rPr>
                    <w:ins w:id="4489" w:author="Samylla Oliveira" w:date="2020-08-03T11:18:00Z"/>
                    <w:color w:val="2E2E2E"/>
                  </w:rPr>
                </w:rPrChange>
              </w:rPr>
              <w:pPrChange w:id="4490" w:author="Samylla Oliveira" w:date="2020-08-26T11:44:00Z">
                <w:pPr>
                  <w:pStyle w:val="NormalWeb"/>
                  <w:spacing w:before="0" w:beforeAutospacing="0" w:after="0" w:afterAutospacing="0" w:line="360" w:lineRule="auto"/>
                  <w:jc w:val="both"/>
                </w:pPr>
              </w:pPrChange>
            </w:pPr>
            <w:ins w:id="4491" w:author="Samylla Oliveira" w:date="2020-08-03T11:18:00Z">
              <w:r w:rsidRPr="00AA51CA">
                <w:rPr>
                  <w:color w:val="2E2E2E"/>
                  <w:sz w:val="20"/>
                  <w:szCs w:val="20"/>
                  <w:rPrChange w:id="4492" w:author="Samylla Oliveira" w:date="2020-08-26T11:41:00Z">
                    <w:rPr>
                      <w:color w:val="2E2E2E"/>
                    </w:rPr>
                  </w:rPrChange>
                </w:rPr>
                <w:t>controle</w:t>
              </w:r>
            </w:ins>
          </w:p>
        </w:tc>
        <w:tc>
          <w:tcPr>
            <w:tcW w:w="2126" w:type="dxa"/>
            <w:vMerge w:val="restart"/>
            <w:vAlign w:val="center"/>
            <w:tcPrChange w:id="4493" w:author="Samylla Oliveira" w:date="2020-08-26T11:44:00Z">
              <w:tcPr>
                <w:tcW w:w="1953" w:type="dxa"/>
                <w:vMerge w:val="restart"/>
              </w:tcPr>
            </w:tcPrChange>
          </w:tcPr>
          <w:p w14:paraId="2F465EDC" w14:textId="6587E73D" w:rsidR="00DF01ED" w:rsidRPr="00AA51CA" w:rsidRDefault="00DF01ED">
            <w:pPr>
              <w:pStyle w:val="NormalWeb"/>
              <w:spacing w:before="0" w:beforeAutospacing="0" w:after="0" w:afterAutospacing="0" w:line="360" w:lineRule="auto"/>
              <w:jc w:val="center"/>
              <w:rPr>
                <w:ins w:id="4494" w:author="Samylla Oliveira" w:date="2020-08-03T11:18:00Z"/>
                <w:color w:val="2E2E2E"/>
                <w:sz w:val="20"/>
                <w:szCs w:val="20"/>
                <w:rPrChange w:id="4495" w:author="Samylla Oliveira" w:date="2020-08-26T11:41:00Z">
                  <w:rPr>
                    <w:ins w:id="4496" w:author="Samylla Oliveira" w:date="2020-08-03T11:18:00Z"/>
                    <w:color w:val="2E2E2E"/>
                  </w:rPr>
                </w:rPrChange>
              </w:rPr>
              <w:pPrChange w:id="4497" w:author="Samylla Oliveira" w:date="2020-08-26T11:44:00Z">
                <w:pPr>
                  <w:pStyle w:val="NormalWeb"/>
                  <w:spacing w:before="0" w:beforeAutospacing="0" w:after="0" w:afterAutospacing="0" w:line="360" w:lineRule="auto"/>
                  <w:jc w:val="both"/>
                </w:pPr>
              </w:pPrChange>
            </w:pPr>
            <w:ins w:id="4498" w:author="Samylla Oliveira" w:date="2020-08-03T11:19:00Z">
              <w:r w:rsidRPr="00AA51CA">
                <w:rPr>
                  <w:color w:val="2E2E2E"/>
                  <w:sz w:val="20"/>
                  <w:szCs w:val="20"/>
                  <w:rPrChange w:id="4499" w:author="Samylla Oliveira" w:date="2020-08-26T11:41:00Z">
                    <w:rPr>
                      <w:color w:val="2E2E2E"/>
                    </w:rPr>
                  </w:rPrChange>
                </w:rPr>
                <w:t>Pseudanabaena sp.</w:t>
              </w:r>
            </w:ins>
          </w:p>
        </w:tc>
        <w:tc>
          <w:tcPr>
            <w:tcW w:w="851" w:type="dxa"/>
            <w:vAlign w:val="center"/>
            <w:tcPrChange w:id="4500" w:author="Samylla Oliveira" w:date="2020-08-26T11:44:00Z">
              <w:tcPr>
                <w:tcW w:w="558" w:type="dxa"/>
              </w:tcPr>
            </w:tcPrChange>
          </w:tcPr>
          <w:p w14:paraId="39B1EA0D" w14:textId="267BA9ED" w:rsidR="00DF01ED" w:rsidRPr="00AA51CA" w:rsidRDefault="00F0529E">
            <w:pPr>
              <w:pStyle w:val="NormalWeb"/>
              <w:spacing w:before="0" w:beforeAutospacing="0" w:after="0" w:afterAutospacing="0" w:line="360" w:lineRule="auto"/>
              <w:jc w:val="center"/>
              <w:rPr>
                <w:ins w:id="4501" w:author="Samylla Oliveira" w:date="2020-08-03T11:18:00Z"/>
                <w:color w:val="2E2E2E"/>
                <w:sz w:val="20"/>
                <w:szCs w:val="20"/>
                <w:rPrChange w:id="4502" w:author="Samylla Oliveira" w:date="2020-08-26T11:41:00Z">
                  <w:rPr>
                    <w:ins w:id="4503" w:author="Samylla Oliveira" w:date="2020-08-03T11:18:00Z"/>
                    <w:color w:val="2E2E2E"/>
                  </w:rPr>
                </w:rPrChange>
              </w:rPr>
              <w:pPrChange w:id="4504" w:author="Samylla Oliveira" w:date="2020-08-26T11:44:00Z">
                <w:pPr>
                  <w:pStyle w:val="NormalWeb"/>
                  <w:spacing w:before="0" w:beforeAutospacing="0" w:after="0" w:afterAutospacing="0" w:line="360" w:lineRule="auto"/>
                  <w:jc w:val="both"/>
                </w:pPr>
              </w:pPrChange>
            </w:pPr>
            <w:ins w:id="4505" w:author="Samylla Oliveira" w:date="2020-08-03T11:28:00Z">
              <w:r w:rsidRPr="00AA51CA">
                <w:rPr>
                  <w:color w:val="2E2E2E"/>
                  <w:sz w:val="20"/>
                  <w:szCs w:val="20"/>
                  <w:rPrChange w:id="4506" w:author="Samylla Oliveira" w:date="2020-08-26T11:41:00Z">
                    <w:rPr>
                      <w:color w:val="2E2E2E"/>
                    </w:rPr>
                  </w:rPrChange>
                </w:rPr>
                <w:t>0,08</w:t>
              </w:r>
            </w:ins>
            <w:ins w:id="4507" w:author="Samylla Oliveira" w:date="2020-08-03T11:29:00Z">
              <w:r w:rsidRPr="00AA51CA">
                <w:rPr>
                  <w:color w:val="2E2E2E"/>
                  <w:sz w:val="20"/>
                  <w:szCs w:val="20"/>
                  <w:rPrChange w:id="4508" w:author="Samylla Oliveira" w:date="2020-08-26T11:41:00Z">
                    <w:rPr>
                      <w:color w:val="2E2E2E"/>
                    </w:rPr>
                  </w:rPrChange>
                </w:rPr>
                <w:t>99</w:t>
              </w:r>
            </w:ins>
          </w:p>
        </w:tc>
        <w:tc>
          <w:tcPr>
            <w:tcW w:w="1040" w:type="dxa"/>
            <w:vAlign w:val="center"/>
            <w:tcPrChange w:id="4509" w:author="Samylla Oliveira" w:date="2020-08-26T11:44:00Z">
              <w:tcPr>
                <w:tcW w:w="852" w:type="dxa"/>
              </w:tcPr>
            </w:tcPrChange>
          </w:tcPr>
          <w:p w14:paraId="796CBD2D" w14:textId="3EC1F298" w:rsidR="00DF01ED" w:rsidRPr="00AA51CA" w:rsidRDefault="0087798A">
            <w:pPr>
              <w:pStyle w:val="NormalWeb"/>
              <w:spacing w:before="0" w:beforeAutospacing="0" w:after="0" w:afterAutospacing="0" w:line="360" w:lineRule="auto"/>
              <w:jc w:val="center"/>
              <w:rPr>
                <w:ins w:id="4510" w:author="Samylla Oliveira" w:date="2020-08-03T11:18:00Z"/>
                <w:color w:val="2E2E2E"/>
                <w:sz w:val="20"/>
                <w:szCs w:val="20"/>
                <w:rPrChange w:id="4511" w:author="Samylla Oliveira" w:date="2020-08-26T11:41:00Z">
                  <w:rPr>
                    <w:ins w:id="4512" w:author="Samylla Oliveira" w:date="2020-08-03T11:18:00Z"/>
                    <w:color w:val="2E2E2E"/>
                  </w:rPr>
                </w:rPrChange>
              </w:rPr>
              <w:pPrChange w:id="4513" w:author="Samylla Oliveira" w:date="2020-08-26T11:44:00Z">
                <w:pPr>
                  <w:pStyle w:val="NormalWeb"/>
                  <w:spacing w:before="0" w:beforeAutospacing="0" w:after="0" w:afterAutospacing="0" w:line="360" w:lineRule="auto"/>
                  <w:jc w:val="both"/>
                </w:pPr>
              </w:pPrChange>
            </w:pPr>
            <w:ins w:id="4514" w:author="Samylla Oliveira" w:date="2020-08-03T11:29:00Z">
              <w:r w:rsidRPr="00AA51CA">
                <w:rPr>
                  <w:color w:val="2E2E2E"/>
                  <w:sz w:val="20"/>
                  <w:szCs w:val="20"/>
                  <w:rPrChange w:id="4515" w:author="Samylla Oliveira" w:date="2020-08-26T11:41:00Z">
                    <w:rPr>
                      <w:color w:val="2E2E2E"/>
                    </w:rPr>
                  </w:rPrChange>
                </w:rPr>
                <w:t>0,0019</w:t>
              </w:r>
            </w:ins>
          </w:p>
        </w:tc>
        <w:tc>
          <w:tcPr>
            <w:tcW w:w="766" w:type="dxa"/>
            <w:vAlign w:val="center"/>
            <w:tcPrChange w:id="4516" w:author="Samylla Oliveira" w:date="2020-08-26T11:44:00Z">
              <w:tcPr>
                <w:tcW w:w="756" w:type="dxa"/>
              </w:tcPr>
            </w:tcPrChange>
          </w:tcPr>
          <w:p w14:paraId="5BA259FD" w14:textId="5C19567F" w:rsidR="00DF01ED" w:rsidRPr="00AA51CA" w:rsidRDefault="0087798A">
            <w:pPr>
              <w:pStyle w:val="NormalWeb"/>
              <w:spacing w:before="0" w:beforeAutospacing="0" w:after="0" w:afterAutospacing="0" w:line="360" w:lineRule="auto"/>
              <w:jc w:val="center"/>
              <w:rPr>
                <w:ins w:id="4517" w:author="Samylla Oliveira" w:date="2020-08-03T11:18:00Z"/>
                <w:color w:val="2E2E2E"/>
                <w:sz w:val="20"/>
                <w:szCs w:val="20"/>
                <w:rPrChange w:id="4518" w:author="Samylla Oliveira" w:date="2020-08-26T11:41:00Z">
                  <w:rPr>
                    <w:ins w:id="4519" w:author="Samylla Oliveira" w:date="2020-08-03T11:18:00Z"/>
                    <w:color w:val="2E2E2E"/>
                  </w:rPr>
                </w:rPrChange>
              </w:rPr>
              <w:pPrChange w:id="4520" w:author="Samylla Oliveira" w:date="2020-08-26T11:44:00Z">
                <w:pPr>
                  <w:pStyle w:val="NormalWeb"/>
                  <w:spacing w:before="0" w:beforeAutospacing="0" w:after="0" w:afterAutospacing="0" w:line="360" w:lineRule="auto"/>
                  <w:jc w:val="both"/>
                </w:pPr>
              </w:pPrChange>
            </w:pPr>
            <w:ins w:id="4521" w:author="Samylla Oliveira" w:date="2020-08-03T11:30:00Z">
              <w:r w:rsidRPr="00AA51CA">
                <w:rPr>
                  <w:color w:val="2E2E2E"/>
                  <w:sz w:val="20"/>
                  <w:szCs w:val="20"/>
                  <w:rPrChange w:id="4522" w:author="Samylla Oliveira" w:date="2020-08-26T11:41:00Z">
                    <w:rPr>
                      <w:color w:val="2E2E2E"/>
                    </w:rPr>
                  </w:rPrChange>
                </w:rPr>
                <w:t>0,16</w:t>
              </w:r>
            </w:ins>
          </w:p>
        </w:tc>
        <w:tc>
          <w:tcPr>
            <w:tcW w:w="766" w:type="dxa"/>
            <w:vAlign w:val="center"/>
            <w:tcPrChange w:id="4523" w:author="Samylla Oliveira" w:date="2020-08-26T11:44:00Z">
              <w:tcPr>
                <w:tcW w:w="734" w:type="dxa"/>
              </w:tcPr>
            </w:tcPrChange>
          </w:tcPr>
          <w:p w14:paraId="7E631573" w14:textId="2E835F4F" w:rsidR="00DF01ED" w:rsidRPr="00AA51CA" w:rsidRDefault="0087798A">
            <w:pPr>
              <w:pStyle w:val="NormalWeb"/>
              <w:spacing w:before="0" w:beforeAutospacing="0" w:after="0" w:afterAutospacing="0" w:line="360" w:lineRule="auto"/>
              <w:jc w:val="center"/>
              <w:rPr>
                <w:ins w:id="4524" w:author="Samylla Oliveira" w:date="2020-08-03T11:18:00Z"/>
                <w:color w:val="2E2E2E"/>
                <w:sz w:val="20"/>
                <w:szCs w:val="20"/>
                <w:rPrChange w:id="4525" w:author="Samylla Oliveira" w:date="2020-08-26T11:41:00Z">
                  <w:rPr>
                    <w:ins w:id="4526" w:author="Samylla Oliveira" w:date="2020-08-03T11:18:00Z"/>
                    <w:color w:val="2E2E2E"/>
                  </w:rPr>
                </w:rPrChange>
              </w:rPr>
              <w:pPrChange w:id="4527" w:author="Samylla Oliveira" w:date="2020-08-26T11:44:00Z">
                <w:pPr>
                  <w:pStyle w:val="NormalWeb"/>
                  <w:spacing w:before="0" w:beforeAutospacing="0" w:after="0" w:afterAutospacing="0" w:line="360" w:lineRule="auto"/>
                  <w:jc w:val="both"/>
                </w:pPr>
              </w:pPrChange>
            </w:pPr>
            <w:ins w:id="4528" w:author="Samylla Oliveira" w:date="2020-08-03T11:30:00Z">
              <w:r w:rsidRPr="00AA51CA">
                <w:rPr>
                  <w:color w:val="2E2E2E"/>
                  <w:sz w:val="20"/>
                  <w:szCs w:val="20"/>
                  <w:rPrChange w:id="4529" w:author="Samylla Oliveira" w:date="2020-08-26T11:41:00Z">
                    <w:rPr>
                      <w:color w:val="2E2E2E"/>
                    </w:rPr>
                  </w:rPrChange>
                </w:rPr>
                <w:t>1</w:t>
              </w:r>
            </w:ins>
          </w:p>
        </w:tc>
        <w:tc>
          <w:tcPr>
            <w:tcW w:w="766" w:type="dxa"/>
            <w:vAlign w:val="center"/>
            <w:tcPrChange w:id="4530" w:author="Samylla Oliveira" w:date="2020-08-26T11:44:00Z">
              <w:tcPr>
                <w:tcW w:w="736" w:type="dxa"/>
              </w:tcPr>
            </w:tcPrChange>
          </w:tcPr>
          <w:p w14:paraId="3A3AD51D" w14:textId="0FDFC902" w:rsidR="00DF01ED" w:rsidRPr="00AA51CA" w:rsidRDefault="0087798A">
            <w:pPr>
              <w:pStyle w:val="NormalWeb"/>
              <w:spacing w:before="0" w:beforeAutospacing="0" w:after="0" w:afterAutospacing="0" w:line="360" w:lineRule="auto"/>
              <w:jc w:val="center"/>
              <w:rPr>
                <w:ins w:id="4531" w:author="Samylla Oliveira" w:date="2020-08-03T11:18:00Z"/>
                <w:color w:val="2E2E2E"/>
                <w:sz w:val="20"/>
                <w:szCs w:val="20"/>
                <w:rPrChange w:id="4532" w:author="Samylla Oliveira" w:date="2020-08-26T11:41:00Z">
                  <w:rPr>
                    <w:ins w:id="4533" w:author="Samylla Oliveira" w:date="2020-08-03T11:18:00Z"/>
                    <w:color w:val="2E2E2E"/>
                  </w:rPr>
                </w:rPrChange>
              </w:rPr>
              <w:pPrChange w:id="4534" w:author="Samylla Oliveira" w:date="2020-08-26T11:44:00Z">
                <w:pPr>
                  <w:pStyle w:val="NormalWeb"/>
                  <w:spacing w:before="0" w:beforeAutospacing="0" w:after="0" w:afterAutospacing="0" w:line="360" w:lineRule="auto"/>
                  <w:jc w:val="both"/>
                </w:pPr>
              </w:pPrChange>
            </w:pPr>
            <w:ins w:id="4535" w:author="Samylla Oliveira" w:date="2020-08-03T11:31:00Z">
              <w:r w:rsidRPr="00AA51CA">
                <w:rPr>
                  <w:color w:val="2E2E2E"/>
                  <w:sz w:val="20"/>
                  <w:szCs w:val="20"/>
                  <w:rPrChange w:id="4536" w:author="Samylla Oliveira" w:date="2020-08-26T11:41:00Z">
                    <w:rPr>
                      <w:color w:val="2E2E2E"/>
                    </w:rPr>
                  </w:rPrChange>
                </w:rPr>
                <w:t>1</w:t>
              </w:r>
            </w:ins>
          </w:p>
        </w:tc>
        <w:tc>
          <w:tcPr>
            <w:tcW w:w="766" w:type="dxa"/>
            <w:vAlign w:val="center"/>
            <w:tcPrChange w:id="4537" w:author="Samylla Oliveira" w:date="2020-08-26T11:44:00Z">
              <w:tcPr>
                <w:tcW w:w="756" w:type="dxa"/>
              </w:tcPr>
            </w:tcPrChange>
          </w:tcPr>
          <w:p w14:paraId="7E0E8895" w14:textId="1D99E852" w:rsidR="00DF01ED" w:rsidRPr="00AA51CA" w:rsidRDefault="0087798A">
            <w:pPr>
              <w:pStyle w:val="NormalWeb"/>
              <w:spacing w:before="0" w:beforeAutospacing="0" w:after="0" w:afterAutospacing="0" w:line="360" w:lineRule="auto"/>
              <w:jc w:val="center"/>
              <w:rPr>
                <w:ins w:id="4538" w:author="Samylla Oliveira" w:date="2020-08-03T11:18:00Z"/>
                <w:color w:val="2E2E2E"/>
                <w:sz w:val="20"/>
                <w:szCs w:val="20"/>
                <w:rPrChange w:id="4539" w:author="Samylla Oliveira" w:date="2020-08-26T11:41:00Z">
                  <w:rPr>
                    <w:ins w:id="4540" w:author="Samylla Oliveira" w:date="2020-08-03T11:18:00Z"/>
                    <w:color w:val="2E2E2E"/>
                  </w:rPr>
                </w:rPrChange>
              </w:rPr>
              <w:pPrChange w:id="4541" w:author="Samylla Oliveira" w:date="2020-08-26T11:44:00Z">
                <w:pPr>
                  <w:pStyle w:val="NormalWeb"/>
                  <w:spacing w:before="0" w:beforeAutospacing="0" w:after="0" w:afterAutospacing="0" w:line="360" w:lineRule="auto"/>
                  <w:jc w:val="both"/>
                </w:pPr>
              </w:pPrChange>
            </w:pPr>
            <w:ins w:id="4542" w:author="Samylla Oliveira" w:date="2020-08-03T11:31:00Z">
              <w:r w:rsidRPr="00AA51CA">
                <w:rPr>
                  <w:color w:val="2E2E2E"/>
                  <w:sz w:val="20"/>
                  <w:szCs w:val="20"/>
                  <w:rPrChange w:id="4543" w:author="Samylla Oliveira" w:date="2020-08-26T11:41:00Z">
                    <w:rPr>
                      <w:color w:val="2E2E2E"/>
                    </w:rPr>
                  </w:rPrChange>
                </w:rPr>
                <w:t>1</w:t>
              </w:r>
            </w:ins>
          </w:p>
        </w:tc>
      </w:tr>
      <w:tr w:rsidR="00C51777" w14:paraId="08947251" w14:textId="77777777" w:rsidTr="00AA51CA">
        <w:trPr>
          <w:ins w:id="4544" w:author="Samylla Oliveira" w:date="2020-08-03T11:18:00Z"/>
        </w:trPr>
        <w:tc>
          <w:tcPr>
            <w:tcW w:w="1413" w:type="dxa"/>
            <w:vAlign w:val="center"/>
            <w:tcPrChange w:id="4545" w:author="Samylla Oliveira" w:date="2020-08-26T11:44:00Z">
              <w:tcPr>
                <w:tcW w:w="2149" w:type="dxa"/>
                <w:vAlign w:val="center"/>
              </w:tcPr>
            </w:tcPrChange>
          </w:tcPr>
          <w:p w14:paraId="5B7D8E32" w14:textId="77777777" w:rsidR="00AA51CA" w:rsidRDefault="00DF01ED">
            <w:pPr>
              <w:pStyle w:val="NormalWeb"/>
              <w:spacing w:before="0" w:beforeAutospacing="0" w:after="0" w:afterAutospacing="0" w:line="360" w:lineRule="auto"/>
              <w:jc w:val="center"/>
              <w:rPr>
                <w:ins w:id="4546" w:author="Samylla Oliveira" w:date="2020-08-26T11:43:00Z"/>
                <w:color w:val="2E2E2E"/>
                <w:sz w:val="20"/>
                <w:szCs w:val="20"/>
              </w:rPr>
              <w:pPrChange w:id="4547" w:author="Samylla Oliveira" w:date="2020-08-26T11:44:00Z">
                <w:pPr>
                  <w:pStyle w:val="NormalWeb"/>
                  <w:spacing w:before="0" w:beforeAutospacing="0" w:after="0" w:afterAutospacing="0" w:line="360" w:lineRule="auto"/>
                  <w:jc w:val="both"/>
                </w:pPr>
              </w:pPrChange>
            </w:pPr>
            <w:ins w:id="4548" w:author="Samylla Oliveira" w:date="2020-08-03T11:18:00Z">
              <w:r w:rsidRPr="00AA51CA">
                <w:rPr>
                  <w:color w:val="2E2E2E"/>
                  <w:sz w:val="20"/>
                  <w:szCs w:val="20"/>
                  <w:rPrChange w:id="4549" w:author="Samylla Oliveira" w:date="2020-08-26T11:41:00Z">
                    <w:rPr>
                      <w:color w:val="2E2E2E"/>
                    </w:rPr>
                  </w:rPrChange>
                </w:rPr>
                <w:t>Controle/</w:t>
              </w:r>
            </w:ins>
          </w:p>
          <w:p w14:paraId="2B5997ED" w14:textId="520D18CF" w:rsidR="00DF01ED" w:rsidRPr="00AA51CA" w:rsidRDefault="00DF01ED">
            <w:pPr>
              <w:pStyle w:val="NormalWeb"/>
              <w:spacing w:before="0" w:beforeAutospacing="0" w:after="0" w:afterAutospacing="0" w:line="360" w:lineRule="auto"/>
              <w:jc w:val="center"/>
              <w:rPr>
                <w:ins w:id="4550" w:author="Samylla Oliveira" w:date="2020-08-03T11:18:00Z"/>
                <w:color w:val="2E2E2E"/>
                <w:sz w:val="20"/>
                <w:szCs w:val="20"/>
                <w:rPrChange w:id="4551" w:author="Samylla Oliveira" w:date="2020-08-26T11:41:00Z">
                  <w:rPr>
                    <w:ins w:id="4552" w:author="Samylla Oliveira" w:date="2020-08-03T11:18:00Z"/>
                    <w:color w:val="2E2E2E"/>
                  </w:rPr>
                </w:rPrChange>
              </w:rPr>
              <w:pPrChange w:id="4553" w:author="Samylla Oliveira" w:date="2020-08-26T11:44:00Z">
                <w:pPr>
                  <w:pStyle w:val="NormalWeb"/>
                  <w:spacing w:before="0" w:beforeAutospacing="0" w:after="0" w:afterAutospacing="0" w:line="360" w:lineRule="auto"/>
                  <w:jc w:val="both"/>
                </w:pPr>
              </w:pPrChange>
            </w:pPr>
            <w:ins w:id="4554" w:author="Samylla Oliveira" w:date="2020-08-03T11:18:00Z">
              <w:r w:rsidRPr="00AA51CA">
                <w:rPr>
                  <w:color w:val="2E2E2E"/>
                  <w:sz w:val="20"/>
                  <w:szCs w:val="20"/>
                  <w:rPrChange w:id="4555" w:author="Samylla Oliveira" w:date="2020-08-26T11:41:00Z">
                    <w:rPr>
                      <w:color w:val="2E2E2E"/>
                    </w:rPr>
                  </w:rPrChange>
                </w:rPr>
                <w:t>tratamento</w:t>
              </w:r>
            </w:ins>
          </w:p>
        </w:tc>
        <w:tc>
          <w:tcPr>
            <w:tcW w:w="2126" w:type="dxa"/>
            <w:vMerge/>
            <w:vAlign w:val="center"/>
            <w:tcPrChange w:id="4556" w:author="Samylla Oliveira" w:date="2020-08-26T11:44:00Z">
              <w:tcPr>
                <w:tcW w:w="1953" w:type="dxa"/>
                <w:vMerge/>
              </w:tcPr>
            </w:tcPrChange>
          </w:tcPr>
          <w:p w14:paraId="27261B7E" w14:textId="77777777" w:rsidR="00DF01ED" w:rsidRPr="00AA51CA" w:rsidRDefault="00DF01ED">
            <w:pPr>
              <w:pStyle w:val="NormalWeb"/>
              <w:spacing w:before="0" w:beforeAutospacing="0" w:after="0" w:afterAutospacing="0" w:line="360" w:lineRule="auto"/>
              <w:jc w:val="center"/>
              <w:rPr>
                <w:ins w:id="4557" w:author="Samylla Oliveira" w:date="2020-08-03T11:18:00Z"/>
                <w:color w:val="2E2E2E"/>
                <w:sz w:val="20"/>
                <w:szCs w:val="20"/>
                <w:rPrChange w:id="4558" w:author="Samylla Oliveira" w:date="2020-08-26T11:41:00Z">
                  <w:rPr>
                    <w:ins w:id="4559" w:author="Samylla Oliveira" w:date="2020-08-03T11:18:00Z"/>
                    <w:color w:val="2E2E2E"/>
                  </w:rPr>
                </w:rPrChange>
              </w:rPr>
              <w:pPrChange w:id="4560" w:author="Samylla Oliveira" w:date="2020-08-26T11:44:00Z">
                <w:pPr>
                  <w:pStyle w:val="NormalWeb"/>
                  <w:spacing w:before="0" w:beforeAutospacing="0" w:after="0" w:afterAutospacing="0" w:line="360" w:lineRule="auto"/>
                  <w:jc w:val="both"/>
                </w:pPr>
              </w:pPrChange>
            </w:pPr>
          </w:p>
        </w:tc>
        <w:tc>
          <w:tcPr>
            <w:tcW w:w="851" w:type="dxa"/>
            <w:vAlign w:val="center"/>
            <w:tcPrChange w:id="4561" w:author="Samylla Oliveira" w:date="2020-08-26T11:44:00Z">
              <w:tcPr>
                <w:tcW w:w="558" w:type="dxa"/>
              </w:tcPr>
            </w:tcPrChange>
          </w:tcPr>
          <w:p w14:paraId="7BF973AE" w14:textId="0D43A280" w:rsidR="00DF01ED" w:rsidRPr="00AA51CA" w:rsidRDefault="0087798A">
            <w:pPr>
              <w:pStyle w:val="NormalWeb"/>
              <w:spacing w:before="0" w:beforeAutospacing="0" w:after="0" w:afterAutospacing="0" w:line="360" w:lineRule="auto"/>
              <w:jc w:val="center"/>
              <w:rPr>
                <w:ins w:id="4562" w:author="Samylla Oliveira" w:date="2020-08-03T11:18:00Z"/>
                <w:color w:val="2E2E2E"/>
                <w:sz w:val="20"/>
                <w:szCs w:val="20"/>
                <w:rPrChange w:id="4563" w:author="Samylla Oliveira" w:date="2020-08-26T11:41:00Z">
                  <w:rPr>
                    <w:ins w:id="4564" w:author="Samylla Oliveira" w:date="2020-08-03T11:18:00Z"/>
                    <w:color w:val="2E2E2E"/>
                  </w:rPr>
                </w:rPrChange>
              </w:rPr>
              <w:pPrChange w:id="4565" w:author="Samylla Oliveira" w:date="2020-08-26T11:44:00Z">
                <w:pPr>
                  <w:pStyle w:val="NormalWeb"/>
                  <w:spacing w:before="0" w:beforeAutospacing="0" w:after="0" w:afterAutospacing="0" w:line="360" w:lineRule="auto"/>
                  <w:jc w:val="both"/>
                </w:pPr>
              </w:pPrChange>
            </w:pPr>
            <w:ins w:id="4566" w:author="Samylla Oliveira" w:date="2020-08-03T11:29:00Z">
              <w:r w:rsidRPr="00AA51CA">
                <w:rPr>
                  <w:color w:val="2E2E2E"/>
                  <w:sz w:val="20"/>
                  <w:szCs w:val="20"/>
                  <w:rPrChange w:id="4567" w:author="Samylla Oliveira" w:date="2020-08-26T11:41:00Z">
                    <w:rPr>
                      <w:color w:val="2E2E2E"/>
                    </w:rPr>
                  </w:rPrChange>
                </w:rPr>
                <w:t>0,2639</w:t>
              </w:r>
            </w:ins>
          </w:p>
        </w:tc>
        <w:tc>
          <w:tcPr>
            <w:tcW w:w="1040" w:type="dxa"/>
            <w:vAlign w:val="center"/>
            <w:tcPrChange w:id="4568" w:author="Samylla Oliveira" w:date="2020-08-26T11:44:00Z">
              <w:tcPr>
                <w:tcW w:w="852" w:type="dxa"/>
              </w:tcPr>
            </w:tcPrChange>
          </w:tcPr>
          <w:p w14:paraId="2BD7E248" w14:textId="5D16E2F1" w:rsidR="00DF01ED" w:rsidRPr="00AA51CA" w:rsidRDefault="0087798A">
            <w:pPr>
              <w:pStyle w:val="NormalWeb"/>
              <w:spacing w:before="0" w:beforeAutospacing="0" w:after="0" w:afterAutospacing="0" w:line="360" w:lineRule="auto"/>
              <w:jc w:val="center"/>
              <w:rPr>
                <w:ins w:id="4569" w:author="Samylla Oliveira" w:date="2020-08-03T11:18:00Z"/>
                <w:color w:val="2E2E2E"/>
                <w:sz w:val="20"/>
                <w:szCs w:val="20"/>
                <w:rPrChange w:id="4570" w:author="Samylla Oliveira" w:date="2020-08-26T11:41:00Z">
                  <w:rPr>
                    <w:ins w:id="4571" w:author="Samylla Oliveira" w:date="2020-08-03T11:18:00Z"/>
                    <w:color w:val="2E2E2E"/>
                  </w:rPr>
                </w:rPrChange>
              </w:rPr>
              <w:pPrChange w:id="4572" w:author="Samylla Oliveira" w:date="2020-08-26T11:44:00Z">
                <w:pPr>
                  <w:pStyle w:val="NormalWeb"/>
                  <w:spacing w:before="0" w:beforeAutospacing="0" w:after="0" w:afterAutospacing="0" w:line="360" w:lineRule="auto"/>
                  <w:jc w:val="both"/>
                </w:pPr>
              </w:pPrChange>
            </w:pPr>
            <w:ins w:id="4573" w:author="Samylla Oliveira" w:date="2020-08-03T11:30:00Z">
              <w:r w:rsidRPr="00AA51CA">
                <w:rPr>
                  <w:color w:val="2E2E2E"/>
                  <w:sz w:val="20"/>
                  <w:szCs w:val="20"/>
                  <w:rPrChange w:id="4574" w:author="Samylla Oliveira" w:date="2020-08-26T11:41:00Z">
                    <w:rPr>
                      <w:color w:val="2E2E2E"/>
                    </w:rPr>
                  </w:rPrChange>
                </w:rPr>
                <w:t>3,6 x</w:t>
              </w:r>
            </w:ins>
            <w:ins w:id="4575" w:author="Samylla Oliveira" w:date="2020-08-26T11:43:00Z">
              <w:r w:rsidR="00AA51CA">
                <w:rPr>
                  <w:color w:val="2E2E2E"/>
                  <w:sz w:val="20"/>
                  <w:szCs w:val="20"/>
                </w:rPr>
                <w:t xml:space="preserve"> </w:t>
              </w:r>
            </w:ins>
            <w:ins w:id="4576" w:author="Samylla Oliveira" w:date="2020-08-03T11:30:00Z">
              <w:r w:rsidRPr="00AA51CA">
                <w:rPr>
                  <w:color w:val="2E2E2E"/>
                  <w:sz w:val="20"/>
                  <w:szCs w:val="20"/>
                  <w:rPrChange w:id="4577" w:author="Samylla Oliveira" w:date="2020-08-26T11:41:00Z">
                    <w:rPr>
                      <w:color w:val="2E2E2E"/>
                    </w:rPr>
                  </w:rPrChange>
                </w:rPr>
                <w:t>e</w:t>
              </w:r>
              <w:r w:rsidRPr="00AA51CA">
                <w:rPr>
                  <w:color w:val="2E2E2E"/>
                  <w:sz w:val="20"/>
                  <w:szCs w:val="20"/>
                  <w:vertAlign w:val="superscript"/>
                  <w:rPrChange w:id="4578" w:author="Samylla Oliveira" w:date="2020-08-26T11:41:00Z">
                    <w:rPr>
                      <w:color w:val="2E2E2E"/>
                      <w:vertAlign w:val="superscript"/>
                    </w:rPr>
                  </w:rPrChange>
                </w:rPr>
                <w:t>-8</w:t>
              </w:r>
            </w:ins>
          </w:p>
        </w:tc>
        <w:tc>
          <w:tcPr>
            <w:tcW w:w="766" w:type="dxa"/>
            <w:vAlign w:val="center"/>
            <w:tcPrChange w:id="4579" w:author="Samylla Oliveira" w:date="2020-08-26T11:44:00Z">
              <w:tcPr>
                <w:tcW w:w="756" w:type="dxa"/>
              </w:tcPr>
            </w:tcPrChange>
          </w:tcPr>
          <w:p w14:paraId="1410B89A" w14:textId="26B810BF" w:rsidR="00DF01ED" w:rsidRPr="00AA51CA" w:rsidRDefault="0087798A">
            <w:pPr>
              <w:pStyle w:val="NormalWeb"/>
              <w:spacing w:before="0" w:beforeAutospacing="0" w:after="0" w:afterAutospacing="0" w:line="360" w:lineRule="auto"/>
              <w:jc w:val="center"/>
              <w:rPr>
                <w:ins w:id="4580" w:author="Samylla Oliveira" w:date="2020-08-03T11:18:00Z"/>
                <w:color w:val="2E2E2E"/>
                <w:sz w:val="20"/>
                <w:szCs w:val="20"/>
                <w:rPrChange w:id="4581" w:author="Samylla Oliveira" w:date="2020-08-26T11:41:00Z">
                  <w:rPr>
                    <w:ins w:id="4582" w:author="Samylla Oliveira" w:date="2020-08-03T11:18:00Z"/>
                    <w:color w:val="2E2E2E"/>
                  </w:rPr>
                </w:rPrChange>
              </w:rPr>
              <w:pPrChange w:id="4583" w:author="Samylla Oliveira" w:date="2020-08-26T11:44:00Z">
                <w:pPr>
                  <w:pStyle w:val="NormalWeb"/>
                  <w:spacing w:before="0" w:beforeAutospacing="0" w:after="0" w:afterAutospacing="0" w:line="360" w:lineRule="auto"/>
                  <w:jc w:val="both"/>
                </w:pPr>
              </w:pPrChange>
            </w:pPr>
            <w:ins w:id="4584" w:author="Samylla Oliveira" w:date="2020-08-03T11:30:00Z">
              <w:r w:rsidRPr="00AA51CA">
                <w:rPr>
                  <w:color w:val="2E2E2E"/>
                  <w:sz w:val="20"/>
                  <w:szCs w:val="20"/>
                  <w:rPrChange w:id="4585" w:author="Samylla Oliveira" w:date="2020-08-26T11:41:00Z">
                    <w:rPr>
                      <w:color w:val="2E2E2E"/>
                    </w:rPr>
                  </w:rPrChange>
                </w:rPr>
                <w:t>0,010</w:t>
              </w:r>
            </w:ins>
          </w:p>
        </w:tc>
        <w:tc>
          <w:tcPr>
            <w:tcW w:w="766" w:type="dxa"/>
            <w:vAlign w:val="center"/>
            <w:tcPrChange w:id="4586" w:author="Samylla Oliveira" w:date="2020-08-26T11:44:00Z">
              <w:tcPr>
                <w:tcW w:w="734" w:type="dxa"/>
              </w:tcPr>
            </w:tcPrChange>
          </w:tcPr>
          <w:p w14:paraId="6086BA9E" w14:textId="696CD978" w:rsidR="00DF01ED" w:rsidRPr="00AA51CA" w:rsidRDefault="0087798A">
            <w:pPr>
              <w:pStyle w:val="NormalWeb"/>
              <w:spacing w:before="0" w:beforeAutospacing="0" w:after="0" w:afterAutospacing="0" w:line="360" w:lineRule="auto"/>
              <w:jc w:val="center"/>
              <w:rPr>
                <w:ins w:id="4587" w:author="Samylla Oliveira" w:date="2020-08-03T11:18:00Z"/>
                <w:color w:val="2E2E2E"/>
                <w:sz w:val="20"/>
                <w:szCs w:val="20"/>
                <w:rPrChange w:id="4588" w:author="Samylla Oliveira" w:date="2020-08-26T11:41:00Z">
                  <w:rPr>
                    <w:ins w:id="4589" w:author="Samylla Oliveira" w:date="2020-08-03T11:18:00Z"/>
                    <w:color w:val="2E2E2E"/>
                  </w:rPr>
                </w:rPrChange>
              </w:rPr>
              <w:pPrChange w:id="4590" w:author="Samylla Oliveira" w:date="2020-08-26T11:44:00Z">
                <w:pPr>
                  <w:pStyle w:val="NormalWeb"/>
                  <w:spacing w:before="0" w:beforeAutospacing="0" w:after="0" w:afterAutospacing="0" w:line="360" w:lineRule="auto"/>
                  <w:jc w:val="both"/>
                </w:pPr>
              </w:pPrChange>
            </w:pPr>
            <w:ins w:id="4591" w:author="Samylla Oliveira" w:date="2020-08-03T11:30:00Z">
              <w:r w:rsidRPr="00AA51CA">
                <w:rPr>
                  <w:color w:val="2E2E2E"/>
                  <w:sz w:val="20"/>
                  <w:szCs w:val="20"/>
                  <w:rPrChange w:id="4592" w:author="Samylla Oliveira" w:date="2020-08-26T11:41:00Z">
                    <w:rPr>
                      <w:color w:val="2E2E2E"/>
                    </w:rPr>
                  </w:rPrChange>
                </w:rPr>
                <w:t>0,0012</w:t>
              </w:r>
            </w:ins>
          </w:p>
        </w:tc>
        <w:tc>
          <w:tcPr>
            <w:tcW w:w="766" w:type="dxa"/>
            <w:vAlign w:val="center"/>
            <w:tcPrChange w:id="4593" w:author="Samylla Oliveira" w:date="2020-08-26T11:44:00Z">
              <w:tcPr>
                <w:tcW w:w="736" w:type="dxa"/>
              </w:tcPr>
            </w:tcPrChange>
          </w:tcPr>
          <w:p w14:paraId="2BB234F6" w14:textId="3A02EF0F" w:rsidR="00DF01ED" w:rsidRPr="00AA51CA" w:rsidRDefault="0087798A">
            <w:pPr>
              <w:pStyle w:val="NormalWeb"/>
              <w:spacing w:before="0" w:beforeAutospacing="0" w:after="0" w:afterAutospacing="0" w:line="360" w:lineRule="auto"/>
              <w:jc w:val="center"/>
              <w:rPr>
                <w:ins w:id="4594" w:author="Samylla Oliveira" w:date="2020-08-03T11:18:00Z"/>
                <w:color w:val="2E2E2E"/>
                <w:sz w:val="20"/>
                <w:szCs w:val="20"/>
                <w:rPrChange w:id="4595" w:author="Samylla Oliveira" w:date="2020-08-26T11:41:00Z">
                  <w:rPr>
                    <w:ins w:id="4596" w:author="Samylla Oliveira" w:date="2020-08-03T11:18:00Z"/>
                    <w:color w:val="2E2E2E"/>
                  </w:rPr>
                </w:rPrChange>
              </w:rPr>
              <w:pPrChange w:id="4597" w:author="Samylla Oliveira" w:date="2020-08-26T11:44:00Z">
                <w:pPr>
                  <w:pStyle w:val="NormalWeb"/>
                  <w:spacing w:before="0" w:beforeAutospacing="0" w:after="0" w:afterAutospacing="0" w:line="360" w:lineRule="auto"/>
                  <w:jc w:val="both"/>
                </w:pPr>
              </w:pPrChange>
            </w:pPr>
            <w:ins w:id="4598" w:author="Samylla Oliveira" w:date="2020-08-03T11:31:00Z">
              <w:r w:rsidRPr="00AA51CA">
                <w:rPr>
                  <w:color w:val="2E2E2E"/>
                  <w:sz w:val="20"/>
                  <w:szCs w:val="20"/>
                  <w:rPrChange w:id="4599" w:author="Samylla Oliveira" w:date="2020-08-26T11:41:00Z">
                    <w:rPr>
                      <w:color w:val="2E2E2E"/>
                    </w:rPr>
                  </w:rPrChange>
                </w:rPr>
                <w:t>0,011</w:t>
              </w:r>
            </w:ins>
          </w:p>
        </w:tc>
        <w:tc>
          <w:tcPr>
            <w:tcW w:w="766" w:type="dxa"/>
            <w:vAlign w:val="center"/>
            <w:tcPrChange w:id="4600" w:author="Samylla Oliveira" w:date="2020-08-26T11:44:00Z">
              <w:tcPr>
                <w:tcW w:w="756" w:type="dxa"/>
              </w:tcPr>
            </w:tcPrChange>
          </w:tcPr>
          <w:p w14:paraId="6EA69AFB" w14:textId="34724B69" w:rsidR="00DF01ED" w:rsidRPr="00AA51CA" w:rsidRDefault="0087798A">
            <w:pPr>
              <w:pStyle w:val="NormalWeb"/>
              <w:spacing w:before="0" w:beforeAutospacing="0" w:after="0" w:afterAutospacing="0" w:line="360" w:lineRule="auto"/>
              <w:jc w:val="center"/>
              <w:rPr>
                <w:ins w:id="4601" w:author="Samylla Oliveira" w:date="2020-08-03T11:18:00Z"/>
                <w:color w:val="2E2E2E"/>
                <w:sz w:val="20"/>
                <w:szCs w:val="20"/>
                <w:rPrChange w:id="4602" w:author="Samylla Oliveira" w:date="2020-08-26T11:41:00Z">
                  <w:rPr>
                    <w:ins w:id="4603" w:author="Samylla Oliveira" w:date="2020-08-03T11:18:00Z"/>
                    <w:color w:val="2E2E2E"/>
                  </w:rPr>
                </w:rPrChange>
              </w:rPr>
              <w:pPrChange w:id="4604" w:author="Samylla Oliveira" w:date="2020-08-26T11:44:00Z">
                <w:pPr>
                  <w:pStyle w:val="NormalWeb"/>
                  <w:spacing w:before="0" w:beforeAutospacing="0" w:after="0" w:afterAutospacing="0" w:line="360" w:lineRule="auto"/>
                  <w:jc w:val="both"/>
                </w:pPr>
              </w:pPrChange>
            </w:pPr>
            <w:ins w:id="4605" w:author="Samylla Oliveira" w:date="2020-08-03T11:31:00Z">
              <w:r w:rsidRPr="00AA51CA">
                <w:rPr>
                  <w:color w:val="2E2E2E"/>
                  <w:sz w:val="20"/>
                  <w:szCs w:val="20"/>
                  <w:rPrChange w:id="4606" w:author="Samylla Oliveira" w:date="2020-08-26T11:41:00Z">
                    <w:rPr>
                      <w:color w:val="2E2E2E"/>
                    </w:rPr>
                  </w:rPrChange>
                </w:rPr>
                <w:t>1</w:t>
              </w:r>
            </w:ins>
          </w:p>
        </w:tc>
      </w:tr>
    </w:tbl>
    <w:p w14:paraId="3018BE77" w14:textId="77777777" w:rsidR="000316E1" w:rsidRDefault="000316E1" w:rsidP="00C002A8">
      <w:pPr>
        <w:pStyle w:val="NormalWeb"/>
        <w:spacing w:before="0" w:beforeAutospacing="0" w:after="0" w:afterAutospacing="0" w:line="360" w:lineRule="auto"/>
        <w:jc w:val="both"/>
        <w:rPr>
          <w:ins w:id="4607" w:author="Samylla Oliveira" w:date="2020-08-03T09:24:00Z"/>
          <w:color w:val="2E2E2E"/>
        </w:rPr>
      </w:pPr>
    </w:p>
    <w:p w14:paraId="20920C44" w14:textId="481A7041" w:rsidR="006467FD" w:rsidRDefault="006467FD" w:rsidP="00C002A8">
      <w:pPr>
        <w:pStyle w:val="NormalWeb"/>
        <w:spacing w:before="0" w:beforeAutospacing="0" w:after="0" w:afterAutospacing="0" w:line="360" w:lineRule="auto"/>
        <w:jc w:val="both"/>
        <w:rPr>
          <w:ins w:id="4608" w:author="Samylla Oliveira" w:date="2020-06-17T15:05:00Z"/>
          <w:color w:val="2E2E2E"/>
        </w:rPr>
      </w:pPr>
      <w:ins w:id="4609" w:author="Samylla Oliveira" w:date="2020-06-17T13:53:00Z">
        <w:r>
          <w:rPr>
            <w:color w:val="2E2E2E"/>
          </w:rPr>
          <w:t xml:space="preserve">Ao analisar a quantidade de células dos tricomas da espécie Dolichospermum sp. (Figura 8) observa-se que </w:t>
        </w:r>
      </w:ins>
      <w:ins w:id="4610" w:author="Samylla Oliveira" w:date="2020-06-17T14:06:00Z">
        <w:r w:rsidR="00F22D14">
          <w:rPr>
            <w:color w:val="2E2E2E"/>
          </w:rPr>
          <w:t xml:space="preserve">no tempo 0 h </w:t>
        </w:r>
        <w:r w:rsidR="007E0B21">
          <w:rPr>
            <w:color w:val="2E2E2E"/>
          </w:rPr>
          <w:t xml:space="preserve">os tricomas amostrados na </w:t>
        </w:r>
      </w:ins>
      <w:ins w:id="4611" w:author="Samylla Oliveira" w:date="2020-06-17T14:07:00Z">
        <w:r w:rsidR="007E0B21">
          <w:rPr>
            <w:color w:val="2E2E2E"/>
          </w:rPr>
          <w:t xml:space="preserve">água bruta, </w:t>
        </w:r>
        <w:proofErr w:type="spellStart"/>
        <w:r w:rsidR="007E0B21">
          <w:rPr>
            <w:color w:val="2E2E2E"/>
          </w:rPr>
          <w:t>mesocosmos</w:t>
        </w:r>
        <w:proofErr w:type="spellEnd"/>
        <w:r w:rsidR="007E0B21">
          <w:rPr>
            <w:color w:val="2E2E2E"/>
          </w:rPr>
          <w:t xml:space="preserve"> controle e </w:t>
        </w:r>
        <w:proofErr w:type="spellStart"/>
        <w:r w:rsidR="007E0B21">
          <w:rPr>
            <w:color w:val="2E2E2E"/>
          </w:rPr>
          <w:t>mesocosmos</w:t>
        </w:r>
        <w:proofErr w:type="spellEnd"/>
        <w:r w:rsidR="007E0B21">
          <w:rPr>
            <w:color w:val="2E2E2E"/>
          </w:rPr>
          <w:t xml:space="preserve"> tratamento não apresentam diferenças quanto a quantidade do n</w:t>
        </w:r>
      </w:ins>
      <w:ins w:id="4612" w:author="Samylla Oliveira" w:date="2020-06-17T14:08:00Z">
        <w:r w:rsidR="007E0B21">
          <w:rPr>
            <w:color w:val="2E2E2E"/>
          </w:rPr>
          <w:t>úmero de células.</w:t>
        </w:r>
      </w:ins>
      <w:ins w:id="4613" w:author="Samylla Oliveira" w:date="2020-06-17T14:13:00Z">
        <w:r w:rsidR="007816C0">
          <w:rPr>
            <w:color w:val="2E2E2E"/>
          </w:rPr>
          <w:t xml:space="preserve">  No tempo 72 h, ao comparar as amostras de </w:t>
        </w:r>
      </w:ins>
      <w:ins w:id="4614" w:author="Samylla Oliveira" w:date="2020-06-17T14:14:00Z">
        <w:r w:rsidR="007816C0">
          <w:rPr>
            <w:color w:val="2E2E2E"/>
          </w:rPr>
          <w:t xml:space="preserve">água bruta e controle não há diferença, mas os </w:t>
        </w:r>
        <w:proofErr w:type="spellStart"/>
        <w:r w:rsidR="007816C0">
          <w:rPr>
            <w:color w:val="2E2E2E"/>
          </w:rPr>
          <w:t>mesocosmos</w:t>
        </w:r>
        <w:proofErr w:type="spellEnd"/>
        <w:r w:rsidR="007816C0">
          <w:rPr>
            <w:color w:val="2E2E2E"/>
          </w:rPr>
          <w:t xml:space="preserve"> em que ocorreu o tratamento fotocatal</w:t>
        </w:r>
      </w:ins>
      <w:ins w:id="4615" w:author="Samylla Oliveira" w:date="2020-06-17T14:15:00Z">
        <w:r w:rsidR="007816C0">
          <w:rPr>
            <w:color w:val="2E2E2E"/>
          </w:rPr>
          <w:t>ítico</w:t>
        </w:r>
      </w:ins>
      <w:ins w:id="4616" w:author="Samylla Oliveira" w:date="2020-06-17T14:20:00Z">
        <w:r w:rsidR="00B01239">
          <w:rPr>
            <w:color w:val="2E2E2E"/>
          </w:rPr>
          <w:t xml:space="preserve"> apresentaram diferenças significativas (</w:t>
        </w:r>
      </w:ins>
      <w:ins w:id="4617" w:author="Samylla Oliveira" w:date="2020-06-17T14:21:00Z">
        <w:r w:rsidR="00B01239">
          <w:rPr>
            <w:color w:val="2E2E2E"/>
          </w:rPr>
          <w:t>α</w:t>
        </w:r>
      </w:ins>
      <w:ins w:id="4618" w:author="Samylla Oliveira" w:date="2020-06-17T14:26:00Z">
        <w:r w:rsidR="00B01239">
          <w:rPr>
            <w:color w:val="2E2E2E"/>
          </w:rPr>
          <w:t xml:space="preserve"> &lt; 2.10</w:t>
        </w:r>
        <w:r w:rsidR="00B01239" w:rsidRPr="00B01239">
          <w:rPr>
            <w:color w:val="2E2E2E"/>
            <w:vertAlign w:val="superscript"/>
            <w:rPrChange w:id="4619" w:author="Samylla Oliveira" w:date="2020-06-17T14:27:00Z">
              <w:rPr>
                <w:color w:val="2E2E2E"/>
              </w:rPr>
            </w:rPrChange>
          </w:rPr>
          <w:t>-16</w:t>
        </w:r>
      </w:ins>
      <w:ins w:id="4620" w:author="Samylla Oliveira" w:date="2020-06-17T14:27:00Z">
        <w:r w:rsidR="00B01239">
          <w:rPr>
            <w:color w:val="2E2E2E"/>
          </w:rPr>
          <w:t>)</w:t>
        </w:r>
      </w:ins>
      <w:ins w:id="4621" w:author="Samylla Oliveira" w:date="2020-06-17T14:28:00Z">
        <w:r w:rsidR="004358F9">
          <w:rPr>
            <w:color w:val="2E2E2E"/>
          </w:rPr>
          <w:t xml:space="preserve">. </w:t>
        </w:r>
      </w:ins>
    </w:p>
    <w:p w14:paraId="108AE3B0" w14:textId="148B657C" w:rsidR="007027BA" w:rsidRDefault="007027BA" w:rsidP="00C002A8">
      <w:pPr>
        <w:pStyle w:val="NormalWeb"/>
        <w:spacing w:before="0" w:beforeAutospacing="0" w:after="0" w:afterAutospacing="0" w:line="360" w:lineRule="auto"/>
        <w:jc w:val="both"/>
        <w:rPr>
          <w:ins w:id="4622" w:author="Samylla Oliveira" w:date="2020-06-17T15:08:00Z"/>
          <w:color w:val="2E2E2E"/>
        </w:rPr>
      </w:pPr>
      <w:ins w:id="4623" w:author="Samylla Oliveira" w:date="2020-06-17T15:05:00Z">
        <w:r>
          <w:rPr>
            <w:color w:val="2E2E2E"/>
          </w:rPr>
          <w:t xml:space="preserve">Nas amostras analisadas no tempo 168 h notou-se que </w:t>
        </w:r>
      </w:ins>
      <w:ins w:id="4624" w:author="Samylla Oliveira" w:date="2020-06-17T15:07:00Z">
        <w:r>
          <w:rPr>
            <w:color w:val="2E2E2E"/>
          </w:rPr>
          <w:t>houve redução</w:t>
        </w:r>
      </w:ins>
      <w:ins w:id="4625" w:author="Samylla Oliveira" w:date="2020-06-17T15:08:00Z">
        <w:r>
          <w:rPr>
            <w:color w:val="2E2E2E"/>
          </w:rPr>
          <w:t xml:space="preserve"> significativo</w:t>
        </w:r>
      </w:ins>
      <w:ins w:id="4626" w:author="Samylla Oliveira" w:date="2020-06-17T15:07:00Z">
        <w:r>
          <w:rPr>
            <w:color w:val="2E2E2E"/>
          </w:rPr>
          <w:t xml:space="preserve"> do número de células por tricoma nos </w:t>
        </w:r>
        <w:proofErr w:type="spellStart"/>
        <w:r>
          <w:rPr>
            <w:color w:val="2E2E2E"/>
          </w:rPr>
          <w:t>mesocosmo</w:t>
        </w:r>
        <w:proofErr w:type="spellEnd"/>
        <w:r>
          <w:rPr>
            <w:color w:val="2E2E2E"/>
          </w:rPr>
          <w:t xml:space="preserve"> controle quando comparado com a </w:t>
        </w:r>
      </w:ins>
      <w:ins w:id="4627" w:author="Samylla Oliveira" w:date="2020-06-17T15:08:00Z">
        <w:r>
          <w:rPr>
            <w:color w:val="2E2E2E"/>
          </w:rPr>
          <w:t>água bruta</w:t>
        </w:r>
      </w:ins>
      <w:ins w:id="4628" w:author="Samylla Oliveira" w:date="2020-06-17T15:05:00Z">
        <w:r w:rsidR="00636C16">
          <w:rPr>
            <w:color w:val="2E2E2E"/>
          </w:rPr>
          <w:t xml:space="preserve">. </w:t>
        </w:r>
      </w:ins>
    </w:p>
    <w:p w14:paraId="42C10C7B" w14:textId="047146F1" w:rsidR="00636C16" w:rsidRDefault="00636C16" w:rsidP="00C002A8">
      <w:pPr>
        <w:pStyle w:val="NormalWeb"/>
        <w:spacing w:before="0" w:beforeAutospacing="0" w:after="0" w:afterAutospacing="0" w:line="360" w:lineRule="auto"/>
        <w:jc w:val="both"/>
        <w:rPr>
          <w:ins w:id="4629" w:author="Samylla Oliveira" w:date="2020-06-17T14:28:00Z"/>
          <w:color w:val="2E2E2E"/>
        </w:rPr>
      </w:pPr>
      <w:ins w:id="4630" w:author="Samylla Oliveira" w:date="2020-06-17T15:08:00Z">
        <w:r>
          <w:rPr>
            <w:color w:val="2E2E2E"/>
          </w:rPr>
          <w:t>336</w:t>
        </w:r>
      </w:ins>
      <w:ins w:id="4631" w:author="Samylla Oliveira" w:date="2020-06-17T15:09:00Z">
        <w:r>
          <w:rPr>
            <w:color w:val="2E2E2E"/>
          </w:rPr>
          <w:t xml:space="preserve"> </w:t>
        </w:r>
      </w:ins>
      <w:ins w:id="4632" w:author="Samylla Oliveira" w:date="2020-06-17T15:08:00Z">
        <w:r>
          <w:rPr>
            <w:color w:val="2E2E2E"/>
          </w:rPr>
          <w:t>h</w:t>
        </w:r>
      </w:ins>
      <w:ins w:id="4633" w:author="Samylla Oliveira" w:date="2020-06-17T15:09:00Z">
        <w:r>
          <w:rPr>
            <w:color w:val="2E2E2E"/>
          </w:rPr>
          <w:t xml:space="preserve"> e 504 h</w:t>
        </w:r>
      </w:ins>
      <w:ins w:id="4634" w:author="Samylla Oliveira" w:date="2020-06-17T15:08:00Z">
        <w:r>
          <w:rPr>
            <w:color w:val="2E2E2E"/>
          </w:rPr>
          <w:t xml:space="preserve"> n</w:t>
        </w:r>
      </w:ins>
      <w:ins w:id="4635" w:author="Samylla Oliveira" w:date="2020-06-17T15:09:00Z">
        <w:r>
          <w:rPr>
            <w:color w:val="2E2E2E"/>
          </w:rPr>
          <w:t>ão houve diferenças significativas ocasionadas pelo efeito do isolamento e do tratamento fotocatal</w:t>
        </w:r>
      </w:ins>
      <w:ins w:id="4636" w:author="Samylla Oliveira" w:date="2020-06-17T15:10:00Z">
        <w:r>
          <w:rPr>
            <w:color w:val="2E2E2E"/>
          </w:rPr>
          <w:t>ítico.</w:t>
        </w:r>
      </w:ins>
      <w:ins w:id="4637" w:author="Samylla Oliveira" w:date="2020-06-17T15:09:00Z">
        <w:r>
          <w:rPr>
            <w:color w:val="2E2E2E"/>
          </w:rPr>
          <w:t xml:space="preserve"> </w:t>
        </w:r>
      </w:ins>
    </w:p>
    <w:p w14:paraId="138494AC" w14:textId="0294F65E" w:rsidR="00636C16" w:rsidRDefault="009635F5" w:rsidP="00C002A8">
      <w:pPr>
        <w:pStyle w:val="NormalWeb"/>
        <w:spacing w:before="0" w:beforeAutospacing="0" w:after="0" w:afterAutospacing="0" w:line="360" w:lineRule="auto"/>
        <w:jc w:val="both"/>
        <w:rPr>
          <w:ins w:id="4638" w:author="Samylla Oliveira" w:date="2020-06-17T20:15:00Z"/>
        </w:rPr>
      </w:pPr>
      <w:ins w:id="4639" w:author="Samylla Oliveira" w:date="2020-06-18T11:01:00Z">
        <w:r>
          <w:rPr>
            <w:color w:val="2E2E2E"/>
          </w:rPr>
          <w:t>De acordo com</w:t>
        </w:r>
      </w:ins>
      <w:ins w:id="4640" w:author="Samylla Oliveira" w:date="2020-06-17T15:10:00Z">
        <w:r w:rsidR="00636C16">
          <w:rPr>
            <w:color w:val="2E2E2E"/>
          </w:rPr>
          <w:t xml:space="preserve"> os resultados referentes a espécie </w:t>
        </w:r>
      </w:ins>
      <w:ins w:id="4641" w:author="Samylla Oliveira" w:date="2020-06-17T15:11:00Z">
        <w:r w:rsidR="00636C16" w:rsidRPr="00DA6FEE">
          <w:rPr>
            <w:i/>
          </w:rPr>
          <w:t>Planktothrix agardhii</w:t>
        </w:r>
      </w:ins>
      <w:ins w:id="4642" w:author="Samylla Oliveira" w:date="2020-06-17T15:12:00Z">
        <w:r w:rsidR="009241ED">
          <w:rPr>
            <w:i/>
          </w:rPr>
          <w:t xml:space="preserve"> </w:t>
        </w:r>
        <w:r w:rsidR="009241ED" w:rsidRPr="009241ED">
          <w:rPr>
            <w:rPrChange w:id="4643" w:author="Samylla Oliveira" w:date="2020-06-17T15:13:00Z">
              <w:rPr>
                <w:i/>
              </w:rPr>
            </w:rPrChange>
          </w:rPr>
          <w:t xml:space="preserve">percebe-se que as amostras analisadas no tempo 0 h na </w:t>
        </w:r>
      </w:ins>
      <w:ins w:id="4644" w:author="Samylla Oliveira" w:date="2020-06-17T15:13:00Z">
        <w:r w:rsidR="009241ED" w:rsidRPr="009241ED">
          <w:rPr>
            <w:rPrChange w:id="4645" w:author="Samylla Oliveira" w:date="2020-06-17T15:13:00Z">
              <w:rPr>
                <w:i/>
              </w:rPr>
            </w:rPrChange>
          </w:rPr>
          <w:t xml:space="preserve">água bruta e </w:t>
        </w:r>
        <w:proofErr w:type="spellStart"/>
        <w:r w:rsidR="009241ED" w:rsidRPr="009241ED">
          <w:rPr>
            <w:rPrChange w:id="4646" w:author="Samylla Oliveira" w:date="2020-06-17T15:13:00Z">
              <w:rPr>
                <w:i/>
              </w:rPr>
            </w:rPrChange>
          </w:rPr>
          <w:t>mesocosmos</w:t>
        </w:r>
        <w:proofErr w:type="spellEnd"/>
        <w:r w:rsidR="009241ED" w:rsidRPr="009241ED">
          <w:rPr>
            <w:rPrChange w:id="4647" w:author="Samylla Oliveira" w:date="2020-06-17T15:13:00Z">
              <w:rPr>
                <w:i/>
              </w:rPr>
            </w:rPrChange>
          </w:rPr>
          <w:t xml:space="preserve"> controle apresentam diferenças significativas</w:t>
        </w:r>
        <w:r w:rsidR="009241ED">
          <w:t xml:space="preserve"> quanto ao n</w:t>
        </w:r>
      </w:ins>
      <w:ins w:id="4648" w:author="Samylla Oliveira" w:date="2020-06-17T15:14:00Z">
        <w:r w:rsidR="009241ED">
          <w:t>úmero de células por tricoma</w:t>
        </w:r>
      </w:ins>
      <w:ins w:id="4649" w:author="Samylla Oliveira" w:date="2020-06-17T15:13:00Z">
        <w:r w:rsidR="009241ED" w:rsidRPr="009241ED">
          <w:rPr>
            <w:rPrChange w:id="4650" w:author="Samylla Oliveira" w:date="2020-06-17T15:13:00Z">
              <w:rPr>
                <w:i/>
              </w:rPr>
            </w:rPrChange>
          </w:rPr>
          <w:t>.</w:t>
        </w:r>
      </w:ins>
    </w:p>
    <w:p w14:paraId="0FFEB96F" w14:textId="28423639" w:rsidR="007928D0" w:rsidRDefault="007928D0" w:rsidP="00C002A8">
      <w:pPr>
        <w:pStyle w:val="NormalWeb"/>
        <w:spacing w:before="0" w:beforeAutospacing="0" w:after="0" w:afterAutospacing="0" w:line="360" w:lineRule="auto"/>
        <w:jc w:val="both"/>
        <w:rPr>
          <w:ins w:id="4651" w:author="Samylla Oliveira" w:date="2020-06-17T20:20:00Z"/>
        </w:rPr>
      </w:pPr>
      <w:ins w:id="4652" w:author="Samylla Oliveira" w:date="2020-06-17T20:15:00Z">
        <w:r>
          <w:t xml:space="preserve">No tempo 72 h não foi observado diversas significativas quando comparados os </w:t>
        </w:r>
        <w:proofErr w:type="spellStart"/>
        <w:r>
          <w:t>mesocosmos</w:t>
        </w:r>
        <w:proofErr w:type="spellEnd"/>
        <w:r>
          <w:t xml:space="preserve"> controle e tratamento.</w:t>
        </w:r>
      </w:ins>
      <w:ins w:id="4653" w:author="Samylla Oliveira" w:date="2020-06-17T20:16:00Z">
        <w:r>
          <w:t xml:space="preserve"> Já no tempo 168 h foram identificadas diferenças significativas </w:t>
        </w:r>
      </w:ins>
      <w:ins w:id="4654" w:author="Samylla Oliveira" w:date="2020-06-17T20:20:00Z">
        <w:r w:rsidR="00C52EA9">
          <w:t xml:space="preserve">quando comparadas </w:t>
        </w:r>
      </w:ins>
      <w:ins w:id="4655" w:author="Samylla Oliveira" w:date="2020-06-17T20:16:00Z">
        <w:r w:rsidR="00C52EA9">
          <w:t xml:space="preserve">as amostras controle e </w:t>
        </w:r>
      </w:ins>
      <w:ins w:id="4656" w:author="Samylla Oliveira" w:date="2020-06-17T20:17:00Z">
        <w:r>
          <w:t xml:space="preserve">tratamento (α </w:t>
        </w:r>
      </w:ins>
      <w:ins w:id="4657" w:author="Samylla Oliveira" w:date="2020-06-17T20:18:00Z">
        <w:r>
          <w:t>= 0,0141)</w:t>
        </w:r>
      </w:ins>
      <w:ins w:id="4658" w:author="Samylla Oliveira" w:date="2020-06-17T20:19:00Z">
        <w:r>
          <w:t>.</w:t>
        </w:r>
      </w:ins>
      <w:ins w:id="4659" w:author="Samylla Oliveira" w:date="2020-06-17T20:20:00Z">
        <w:r>
          <w:t xml:space="preserve"> </w:t>
        </w:r>
      </w:ins>
      <w:ins w:id="4660" w:author="Samylla Oliveira" w:date="2020-06-17T20:19:00Z">
        <w:r>
          <w:t xml:space="preserve">Nas </w:t>
        </w:r>
        <w:r>
          <w:lastRenderedPageBreak/>
          <w:t xml:space="preserve">amostras analisadas nos tempos 336 h e 524 h não houveram diferenças quanto a este </w:t>
        </w:r>
      </w:ins>
      <w:ins w:id="4661" w:author="Samylla Oliveira" w:date="2020-06-17T20:20:00Z">
        <w:r>
          <w:t>critério.</w:t>
        </w:r>
      </w:ins>
    </w:p>
    <w:p w14:paraId="441D1DBE" w14:textId="376514CE" w:rsidR="0044174E" w:rsidRDefault="00DB64CF" w:rsidP="00C002A8">
      <w:pPr>
        <w:pStyle w:val="NormalWeb"/>
        <w:spacing w:before="0" w:beforeAutospacing="0" w:after="0" w:afterAutospacing="0" w:line="360" w:lineRule="auto"/>
        <w:jc w:val="both"/>
        <w:rPr>
          <w:ins w:id="4662" w:author="Samylla Oliveira" w:date="2020-06-18T10:45:00Z"/>
        </w:rPr>
      </w:pPr>
      <w:ins w:id="4663" w:author="Samylla Oliveira" w:date="2020-06-17T20:32:00Z">
        <w:r>
          <w:t xml:space="preserve">Para os organismos da espécie Pseudanabaena sp. </w:t>
        </w:r>
      </w:ins>
      <w:ins w:id="4664" w:author="Samylla Oliveira" w:date="2020-06-17T20:33:00Z">
        <w:r>
          <w:t xml:space="preserve">notou-se que no tempo 72 h houve impacto significativo com redução do tricoma quando comparado a </w:t>
        </w:r>
      </w:ins>
      <w:ins w:id="4665" w:author="Samylla Oliveira" w:date="2020-06-17T20:34:00Z">
        <w:r>
          <w:t>água bruta e controle</w:t>
        </w:r>
      </w:ins>
      <w:ins w:id="4666" w:author="Samylla Oliveira" w:date="2020-06-17T20:35:00Z">
        <w:r>
          <w:t xml:space="preserve"> (</w:t>
        </w:r>
      </w:ins>
      <w:ins w:id="4667" w:author="Samylla Oliveira" w:date="2020-06-17T20:36:00Z">
        <w:r>
          <w:t>α</w:t>
        </w:r>
      </w:ins>
      <w:ins w:id="4668" w:author="Samylla Oliveira" w:date="2020-06-17T20:39:00Z">
        <w:r w:rsidR="000271B8">
          <w:t xml:space="preserve"> =0,0019)</w:t>
        </w:r>
      </w:ins>
      <w:ins w:id="4669" w:author="Samylla Oliveira" w:date="2020-06-17T20:34:00Z">
        <w:r>
          <w:t>, ficando ev</w:t>
        </w:r>
        <w:r w:rsidR="0044174E">
          <w:t>idenciado o impacto ocasionado</w:t>
        </w:r>
        <w:r w:rsidR="000271B8">
          <w:t xml:space="preserve"> pelo isolamento</w:t>
        </w:r>
      </w:ins>
      <w:ins w:id="4670" w:author="Samylla Oliveira" w:date="2020-06-18T10:40:00Z">
        <w:r w:rsidR="0044174E">
          <w:t xml:space="preserve"> da água bruta</w:t>
        </w:r>
      </w:ins>
      <w:ins w:id="4671" w:author="Samylla Oliveira" w:date="2020-06-17T20:34:00Z">
        <w:r w:rsidR="000271B8">
          <w:t xml:space="preserve"> no </w:t>
        </w:r>
        <w:proofErr w:type="spellStart"/>
        <w:r w:rsidR="000271B8">
          <w:t>mesocosmo</w:t>
        </w:r>
        <w:proofErr w:type="spellEnd"/>
        <w:r w:rsidR="000271B8">
          <w:t xml:space="preserve">. </w:t>
        </w:r>
      </w:ins>
      <w:ins w:id="4672" w:author="Samylla Oliveira" w:date="2020-06-17T20:40:00Z">
        <w:r w:rsidR="000271B8">
          <w:t>A</w:t>
        </w:r>
      </w:ins>
      <w:ins w:id="4673" w:author="Samylla Oliveira" w:date="2020-06-17T20:35:00Z">
        <w:r>
          <w:t xml:space="preserve">o realizar a comparação dos </w:t>
        </w:r>
        <w:proofErr w:type="spellStart"/>
        <w:r>
          <w:t>mesocosmos</w:t>
        </w:r>
        <w:proofErr w:type="spellEnd"/>
        <w:r>
          <w:t xml:space="preserve"> controle e tratamento</w:t>
        </w:r>
      </w:ins>
      <w:ins w:id="4674" w:author="Samylla Oliveira" w:date="2020-06-17T20:40:00Z">
        <w:r w:rsidR="000271B8">
          <w:t>, no mesmo tempo, verificou-se também mudanças significativas</w:t>
        </w:r>
      </w:ins>
      <w:ins w:id="4675" w:author="Samylla Oliveira" w:date="2020-06-17T20:36:00Z">
        <w:r>
          <w:t xml:space="preserve"> (α</w:t>
        </w:r>
      </w:ins>
      <w:ins w:id="4676" w:author="Samylla Oliveira" w:date="2020-06-17T20:35:00Z">
        <w:r w:rsidR="000271B8">
          <w:t xml:space="preserve"> =</w:t>
        </w:r>
      </w:ins>
      <w:ins w:id="4677" w:author="Samylla Oliveira" w:date="2020-06-18T11:36:00Z">
        <w:r w:rsidR="003C40FC">
          <w:t xml:space="preserve"> </w:t>
        </w:r>
      </w:ins>
      <w:ins w:id="4678" w:author="Samylla Oliveira" w:date="2020-06-17T20:41:00Z">
        <w:r w:rsidR="000271B8">
          <w:t>3,2 x 10</w:t>
        </w:r>
        <w:r w:rsidR="000271B8" w:rsidRPr="000271B8">
          <w:rPr>
            <w:vertAlign w:val="superscript"/>
            <w:rPrChange w:id="4679" w:author="Samylla Oliveira" w:date="2020-06-17T20:41:00Z">
              <w:rPr/>
            </w:rPrChange>
          </w:rPr>
          <w:t>-11</w:t>
        </w:r>
      </w:ins>
      <w:ins w:id="4680" w:author="Samylla Oliveira" w:date="2020-06-17T20:35:00Z">
        <w:r>
          <w:t xml:space="preserve"> </w:t>
        </w:r>
      </w:ins>
      <w:ins w:id="4681" w:author="Samylla Oliveira" w:date="2020-06-17T20:41:00Z">
        <w:r w:rsidR="000271B8">
          <w:t>)</w:t>
        </w:r>
      </w:ins>
      <w:ins w:id="4682" w:author="Samylla Oliveira" w:date="2020-06-18T10:40:00Z">
        <w:r w:rsidR="0044174E">
          <w:t>, fato que implica que essa espécie sofre danos ao ser exposta ao tratamento</w:t>
        </w:r>
      </w:ins>
      <w:ins w:id="4683" w:author="Samylla Oliveira" w:date="2020-06-17T20:41:00Z">
        <w:r w:rsidR="000271B8">
          <w:t>.</w:t>
        </w:r>
      </w:ins>
      <w:ins w:id="4684" w:author="Samylla Oliveira" w:date="2020-06-18T10:44:00Z">
        <w:r w:rsidR="0044174E">
          <w:t xml:space="preserve"> </w:t>
        </w:r>
      </w:ins>
    </w:p>
    <w:p w14:paraId="7B2FA238" w14:textId="1AC365E1" w:rsidR="007928D0" w:rsidRDefault="0044174E" w:rsidP="00B654B1">
      <w:pPr>
        <w:pStyle w:val="NormalWeb"/>
        <w:spacing w:before="0" w:beforeAutospacing="0" w:after="0" w:afterAutospacing="0" w:line="360" w:lineRule="auto"/>
        <w:jc w:val="both"/>
        <w:rPr>
          <w:ins w:id="4685" w:author="Samylla Oliveira" w:date="2020-06-18T10:53:00Z"/>
        </w:rPr>
      </w:pPr>
      <w:ins w:id="4686" w:author="Samylla Oliveira" w:date="2020-06-18T10:44:00Z">
        <w:r>
          <w:t>No</w:t>
        </w:r>
      </w:ins>
      <w:ins w:id="4687" w:author="Samylla Oliveira" w:date="2020-06-18T10:45:00Z">
        <w:r>
          <w:t>s</w:t>
        </w:r>
      </w:ins>
      <w:ins w:id="4688" w:author="Samylla Oliveira" w:date="2020-06-18T10:44:00Z">
        <w:r>
          <w:t xml:space="preserve"> tempo</w:t>
        </w:r>
      </w:ins>
      <w:ins w:id="4689" w:author="Samylla Oliveira" w:date="2020-06-18T10:45:00Z">
        <w:r>
          <w:t>s</w:t>
        </w:r>
      </w:ins>
      <w:ins w:id="4690" w:author="Samylla Oliveira" w:date="2020-06-18T10:44:00Z">
        <w:r>
          <w:t xml:space="preserve"> 168 h</w:t>
        </w:r>
      </w:ins>
      <w:ins w:id="4691" w:author="Samylla Oliveira" w:date="2020-06-18T10:45:00Z">
        <w:r>
          <w:t xml:space="preserve"> e </w:t>
        </w:r>
      </w:ins>
      <w:ins w:id="4692" w:author="Samylla Oliveira" w:date="2020-06-18T10:47:00Z">
        <w:r>
          <w:t>336 h</w:t>
        </w:r>
      </w:ins>
      <w:ins w:id="4693" w:author="Samylla Oliveira" w:date="2020-06-18T10:44:00Z">
        <w:r>
          <w:t xml:space="preserve"> observa-se </w:t>
        </w:r>
      </w:ins>
      <w:ins w:id="4694" w:author="Samylla Oliveira" w:date="2020-06-18T10:48:00Z">
        <w:r>
          <w:t xml:space="preserve">tendência </w:t>
        </w:r>
        <w:proofErr w:type="spellStart"/>
        <w:r>
          <w:t>similiar</w:t>
        </w:r>
        <w:proofErr w:type="spellEnd"/>
        <w:r>
          <w:t xml:space="preserve"> ao observado no tempo 72 h com reduç</w:t>
        </w:r>
      </w:ins>
      <w:ins w:id="4695" w:author="Samylla Oliveira" w:date="2020-06-18T10:49:00Z">
        <w:r>
          <w:t>ão do número de células por tricoma significativo. Desse modo</w:t>
        </w:r>
      </w:ins>
      <w:ins w:id="4696" w:author="Samylla Oliveira" w:date="2020-06-18T10:50:00Z">
        <w:r>
          <w:t xml:space="preserve">, pode-se </w:t>
        </w:r>
        <w:r w:rsidR="00B654B1">
          <w:t>sugerir que a espécie Pseudanabaena sp.</w:t>
        </w:r>
      </w:ins>
      <w:ins w:id="4697" w:author="Samylla Oliveira" w:date="2020-06-18T10:51:00Z">
        <w:r w:rsidR="00B654B1">
          <w:t xml:space="preserve"> apresenta </w:t>
        </w:r>
      </w:ins>
      <w:ins w:id="4698" w:author="Samylla Oliveira" w:date="2020-06-18T10:52:00Z">
        <w:r w:rsidR="00B654B1">
          <w:t xml:space="preserve">elevada sensibilidade quando exposta aos radicais hidroxilas. </w:t>
        </w:r>
      </w:ins>
    </w:p>
    <w:p w14:paraId="65D0DC59" w14:textId="06C72381" w:rsidR="003C1A54" w:rsidRDefault="00B654B1" w:rsidP="00C002A8">
      <w:pPr>
        <w:pStyle w:val="NormalWeb"/>
        <w:spacing w:before="0" w:beforeAutospacing="0" w:after="0" w:afterAutospacing="0" w:line="360" w:lineRule="auto"/>
        <w:jc w:val="both"/>
        <w:rPr>
          <w:ins w:id="4699" w:author="Samylla Oliveira" w:date="2020-06-18T11:11:00Z"/>
        </w:rPr>
      </w:pPr>
      <w:ins w:id="4700" w:author="Samylla Oliveira" w:date="2020-06-18T10:53:00Z">
        <w:r>
          <w:t>No tempo 504 h nota-se uma tend</w:t>
        </w:r>
      </w:ins>
      <w:ins w:id="4701" w:author="Samylla Oliveira" w:date="2020-06-18T10:54:00Z">
        <w:r>
          <w:t xml:space="preserve">ência inversa aos tempos analisados anteriormente, podendo sugerir que </w:t>
        </w:r>
      </w:ins>
      <w:ins w:id="4702" w:author="Samylla Oliveira" w:date="2020-06-18T10:55:00Z">
        <w:r>
          <w:t xml:space="preserve">ao reduzir </w:t>
        </w:r>
      </w:ins>
      <w:ins w:id="4703" w:author="Samylla Oliveira" w:date="2020-06-18T10:56:00Z">
        <w:r>
          <w:t xml:space="preserve">a intensidade luminosa dos </w:t>
        </w:r>
        <w:proofErr w:type="spellStart"/>
        <w:r>
          <w:t>PODs</w:t>
        </w:r>
        <w:proofErr w:type="spellEnd"/>
        <w:r>
          <w:t xml:space="preserve"> e respectivamente a concentraç</w:t>
        </w:r>
      </w:ins>
      <w:ins w:id="4704" w:author="Samylla Oliveira" w:date="2020-06-18T10:57:00Z">
        <w:r>
          <w:t xml:space="preserve">ão de radicais hidroxilas nos </w:t>
        </w:r>
        <w:proofErr w:type="spellStart"/>
        <w:r>
          <w:t>mesocosmos</w:t>
        </w:r>
        <w:proofErr w:type="spellEnd"/>
        <w:r>
          <w:t xml:space="preserve"> tratamento, os tricomas dessa esp</w:t>
        </w:r>
      </w:ins>
      <w:ins w:id="4705" w:author="Samylla Oliveira" w:date="2020-06-18T10:58:00Z">
        <w:r>
          <w:t xml:space="preserve">écie </w:t>
        </w:r>
      </w:ins>
      <w:ins w:id="4706" w:author="Samylla Oliveira" w:date="2020-06-18T11:00:00Z">
        <w:r w:rsidR="00D17F33">
          <w:t xml:space="preserve">tendem a apresentar uma elevação do número de células por tricoma </w:t>
        </w:r>
      </w:ins>
      <w:ins w:id="4707" w:author="Samylla Oliveira" w:date="2020-06-18T11:01:00Z">
        <w:r w:rsidR="00D17F33">
          <w:t>(recrescimento).</w:t>
        </w:r>
      </w:ins>
      <w:ins w:id="4708" w:author="Samylla Oliveira" w:date="2020-06-18T11:03:00Z">
        <w:r w:rsidR="009635F5">
          <w:t xml:space="preserve"> Esse fenômeno pode estar relacionado as alterações nos parâmetros físico-</w:t>
        </w:r>
      </w:ins>
      <w:ins w:id="4709" w:author="Samylla Oliveira" w:date="2020-06-18T11:04:00Z">
        <w:r w:rsidR="009635F5">
          <w:t>químico (Artigo 1), como a redução da turbidez, aumento das concentraç</w:t>
        </w:r>
      </w:ins>
      <w:ins w:id="4710" w:author="Samylla Oliveira" w:date="2020-06-18T11:05:00Z">
        <w:r w:rsidR="009635F5">
          <w:t>ões de carbono orgânico, etc. e/ou por</w:t>
        </w:r>
      </w:ins>
      <w:ins w:id="4711" w:author="Samylla Oliveira" w:date="2020-06-18T11:06:00Z">
        <w:r w:rsidR="009635F5">
          <w:t xml:space="preserve"> questões de interações </w:t>
        </w:r>
        <w:proofErr w:type="spellStart"/>
        <w:r w:rsidR="009635F5">
          <w:t>intra</w:t>
        </w:r>
        <w:proofErr w:type="spellEnd"/>
        <w:r w:rsidR="009635F5">
          <w:t xml:space="preserve"> e </w:t>
        </w:r>
      </w:ins>
      <w:ins w:id="4712" w:author="Samylla Oliveira" w:date="2020-06-18T11:10:00Z">
        <w:r w:rsidR="00EF567A">
          <w:t>interespecíficas,</w:t>
        </w:r>
      </w:ins>
      <w:ins w:id="4713" w:author="Samylla Oliveira" w:date="2020-06-18T11:07:00Z">
        <w:r w:rsidR="009635F5">
          <w:t xml:space="preserve"> como a competição.</w:t>
        </w:r>
      </w:ins>
      <w:ins w:id="4714" w:author="Samylla Oliveira" w:date="2020-06-18T11:05:00Z">
        <w:r w:rsidR="009635F5">
          <w:t xml:space="preserve"> </w:t>
        </w:r>
      </w:ins>
      <w:ins w:id="4715" w:author="Samylla Oliveira" w:date="2020-06-18T11:04:00Z">
        <w:r w:rsidR="009635F5">
          <w:t xml:space="preserve"> </w:t>
        </w:r>
      </w:ins>
    </w:p>
    <w:p w14:paraId="60FF03D3" w14:textId="4CEB7631" w:rsidR="00DB71CA" w:rsidRDefault="00EF567A" w:rsidP="00C002A8">
      <w:pPr>
        <w:pStyle w:val="NormalWeb"/>
        <w:spacing w:before="0" w:beforeAutospacing="0" w:after="0" w:afterAutospacing="0" w:line="360" w:lineRule="auto"/>
        <w:jc w:val="both"/>
        <w:rPr>
          <w:ins w:id="4716" w:author="Samylla Oliveira" w:date="2020-06-18T11:39:00Z"/>
        </w:rPr>
      </w:pPr>
      <w:ins w:id="4717" w:author="Samylla Oliveira" w:date="2020-06-18T11:11:00Z">
        <w:r>
          <w:t>Em análise da</w:t>
        </w:r>
      </w:ins>
      <w:ins w:id="4718" w:author="Samylla Oliveira" w:date="2020-06-18T11:12:00Z">
        <w:r>
          <w:t xml:space="preserve"> cianobactéria</w:t>
        </w:r>
      </w:ins>
      <w:ins w:id="4719" w:author="Samylla Oliveira" w:date="2020-06-18T11:11:00Z">
        <w:r>
          <w:t xml:space="preserve"> </w:t>
        </w:r>
      </w:ins>
      <w:ins w:id="4720" w:author="Samylla Oliveira" w:date="2020-06-18T11:12:00Z">
        <w:r w:rsidRPr="00C35857">
          <w:rPr>
            <w:i/>
            <w:color w:val="000000"/>
          </w:rPr>
          <w:t>Cylindrospermopsis raciborskii</w:t>
        </w:r>
        <w:r>
          <w:rPr>
            <w:i/>
            <w:color w:val="000000"/>
          </w:rPr>
          <w:t xml:space="preserve"> </w:t>
        </w:r>
        <w:r w:rsidRPr="00EF567A">
          <w:rPr>
            <w:color w:val="000000"/>
            <w:rPrChange w:id="4721" w:author="Samylla Oliveira" w:date="2020-06-18T11:13:00Z">
              <w:rPr>
                <w:i/>
                <w:color w:val="000000"/>
              </w:rPr>
            </w:rPrChange>
          </w:rPr>
          <w:t>nota-se que</w:t>
        </w:r>
      </w:ins>
      <w:ins w:id="4722" w:author="Samylla Oliveira" w:date="2020-06-18T11:13:00Z">
        <w:r>
          <w:rPr>
            <w:color w:val="000000"/>
          </w:rPr>
          <w:t xml:space="preserve"> no tempo 0 h assim como </w:t>
        </w:r>
      </w:ins>
      <w:ins w:id="4723" w:author="Samylla Oliveira" w:date="2020-06-18T11:14:00Z">
        <w:r>
          <w:rPr>
            <w:color w:val="000000"/>
          </w:rPr>
          <w:t>o</w:t>
        </w:r>
      </w:ins>
      <w:ins w:id="4724" w:author="Samylla Oliveira" w:date="2020-06-18T11:13:00Z">
        <w:r>
          <w:rPr>
            <w:color w:val="000000"/>
          </w:rPr>
          <w:t xml:space="preserve">bservado nos resultados da </w:t>
        </w:r>
      </w:ins>
      <w:ins w:id="4725" w:author="Samylla Oliveira" w:date="2020-06-18T11:12:00Z">
        <w:r>
          <w:rPr>
            <w:i/>
            <w:color w:val="000000"/>
          </w:rPr>
          <w:t xml:space="preserve"> </w:t>
        </w:r>
      </w:ins>
      <w:ins w:id="4726" w:author="Samylla Oliveira" w:date="2020-06-18T11:34:00Z">
        <w:r w:rsidR="003C40FC" w:rsidRPr="00DA6FEE">
          <w:rPr>
            <w:i/>
          </w:rPr>
          <w:t>Planktothrix agardhii</w:t>
        </w:r>
        <w:r w:rsidR="003C40FC">
          <w:rPr>
            <w:i/>
          </w:rPr>
          <w:t xml:space="preserve"> </w:t>
        </w:r>
        <w:r w:rsidR="003C40FC" w:rsidRPr="003C40FC">
          <w:rPr>
            <w:rPrChange w:id="4727" w:author="Samylla Oliveira" w:date="2020-06-18T11:38:00Z">
              <w:rPr>
                <w:i/>
              </w:rPr>
            </w:rPrChange>
          </w:rPr>
          <w:t>observou-se uma diferença</w:t>
        </w:r>
      </w:ins>
      <w:ins w:id="4728" w:author="Samylla Oliveira" w:date="2020-06-18T11:35:00Z">
        <w:r w:rsidR="003C40FC" w:rsidRPr="003C40FC">
          <w:rPr>
            <w:rPrChange w:id="4729" w:author="Samylla Oliveira" w:date="2020-06-18T11:38:00Z">
              <w:rPr>
                <w:i/>
              </w:rPr>
            </w:rPrChange>
          </w:rPr>
          <w:t xml:space="preserve"> significativa </w:t>
        </w:r>
      </w:ins>
      <w:ins w:id="4730" w:author="Samylla Oliveira" w:date="2020-06-18T11:36:00Z">
        <w:r w:rsidR="003C40FC" w:rsidRPr="003C40FC">
          <w:rPr>
            <w:rPrChange w:id="4731" w:author="Samylla Oliveira" w:date="2020-06-18T11:38:00Z">
              <w:rPr>
                <w:i/>
              </w:rPr>
            </w:rPrChange>
          </w:rPr>
          <w:t>(</w:t>
        </w:r>
        <w:r w:rsidR="003C40FC" w:rsidRPr="003C40FC">
          <w:t xml:space="preserve">α = </w:t>
        </w:r>
      </w:ins>
      <w:ins w:id="4732" w:author="Samylla Oliveira" w:date="2020-06-18T11:38:00Z">
        <w:r w:rsidR="003C40FC" w:rsidRPr="003C40FC">
          <w:t>0,0027)</w:t>
        </w:r>
      </w:ins>
      <w:ins w:id="4733" w:author="Samylla Oliveira" w:date="2020-06-18T11:34:00Z">
        <w:r w:rsidR="003C40FC" w:rsidRPr="003C40FC">
          <w:rPr>
            <w:rPrChange w:id="4734" w:author="Samylla Oliveira" w:date="2020-06-18T11:38:00Z">
              <w:rPr>
                <w:i/>
              </w:rPr>
            </w:rPrChange>
          </w:rPr>
          <w:t xml:space="preserve"> </w:t>
        </w:r>
      </w:ins>
      <w:ins w:id="4735" w:author="Samylla Oliveira" w:date="2020-06-18T11:35:00Z">
        <w:r w:rsidR="003C40FC" w:rsidRPr="003C40FC">
          <w:rPr>
            <w:rPrChange w:id="4736" w:author="Samylla Oliveira" w:date="2020-06-18T11:38:00Z">
              <w:rPr>
                <w:i/>
              </w:rPr>
            </w:rPrChange>
          </w:rPr>
          <w:t xml:space="preserve">quando comparados a água bruta e o </w:t>
        </w:r>
        <w:proofErr w:type="spellStart"/>
        <w:r w:rsidR="003C40FC" w:rsidRPr="003C40FC">
          <w:rPr>
            <w:rPrChange w:id="4737" w:author="Samylla Oliveira" w:date="2020-06-18T11:38:00Z">
              <w:rPr>
                <w:i/>
              </w:rPr>
            </w:rPrChange>
          </w:rPr>
          <w:t>mesocosmo</w:t>
        </w:r>
        <w:proofErr w:type="spellEnd"/>
        <w:r w:rsidR="003C40FC" w:rsidRPr="003C40FC">
          <w:rPr>
            <w:rPrChange w:id="4738" w:author="Samylla Oliveira" w:date="2020-06-18T11:38:00Z">
              <w:rPr>
                <w:i/>
              </w:rPr>
            </w:rPrChange>
          </w:rPr>
          <w:t xml:space="preserve"> controle.</w:t>
        </w:r>
      </w:ins>
      <w:ins w:id="4739" w:author="Samylla Oliveira" w:date="2020-06-18T11:38:00Z">
        <w:r w:rsidR="003C40FC">
          <w:t xml:space="preserve"> </w:t>
        </w:r>
      </w:ins>
      <w:ins w:id="4740" w:author="Samylla Oliveira" w:date="2020-06-17T20:08:00Z">
        <w:r w:rsidR="00DB71CA">
          <w:t xml:space="preserve">Experimentos </w:t>
        </w:r>
      </w:ins>
      <w:ins w:id="4741" w:author="Samylla Oliveira" w:date="2020-06-17T20:09:00Z">
        <w:r w:rsidR="00DB71CA">
          <w:t>com águas naturais com foco voltado para avaliação do comportamento de organismos demanda um elevado n</w:t>
        </w:r>
      </w:ins>
      <w:ins w:id="4742" w:author="Samylla Oliveira" w:date="2020-06-17T20:10:00Z">
        <w:r w:rsidR="00DB71CA">
          <w:t>úmero de réplicas para garantir uma maior representatividade dos resultados obtidos</w:t>
        </w:r>
      </w:ins>
      <w:ins w:id="4743" w:author="Samylla Oliveira" w:date="2020-06-17T20:13:00Z">
        <w:r w:rsidR="00DB71CA">
          <w:t>, principalmente em escalas maiores</w:t>
        </w:r>
      </w:ins>
      <w:ins w:id="4744" w:author="Samylla Oliveira" w:date="2020-06-17T20:10:00Z">
        <w:r w:rsidR="00DB71CA">
          <w:t xml:space="preserve">. Fatores </w:t>
        </w:r>
      </w:ins>
      <w:ins w:id="4745" w:author="Samylla Oliveira" w:date="2020-06-17T20:11:00Z">
        <w:r w:rsidR="00DB71CA">
          <w:t xml:space="preserve">a profundidade em que foi coletada a água do reservatório para o enchimento dos </w:t>
        </w:r>
        <w:proofErr w:type="spellStart"/>
        <w:r w:rsidR="00DB71CA">
          <w:t>mesocosmos</w:t>
        </w:r>
        <w:proofErr w:type="spellEnd"/>
        <w:r w:rsidR="00DB71CA">
          <w:t xml:space="preserve">, tempo de enchimento dos </w:t>
        </w:r>
        <w:proofErr w:type="spellStart"/>
        <w:r w:rsidR="00DB71CA">
          <w:t>mesocosmos</w:t>
        </w:r>
        <w:proofErr w:type="spellEnd"/>
        <w:r w:rsidR="00DB71CA">
          <w:t>, aç</w:t>
        </w:r>
      </w:ins>
      <w:ins w:id="4746" w:author="Samylla Oliveira" w:date="2020-06-17T20:12:00Z">
        <w:r w:rsidR="00DB71CA">
          <w:t xml:space="preserve">ão de fatores externos como os ventos podem ter influenciado na variação dos organismos que </w:t>
        </w:r>
      </w:ins>
      <w:ins w:id="4747" w:author="Samylla Oliveira" w:date="2020-06-18T11:42:00Z">
        <w:r w:rsidR="003A208D">
          <w:t>se encontravam</w:t>
        </w:r>
      </w:ins>
      <w:ins w:id="4748" w:author="Samylla Oliveira" w:date="2020-06-17T20:12:00Z">
        <w:r w:rsidR="00DB71CA">
          <w:t xml:space="preserve"> presente em cada amostra coletadas nos </w:t>
        </w:r>
        <w:proofErr w:type="spellStart"/>
        <w:r w:rsidR="00DB71CA">
          <w:t>mesocosmos</w:t>
        </w:r>
        <w:proofErr w:type="spellEnd"/>
        <w:r w:rsidR="00DB71CA">
          <w:t xml:space="preserve"> analisados.</w:t>
        </w:r>
      </w:ins>
      <w:ins w:id="4749" w:author="Samylla Oliveira" w:date="2020-06-18T11:39:00Z">
        <w:r w:rsidR="003A208D">
          <w:t xml:space="preserve"> Entre os </w:t>
        </w:r>
        <w:proofErr w:type="spellStart"/>
        <w:r w:rsidR="003A208D">
          <w:t>mesocosmos</w:t>
        </w:r>
        <w:proofErr w:type="spellEnd"/>
        <w:r w:rsidR="003A208D">
          <w:t xml:space="preserve"> controle e os </w:t>
        </w:r>
        <w:proofErr w:type="spellStart"/>
        <w:r w:rsidR="003A208D">
          <w:t>mesocosmos</w:t>
        </w:r>
        <w:proofErr w:type="spellEnd"/>
        <w:r w:rsidR="003A208D">
          <w:t xml:space="preserve"> que receberam tratamento no tempo 0 h </w:t>
        </w:r>
      </w:ins>
      <w:ins w:id="4750" w:author="Samylla Oliveira" w:date="2020-06-18T11:40:00Z">
        <w:r w:rsidR="003A208D">
          <w:t>não apresentaram diferenças.</w:t>
        </w:r>
      </w:ins>
    </w:p>
    <w:p w14:paraId="283C75C7" w14:textId="6C258A98" w:rsidR="003C40FC" w:rsidRPr="003C40FC" w:rsidRDefault="003A208D" w:rsidP="00C002A8">
      <w:pPr>
        <w:pStyle w:val="NormalWeb"/>
        <w:spacing w:before="0" w:beforeAutospacing="0" w:after="0" w:afterAutospacing="0" w:line="360" w:lineRule="auto"/>
        <w:jc w:val="both"/>
        <w:rPr>
          <w:ins w:id="4751" w:author="Samylla Oliveira" w:date="2020-06-17T13:53:00Z"/>
          <w:rPrChange w:id="4752" w:author="Samylla Oliveira" w:date="2020-06-18T11:38:00Z">
            <w:rPr>
              <w:ins w:id="4753" w:author="Samylla Oliveira" w:date="2020-06-17T13:53:00Z"/>
              <w:color w:val="2E2E2E"/>
            </w:rPr>
          </w:rPrChange>
        </w:rPr>
      </w:pPr>
      <w:ins w:id="4754" w:author="Samylla Oliveira" w:date="2020-06-18T11:41:00Z">
        <w:r>
          <w:t>N</w:t>
        </w:r>
      </w:ins>
      <w:ins w:id="4755" w:author="Samylla Oliveira" w:date="2020-06-18T11:39:00Z">
        <w:r>
          <w:t>o</w:t>
        </w:r>
      </w:ins>
      <w:ins w:id="4756" w:author="Samylla Oliveira" w:date="2020-06-18T11:41:00Z">
        <w:r>
          <w:t>s</w:t>
        </w:r>
      </w:ins>
      <w:ins w:id="4757" w:author="Samylla Oliveira" w:date="2020-06-18T11:39:00Z">
        <w:r>
          <w:t xml:space="preserve"> tempo</w:t>
        </w:r>
      </w:ins>
      <w:ins w:id="4758" w:author="Samylla Oliveira" w:date="2020-06-18T11:41:00Z">
        <w:r>
          <w:t>s 72 h e 168 h</w:t>
        </w:r>
      </w:ins>
      <w:ins w:id="4759" w:author="Samylla Oliveira" w:date="2020-06-18T11:42:00Z">
        <w:r>
          <w:t xml:space="preserve"> foi observado uma</w:t>
        </w:r>
      </w:ins>
      <w:ins w:id="4760" w:author="Samylla Oliveira" w:date="2020-06-18T11:41:00Z">
        <w:r>
          <w:t xml:space="preserve"> </w:t>
        </w:r>
      </w:ins>
      <w:ins w:id="4761" w:author="Samylla Oliveira" w:date="2020-06-18T11:42:00Z">
        <w:r>
          <w:t>redução do número de células por tricoma significativo</w:t>
        </w:r>
      </w:ins>
    </w:p>
    <w:p w14:paraId="6D244785" w14:textId="32C73D93" w:rsidR="00C002A8" w:rsidRDefault="00C002A8" w:rsidP="00C002A8">
      <w:pPr>
        <w:pStyle w:val="NormalWeb"/>
        <w:spacing w:before="0" w:beforeAutospacing="0" w:after="0" w:afterAutospacing="0" w:line="360" w:lineRule="auto"/>
        <w:jc w:val="both"/>
        <w:rPr>
          <w:ins w:id="4762" w:author="Samylla Oliveira" w:date="2020-06-01T20:34:00Z"/>
          <w:color w:val="2E2E2E"/>
        </w:rPr>
      </w:pPr>
      <w:ins w:id="4763" w:author="Samylla Oliveira" w:date="2020-06-01T17:18:00Z">
        <w:r w:rsidRPr="00C002A8">
          <w:rPr>
            <w:color w:val="2E2E2E"/>
            <w:rPrChange w:id="4764" w:author="Samylla Oliveira" w:date="2020-06-01T17:18:00Z">
              <w:rPr>
                <w:b/>
                <w:color w:val="2E2E2E"/>
              </w:rPr>
            </w:rPrChange>
          </w:rPr>
          <w:lastRenderedPageBreak/>
          <w:t xml:space="preserve">A morfologia das cianobactérias é, portanto, crítica, uma vez que determina sua fisiologia e suscetibilidade ao pastoreio, e o domínio de algumas cianobactérias pode afetar negativamente as espécies </w:t>
        </w:r>
        <w:proofErr w:type="spellStart"/>
        <w:r w:rsidRPr="00C002A8">
          <w:rPr>
            <w:color w:val="2E2E2E"/>
            <w:rPrChange w:id="4765" w:author="Samylla Oliveira" w:date="2020-06-01T17:18:00Z">
              <w:rPr>
                <w:b/>
                <w:color w:val="2E2E2E"/>
              </w:rPr>
            </w:rPrChange>
          </w:rPr>
          <w:t>co-ocorrentes</w:t>
        </w:r>
        <w:proofErr w:type="spellEnd"/>
        <w:r>
          <w:rPr>
            <w:color w:val="2E2E2E"/>
          </w:rPr>
          <w:t xml:space="preserve"> (Yamamoto e Nakahara, 2009)</w:t>
        </w:r>
        <w:r w:rsidRPr="00C002A8">
          <w:rPr>
            <w:color w:val="2E2E2E"/>
            <w:rPrChange w:id="4766" w:author="Samylla Oliveira" w:date="2020-06-01T17:18:00Z">
              <w:rPr>
                <w:b/>
                <w:color w:val="2E2E2E"/>
              </w:rPr>
            </w:rPrChange>
          </w:rPr>
          <w:t>.</w:t>
        </w:r>
      </w:ins>
    </w:p>
    <w:p w14:paraId="5838E541" w14:textId="1E4CFE2E" w:rsidR="00170D78" w:rsidRDefault="00170D78" w:rsidP="00C002A8">
      <w:pPr>
        <w:pStyle w:val="NormalWeb"/>
        <w:spacing w:before="0" w:beforeAutospacing="0" w:after="0" w:afterAutospacing="0" w:line="360" w:lineRule="auto"/>
        <w:jc w:val="both"/>
        <w:rPr>
          <w:ins w:id="4767" w:author="Samylla Oliveira" w:date="2020-06-01T19:30:00Z"/>
          <w:color w:val="2E2E2E"/>
        </w:rPr>
      </w:pPr>
      <w:ins w:id="4768" w:author="Samylla Oliveira" w:date="2020-06-01T20:35:00Z">
        <w:r w:rsidRPr="00170D78">
          <w:rPr>
            <w:color w:val="2E2E2E"/>
          </w:rPr>
          <w:t xml:space="preserve">Um pequeno aumento concomitante no distúrbio da parede celular e uma </w:t>
        </w:r>
        <w:proofErr w:type="spellStart"/>
        <w:r w:rsidRPr="00170D78">
          <w:rPr>
            <w:color w:val="2E2E2E"/>
          </w:rPr>
          <w:t>conseqüente</w:t>
        </w:r>
        <w:proofErr w:type="spellEnd"/>
        <w:r w:rsidRPr="00170D78">
          <w:rPr>
            <w:color w:val="2E2E2E"/>
          </w:rPr>
          <w:t xml:space="preserve"> diminuição nos grupos funcionais da parede celular aumentam a fluidez da parede celular antes da </w:t>
        </w:r>
        <w:proofErr w:type="spellStart"/>
        <w:r w:rsidRPr="00170D78">
          <w:rPr>
            <w:color w:val="2E2E2E"/>
          </w:rPr>
          <w:t>lise</w:t>
        </w:r>
        <w:proofErr w:type="spellEnd"/>
        <w:r w:rsidRPr="00170D78">
          <w:rPr>
            <w:color w:val="2E2E2E"/>
          </w:rPr>
          <w:t xml:space="preserve"> celular</w:t>
        </w:r>
        <w:r>
          <w:rPr>
            <w:color w:val="2E2E2E"/>
          </w:rPr>
          <w:t xml:space="preserve"> </w:t>
        </w:r>
      </w:ins>
      <w:ins w:id="4769" w:author="Samylla Oliveira" w:date="2020-06-01T20:36:00Z">
        <w:r w:rsidRPr="00170D78">
          <w:rPr>
            <w:color w:val="2E2E2E"/>
          </w:rPr>
          <w:t>(Chang et al., 2015).</w:t>
        </w:r>
      </w:ins>
    </w:p>
    <w:p w14:paraId="6040FAE4" w14:textId="4D8D5470" w:rsidR="00B140A7" w:rsidRDefault="00B140A7" w:rsidP="00C002A8">
      <w:pPr>
        <w:pStyle w:val="NormalWeb"/>
        <w:spacing w:before="0" w:beforeAutospacing="0" w:after="0" w:afterAutospacing="0" w:line="360" w:lineRule="auto"/>
        <w:jc w:val="both"/>
        <w:rPr>
          <w:ins w:id="4770" w:author="Samylla Oliveira" w:date="2020-06-01T19:32:00Z"/>
          <w:color w:val="2E2E2E"/>
        </w:rPr>
      </w:pPr>
      <w:ins w:id="4771" w:author="Samylla Oliveira" w:date="2020-06-01T19:30:00Z">
        <w:r w:rsidRPr="00B140A7">
          <w:rPr>
            <w:color w:val="2E2E2E"/>
          </w:rPr>
          <w:t xml:space="preserve">Muitas cianobactérias são capazes de sintetizar compostos absorventes de UV, como aminoácidos do tipo </w:t>
        </w:r>
        <w:proofErr w:type="spellStart"/>
        <w:r w:rsidRPr="00B140A7">
          <w:rPr>
            <w:color w:val="2E2E2E"/>
          </w:rPr>
          <w:t>micosporina</w:t>
        </w:r>
        <w:proofErr w:type="spellEnd"/>
        <w:r w:rsidRPr="00B140A7">
          <w:rPr>
            <w:color w:val="2E2E2E"/>
          </w:rPr>
          <w:t xml:space="preserve"> (MAA) e </w:t>
        </w:r>
        <w:proofErr w:type="spellStart"/>
        <w:r w:rsidRPr="00B140A7">
          <w:rPr>
            <w:color w:val="2E2E2E"/>
          </w:rPr>
          <w:t>cianoteminina</w:t>
        </w:r>
        <w:proofErr w:type="spellEnd"/>
        <w:r w:rsidRPr="00B140A7">
          <w:rPr>
            <w:color w:val="2E2E2E"/>
          </w:rPr>
          <w:t xml:space="preserve">, para filtrar a UVR antes que ela atinja componentes intracelulares ( Garcia-Pichel e </w:t>
        </w:r>
        <w:proofErr w:type="spellStart"/>
        <w:r w:rsidRPr="00B140A7">
          <w:rPr>
            <w:color w:val="2E2E2E"/>
          </w:rPr>
          <w:t>Castenholz</w:t>
        </w:r>
        <w:proofErr w:type="spellEnd"/>
        <w:r w:rsidRPr="00B140A7">
          <w:rPr>
            <w:color w:val="2E2E2E"/>
          </w:rPr>
          <w:t xml:space="preserve"> 1993 ).</w:t>
        </w:r>
      </w:ins>
    </w:p>
    <w:p w14:paraId="41ED1EF5" w14:textId="517408FF" w:rsidR="00B140A7" w:rsidRDefault="00B140A7" w:rsidP="00C002A8">
      <w:pPr>
        <w:pStyle w:val="NormalWeb"/>
        <w:spacing w:before="0" w:beforeAutospacing="0" w:after="0" w:afterAutospacing="0" w:line="360" w:lineRule="auto"/>
        <w:jc w:val="both"/>
        <w:rPr>
          <w:ins w:id="4772" w:author="Samylla Oliveira" w:date="2020-06-01T19:35:00Z"/>
          <w:color w:val="2E2E2E"/>
        </w:rPr>
      </w:pPr>
      <w:ins w:id="4773" w:author="Samylla Oliveira" w:date="2020-06-01T19:32:00Z">
        <w:r w:rsidRPr="00B140A7">
          <w:rPr>
            <w:color w:val="2E2E2E"/>
          </w:rPr>
          <w:t xml:space="preserve">As deformações de A. </w:t>
        </w:r>
        <w:proofErr w:type="spellStart"/>
        <w:r w:rsidRPr="00B140A7">
          <w:rPr>
            <w:color w:val="2E2E2E"/>
          </w:rPr>
          <w:t>platensis</w:t>
        </w:r>
        <w:proofErr w:type="spellEnd"/>
        <w:r w:rsidRPr="00B140A7">
          <w:rPr>
            <w:color w:val="2E2E2E"/>
          </w:rPr>
          <w:t xml:space="preserve"> de estrutura helicoidal mais rígida podem tolerar maior intensidade de luz em comparação com aquelas com espirais mais frouxas (</w:t>
        </w:r>
        <w:proofErr w:type="spellStart"/>
        <w:r w:rsidRPr="00B140A7">
          <w:rPr>
            <w:color w:val="2E2E2E"/>
          </w:rPr>
          <w:t>Jeeji</w:t>
        </w:r>
        <w:proofErr w:type="spellEnd"/>
        <w:r w:rsidRPr="00B140A7">
          <w:rPr>
            <w:color w:val="2E2E2E"/>
          </w:rPr>
          <w:t xml:space="preserve"> </w:t>
        </w:r>
        <w:proofErr w:type="spellStart"/>
        <w:r w:rsidRPr="00B140A7">
          <w:rPr>
            <w:color w:val="2E2E2E"/>
          </w:rPr>
          <w:t>Bai</w:t>
        </w:r>
        <w:proofErr w:type="spellEnd"/>
        <w:r w:rsidRPr="00B140A7">
          <w:rPr>
            <w:color w:val="2E2E2E"/>
          </w:rPr>
          <w:t xml:space="preserve"> e </w:t>
        </w:r>
        <w:proofErr w:type="spellStart"/>
        <w:r w:rsidRPr="00B140A7">
          <w:rPr>
            <w:color w:val="2E2E2E"/>
          </w:rPr>
          <w:t>Seshadri</w:t>
        </w:r>
        <w:proofErr w:type="spellEnd"/>
        <w:r w:rsidRPr="00B140A7">
          <w:rPr>
            <w:color w:val="2E2E2E"/>
          </w:rPr>
          <w:t xml:space="preserve"> 1980 ). Além disso, espirais soltas ou retas podem ser transformadas em formas enroladas quando alteradas para condições de alta luminosidade ( Fox 1996 ).</w:t>
        </w:r>
      </w:ins>
    </w:p>
    <w:p w14:paraId="6B89FE18" w14:textId="3F57B1DE" w:rsidR="00B140A7" w:rsidRDefault="00B140A7" w:rsidP="00B140A7">
      <w:pPr>
        <w:pStyle w:val="NormalWeb"/>
        <w:spacing w:before="0" w:beforeAutospacing="0" w:after="0" w:afterAutospacing="0" w:line="360" w:lineRule="auto"/>
        <w:jc w:val="both"/>
        <w:rPr>
          <w:ins w:id="4774" w:author="Samylla Oliveira" w:date="2020-06-01T20:35:00Z"/>
          <w:color w:val="2E2E2E"/>
        </w:rPr>
      </w:pPr>
      <w:ins w:id="4775" w:author="Samylla Oliveira" w:date="2020-06-01T19:35:00Z">
        <w:r>
          <w:rPr>
            <w:color w:val="2E2E2E"/>
          </w:rPr>
          <w:t>A</w:t>
        </w:r>
        <w:r w:rsidRPr="00B140A7">
          <w:rPr>
            <w:color w:val="2E2E2E"/>
          </w:rPr>
          <w:t xml:space="preserve"> UVR induz danos, como branqueamento de pigmentos, degradação de proteínas, inatividade enzimática e redução de DNA, em muitos organismos</w:t>
        </w:r>
        <w:r>
          <w:rPr>
            <w:color w:val="2E2E2E"/>
          </w:rPr>
          <w:t xml:space="preserve"> (Gao et al., 2008)</w:t>
        </w:r>
        <w:r w:rsidRPr="00B140A7">
          <w:rPr>
            <w:color w:val="2E2E2E"/>
          </w:rPr>
          <w:t xml:space="preserve">. No entanto, alguns organismos desenvolveram estratégias de reparo contra ela, como síntese de novo de proteínas ( </w:t>
        </w:r>
        <w:proofErr w:type="spellStart"/>
        <w:r w:rsidRPr="00B140A7">
          <w:rPr>
            <w:color w:val="2E2E2E"/>
          </w:rPr>
          <w:t>Sass</w:t>
        </w:r>
        <w:proofErr w:type="spellEnd"/>
        <w:r w:rsidRPr="00B140A7">
          <w:rPr>
            <w:color w:val="2E2E2E"/>
          </w:rPr>
          <w:t xml:space="preserve"> et al. 1997 ), reparo de DNA (</w:t>
        </w:r>
        <w:proofErr w:type="spellStart"/>
        <w:r w:rsidRPr="00B140A7">
          <w:rPr>
            <w:color w:val="2E2E2E"/>
          </w:rPr>
          <w:t>Häder</w:t>
        </w:r>
        <w:proofErr w:type="spellEnd"/>
        <w:r w:rsidRPr="00B140A7">
          <w:rPr>
            <w:color w:val="2E2E2E"/>
          </w:rPr>
          <w:t xml:space="preserve"> e </w:t>
        </w:r>
        <w:proofErr w:type="spellStart"/>
        <w:r w:rsidRPr="00B140A7">
          <w:rPr>
            <w:color w:val="2E2E2E"/>
          </w:rPr>
          <w:t>Sinha</w:t>
        </w:r>
        <w:proofErr w:type="spellEnd"/>
        <w:r w:rsidRPr="00B140A7">
          <w:rPr>
            <w:color w:val="2E2E2E"/>
          </w:rPr>
          <w:t xml:space="preserve"> 2005 ) e eliminação de radicais de oxigênio ( </w:t>
        </w:r>
        <w:proofErr w:type="spellStart"/>
        <w:r w:rsidRPr="00B140A7">
          <w:rPr>
            <w:color w:val="2E2E2E"/>
          </w:rPr>
          <w:t>Mittler</w:t>
        </w:r>
        <w:proofErr w:type="spellEnd"/>
        <w:r w:rsidRPr="00B140A7">
          <w:rPr>
            <w:color w:val="2E2E2E"/>
          </w:rPr>
          <w:t xml:space="preserve"> e </w:t>
        </w:r>
        <w:proofErr w:type="spellStart"/>
        <w:r w:rsidRPr="00B140A7">
          <w:rPr>
            <w:color w:val="2E2E2E"/>
          </w:rPr>
          <w:t>Tel-Or</w:t>
        </w:r>
        <w:proofErr w:type="spellEnd"/>
        <w:r w:rsidRPr="00B140A7">
          <w:rPr>
            <w:color w:val="2E2E2E"/>
          </w:rPr>
          <w:t xml:space="preserve"> 1</w:t>
        </w:r>
        <w:r>
          <w:rPr>
            <w:color w:val="2E2E2E"/>
          </w:rPr>
          <w:t xml:space="preserve">991 , Middleton e </w:t>
        </w:r>
        <w:proofErr w:type="spellStart"/>
        <w:r>
          <w:rPr>
            <w:color w:val="2E2E2E"/>
          </w:rPr>
          <w:t>Teramura</w:t>
        </w:r>
        <w:proofErr w:type="spellEnd"/>
        <w:r>
          <w:rPr>
            <w:color w:val="2E2E2E"/>
          </w:rPr>
          <w:t xml:space="preserve"> 1993</w:t>
        </w:r>
        <w:r w:rsidRPr="00B140A7">
          <w:rPr>
            <w:color w:val="2E2E2E"/>
          </w:rPr>
          <w:t>).</w:t>
        </w:r>
      </w:ins>
    </w:p>
    <w:p w14:paraId="38910E24" w14:textId="77777777" w:rsidR="00170D78" w:rsidRPr="00170D78" w:rsidRDefault="00170D78">
      <w:pPr>
        <w:pStyle w:val="NormalWeb"/>
        <w:spacing w:after="0" w:afterAutospacing="0" w:line="360" w:lineRule="auto"/>
        <w:jc w:val="both"/>
        <w:rPr>
          <w:ins w:id="4776" w:author="Samylla Oliveira" w:date="2020-06-01T20:35:00Z"/>
          <w:color w:val="2E2E2E"/>
        </w:rPr>
        <w:pPrChange w:id="4777" w:author="Samylla Oliveira" w:date="2020-06-01T20:36:00Z">
          <w:pPr>
            <w:pStyle w:val="NormalWeb"/>
            <w:spacing w:after="0"/>
          </w:pPr>
        </w:pPrChange>
      </w:pPr>
      <w:ins w:id="4778" w:author="Samylla Oliveira" w:date="2020-06-01T20:35:00Z">
        <w:r w:rsidRPr="00170D78">
          <w:rPr>
            <w:color w:val="2E2E2E"/>
          </w:rPr>
          <w:t xml:space="preserve">Células de </w:t>
        </w:r>
        <w:proofErr w:type="spellStart"/>
        <w:r w:rsidRPr="00170D78">
          <w:rPr>
            <w:color w:val="2E2E2E"/>
          </w:rPr>
          <w:t>Oscillatoria</w:t>
        </w:r>
        <w:proofErr w:type="spellEnd"/>
        <w:r w:rsidRPr="00170D78">
          <w:rPr>
            <w:color w:val="2E2E2E"/>
          </w:rPr>
          <w:t xml:space="preserve"> </w:t>
        </w:r>
        <w:proofErr w:type="spellStart"/>
        <w:r w:rsidRPr="00170D78">
          <w:rPr>
            <w:color w:val="2E2E2E"/>
          </w:rPr>
          <w:t>tenuisa</w:t>
        </w:r>
        <w:proofErr w:type="spellEnd"/>
        <w:r w:rsidRPr="00170D78">
          <w:rPr>
            <w:color w:val="2E2E2E"/>
          </w:rPr>
          <w:t xml:space="preserve"> sofrem reação </w:t>
        </w:r>
        <w:proofErr w:type="spellStart"/>
        <w:r w:rsidRPr="00170D78">
          <w:rPr>
            <w:color w:val="2E2E2E"/>
          </w:rPr>
          <w:t>fotocatalisada</w:t>
        </w:r>
        <w:proofErr w:type="spellEnd"/>
        <w:r w:rsidRPr="00170D78">
          <w:rPr>
            <w:color w:val="2E2E2E"/>
          </w:rPr>
          <w:t xml:space="preserve"> após cerca de 10 horas, o esqueleto cilíndrico de </w:t>
        </w:r>
        <w:proofErr w:type="spellStart"/>
        <w:r w:rsidRPr="00170D78">
          <w:rPr>
            <w:color w:val="2E2E2E"/>
          </w:rPr>
          <w:t>Oscillatoria</w:t>
        </w:r>
        <w:proofErr w:type="spellEnd"/>
        <w:r w:rsidRPr="00170D78">
          <w:rPr>
            <w:color w:val="2E2E2E"/>
          </w:rPr>
          <w:t xml:space="preserve"> </w:t>
        </w:r>
        <w:proofErr w:type="spellStart"/>
        <w:r w:rsidRPr="00170D78">
          <w:rPr>
            <w:color w:val="2E2E2E"/>
          </w:rPr>
          <w:t>tenuisa</w:t>
        </w:r>
        <w:proofErr w:type="spellEnd"/>
        <w:r w:rsidRPr="00170D78">
          <w:rPr>
            <w:color w:val="2E2E2E"/>
          </w:rPr>
          <w:t xml:space="preserve"> se rompe. Microcystis aeruginosa é uma cianobactéria típica não filamentosa e colonial (</w:t>
        </w:r>
        <w:proofErr w:type="spellStart"/>
        <w:r w:rsidRPr="00170D78">
          <w:rPr>
            <w:color w:val="2E2E2E"/>
          </w:rPr>
          <w:t>Falconer</w:t>
        </w:r>
        <w:proofErr w:type="spellEnd"/>
        <w:r w:rsidRPr="00170D78">
          <w:rPr>
            <w:color w:val="2E2E2E"/>
          </w:rPr>
          <w:t xml:space="preserve"> e Yeung, 1992). As colônias de Microcystis aeruginosa consistiram em centenas de células esféricas em uma bainha mucilaginosa. As colônias de células esféricas foram completamente isoladas após a reação </w:t>
        </w:r>
        <w:proofErr w:type="spellStart"/>
        <w:r w:rsidRPr="00170D78">
          <w:rPr>
            <w:color w:val="2E2E2E"/>
          </w:rPr>
          <w:t>fotocatalisada</w:t>
        </w:r>
        <w:proofErr w:type="spellEnd"/>
        <w:r w:rsidRPr="00170D78">
          <w:rPr>
            <w:color w:val="2E2E2E"/>
          </w:rPr>
          <w:t>. Além disso, a literatura relatou que a extensão da morte de microrganismos por fotocatálise era inversamente proporcional à espessura e complexidade da parede celular (</w:t>
        </w:r>
        <w:proofErr w:type="spellStart"/>
        <w:r w:rsidRPr="00170D78">
          <w:rPr>
            <w:color w:val="2E2E2E"/>
          </w:rPr>
          <w:t>Matsunaga</w:t>
        </w:r>
        <w:proofErr w:type="spellEnd"/>
        <w:r w:rsidRPr="00170D78">
          <w:rPr>
            <w:color w:val="2E2E2E"/>
          </w:rPr>
          <w:t xml:space="preserve"> et al., 1988).</w:t>
        </w:r>
      </w:ins>
    </w:p>
    <w:p w14:paraId="224F565C" w14:textId="2FD84662" w:rsidR="00170D78" w:rsidRDefault="00170D78">
      <w:pPr>
        <w:pStyle w:val="NormalWeb"/>
        <w:spacing w:before="0" w:beforeAutospacing="0" w:after="0" w:afterAutospacing="0" w:line="360" w:lineRule="auto"/>
        <w:jc w:val="both"/>
        <w:rPr>
          <w:ins w:id="4779" w:author="Samylla Oliveira" w:date="2020-06-01T20:12:00Z"/>
          <w:color w:val="2E2E2E"/>
        </w:rPr>
      </w:pPr>
      <w:ins w:id="4780" w:author="Samylla Oliveira" w:date="2020-06-01T20:35:00Z">
        <w:r w:rsidRPr="00170D78">
          <w:rPr>
            <w:color w:val="2E2E2E"/>
          </w:rPr>
          <w:t xml:space="preserve">Experimentos in vitro revelaram que culturas axênicas de cianobactérias planctônicas perderam sua atividade fotossintética após exposição </w:t>
        </w:r>
        <w:proofErr w:type="spellStart"/>
        <w:r w:rsidRPr="00170D78">
          <w:rPr>
            <w:color w:val="2E2E2E"/>
          </w:rPr>
          <w:t>fotocatalisada</w:t>
        </w:r>
        <w:proofErr w:type="spellEnd"/>
        <w:r w:rsidRPr="00170D78">
          <w:rPr>
            <w:color w:val="2E2E2E"/>
          </w:rPr>
          <w:t xml:space="preserve"> à luz solar por mais de 24 h. Quase 92% das células de Microcystis aeruginosa perderam sua atividade fotossintética e sua morfologia celular foi severamente danificada dentro de 24 horas da reação (Chang et al., 2015).</w:t>
        </w:r>
      </w:ins>
    </w:p>
    <w:p w14:paraId="4390A923" w14:textId="53B2EE4C" w:rsidR="004E1B50" w:rsidRPr="004E1B50" w:rsidDel="00A91757" w:rsidRDefault="004E1B50" w:rsidP="004E1B50">
      <w:pPr>
        <w:pStyle w:val="NormalWeb"/>
        <w:spacing w:before="0" w:beforeAutospacing="0" w:after="0" w:afterAutospacing="0" w:line="360" w:lineRule="auto"/>
        <w:jc w:val="both"/>
        <w:rPr>
          <w:del w:id="4781" w:author="Samylla Oliveira" w:date="2020-06-01T20:16:00Z"/>
          <w:color w:val="2E2E2E"/>
        </w:rPr>
      </w:pPr>
    </w:p>
    <w:p w14:paraId="6ABC903A" w14:textId="77777777" w:rsidR="00B10104" w:rsidRPr="0061494F" w:rsidRDefault="00B10104" w:rsidP="008B1605">
      <w:pPr>
        <w:pStyle w:val="NormalWeb"/>
        <w:spacing w:before="0" w:beforeAutospacing="0" w:after="0" w:afterAutospacing="0" w:line="360" w:lineRule="auto"/>
        <w:jc w:val="both"/>
        <w:rPr>
          <w:color w:val="2E2E2E"/>
        </w:rPr>
      </w:pPr>
    </w:p>
    <w:p w14:paraId="6E327C7C" w14:textId="43C6C2F1" w:rsidR="0061494F" w:rsidRPr="00EF1806" w:rsidRDefault="00EF1806" w:rsidP="002D3065">
      <w:pPr>
        <w:pStyle w:val="NormalWeb"/>
        <w:spacing w:before="0" w:beforeAutospacing="0" w:after="0" w:afterAutospacing="0" w:line="360" w:lineRule="auto"/>
        <w:jc w:val="both"/>
        <w:rPr>
          <w:b/>
        </w:rPr>
      </w:pPr>
      <w:r w:rsidRPr="00EF1806">
        <w:rPr>
          <w:b/>
        </w:rPr>
        <w:t>Conclusão e recomendações</w:t>
      </w:r>
    </w:p>
    <w:p w14:paraId="67549AF4" w14:textId="77777777" w:rsidR="00EF1806" w:rsidRPr="00DA6FEE" w:rsidRDefault="00EF1806" w:rsidP="002D3065">
      <w:pPr>
        <w:pStyle w:val="NormalWeb"/>
        <w:spacing w:before="0" w:beforeAutospacing="0" w:after="0" w:afterAutospacing="0" w:line="360" w:lineRule="auto"/>
        <w:jc w:val="both"/>
      </w:pPr>
    </w:p>
    <w:p w14:paraId="551336F0" w14:textId="0FAB6618" w:rsidR="00CD2258" w:rsidRPr="00CD2258" w:rsidRDefault="00CD2258" w:rsidP="00CD2258">
      <w:pPr>
        <w:rPr>
          <w:rFonts w:ascii="Times New Roman" w:hAnsi="Times New Roman" w:cs="Times New Roman"/>
          <w:lang w:val="pt-BR"/>
        </w:rPr>
      </w:pPr>
      <w:r>
        <w:rPr>
          <w:rFonts w:ascii="Times New Roman" w:hAnsi="Times New Roman" w:cs="Times New Roman"/>
          <w:lang w:val="pt-BR"/>
        </w:rPr>
        <w:t xml:space="preserve">Cianobactérias e algas apresentaram variação </w:t>
      </w:r>
      <w:r w:rsidR="00C3747C">
        <w:rPr>
          <w:rFonts w:ascii="Times New Roman" w:hAnsi="Times New Roman" w:cs="Times New Roman"/>
          <w:lang w:val="pt-BR"/>
        </w:rPr>
        <w:t>quanto a resistência da sua membrana e manutenção da</w:t>
      </w:r>
      <w:r>
        <w:rPr>
          <w:rFonts w:ascii="Times New Roman" w:hAnsi="Times New Roman" w:cs="Times New Roman"/>
          <w:lang w:val="pt-BR"/>
        </w:rPr>
        <w:t xml:space="preserve"> integridade celular quando expostas ao tratamento </w:t>
      </w:r>
      <w:r w:rsidRPr="00CD2258">
        <w:rPr>
          <w:rFonts w:ascii="Times New Roman" w:hAnsi="Times New Roman" w:cs="Times New Roman"/>
          <w:color w:val="2E2E2E"/>
          <w:lang w:val="pt-BR"/>
        </w:rPr>
        <w:t>fotocatalítico (TiO</w:t>
      </w:r>
      <w:r w:rsidRPr="00CD2258">
        <w:rPr>
          <w:rFonts w:ascii="Times New Roman" w:hAnsi="Times New Roman" w:cs="Times New Roman"/>
          <w:color w:val="2E2E2E"/>
          <w:vertAlign w:val="subscript"/>
          <w:lang w:val="pt-BR"/>
        </w:rPr>
        <w:t>2</w:t>
      </w:r>
      <w:r w:rsidRPr="00CD2258">
        <w:rPr>
          <w:rFonts w:ascii="Times New Roman" w:hAnsi="Times New Roman" w:cs="Times New Roman"/>
          <w:color w:val="2E2E2E"/>
          <w:lang w:val="pt-BR"/>
        </w:rPr>
        <w:t xml:space="preserve"> + UV) em experimentos realizados em </w:t>
      </w:r>
      <w:proofErr w:type="spellStart"/>
      <w:r w:rsidRPr="00CD2258">
        <w:rPr>
          <w:rFonts w:ascii="Times New Roman" w:hAnsi="Times New Roman" w:cs="Times New Roman"/>
          <w:color w:val="2E2E2E"/>
          <w:lang w:val="pt-BR"/>
        </w:rPr>
        <w:t>mesocosmos</w:t>
      </w:r>
      <w:proofErr w:type="spellEnd"/>
      <w:r w:rsidRPr="00CD2258">
        <w:rPr>
          <w:rFonts w:ascii="Times New Roman" w:hAnsi="Times New Roman" w:cs="Times New Roman"/>
          <w:color w:val="2E2E2E"/>
          <w:lang w:val="pt-BR"/>
        </w:rPr>
        <w:t xml:space="preserve"> e água natural de um reservatório tropical eutrofizado.</w:t>
      </w:r>
    </w:p>
    <w:p w14:paraId="18C90B7B" w14:textId="46CA54CB" w:rsidR="00600077" w:rsidRDefault="00D23AE7" w:rsidP="00AA3DCC">
      <w:pPr>
        <w:rPr>
          <w:ins w:id="4782" w:author="Samylla Oliveira" w:date="2020-06-01T20:02:00Z"/>
          <w:rFonts w:ascii="Times New Roman" w:hAnsi="Times New Roman" w:cs="Times New Roman"/>
          <w:lang w:val="pt-BR"/>
        </w:rPr>
      </w:pPr>
      <w:r>
        <w:rPr>
          <w:rFonts w:ascii="Times New Roman" w:hAnsi="Times New Roman" w:cs="Times New Roman"/>
          <w:lang w:val="pt-BR"/>
        </w:rPr>
        <w:t>Deve-se levar em consideração a</w:t>
      </w:r>
      <w:r w:rsidR="00C54C30">
        <w:rPr>
          <w:rFonts w:ascii="Times New Roman" w:hAnsi="Times New Roman" w:cs="Times New Roman"/>
          <w:lang w:val="pt-BR"/>
        </w:rPr>
        <w:t xml:space="preserve"> grau de complexidade das interações físicas, q</w:t>
      </w:r>
      <w:r w:rsidR="009C6B51">
        <w:rPr>
          <w:rFonts w:ascii="Times New Roman" w:hAnsi="Times New Roman" w:cs="Times New Roman"/>
          <w:lang w:val="pt-BR"/>
        </w:rPr>
        <w:t xml:space="preserve">uímicas e </w:t>
      </w:r>
      <w:r w:rsidR="00C54C30">
        <w:rPr>
          <w:rFonts w:ascii="Times New Roman" w:hAnsi="Times New Roman" w:cs="Times New Roman"/>
          <w:lang w:val="pt-BR"/>
        </w:rPr>
        <w:t>biológicas</w:t>
      </w:r>
      <w:r>
        <w:rPr>
          <w:rFonts w:ascii="Times New Roman" w:hAnsi="Times New Roman" w:cs="Times New Roman"/>
          <w:lang w:val="pt-BR"/>
        </w:rPr>
        <w:t xml:space="preserve"> e da composição das águas naturais e </w:t>
      </w:r>
      <w:r w:rsidR="00C54C30">
        <w:rPr>
          <w:rFonts w:ascii="Times New Roman" w:hAnsi="Times New Roman" w:cs="Times New Roman"/>
          <w:lang w:val="pt-BR"/>
        </w:rPr>
        <w:t xml:space="preserve">buscar </w:t>
      </w:r>
      <w:r w:rsidR="009B1B2E">
        <w:rPr>
          <w:rFonts w:ascii="Times New Roman" w:hAnsi="Times New Roman" w:cs="Times New Roman"/>
          <w:lang w:val="pt-BR"/>
        </w:rPr>
        <w:t xml:space="preserve">dosagens </w:t>
      </w:r>
      <w:r w:rsidR="009B1B2E" w:rsidRPr="009B1B2E">
        <w:rPr>
          <w:rFonts w:ascii="Times New Roman" w:hAnsi="Times New Roman" w:cs="Times New Roman"/>
          <w:lang w:val="pt-BR"/>
        </w:rPr>
        <w:t>(</w:t>
      </w:r>
      <w:r w:rsidR="009B1B2E" w:rsidRPr="009B1B2E">
        <w:rPr>
          <w:rFonts w:ascii="Times New Roman" w:hAnsi="Times New Roman" w:cs="Times New Roman"/>
          <w:color w:val="2E2E2E"/>
          <w:lang w:val="pt-BR"/>
        </w:rPr>
        <w:t>TiO</w:t>
      </w:r>
      <w:r w:rsidR="009B1B2E" w:rsidRPr="009B1B2E">
        <w:rPr>
          <w:rFonts w:ascii="Times New Roman" w:hAnsi="Times New Roman" w:cs="Times New Roman"/>
          <w:color w:val="2E2E2E"/>
          <w:vertAlign w:val="subscript"/>
          <w:lang w:val="pt-BR"/>
        </w:rPr>
        <w:t>2</w:t>
      </w:r>
      <w:r w:rsidR="009B1B2E" w:rsidRPr="009B1B2E">
        <w:rPr>
          <w:rFonts w:ascii="Times New Roman" w:hAnsi="Times New Roman" w:cs="Times New Roman"/>
          <w:color w:val="2E2E2E"/>
          <w:lang w:val="pt-BR"/>
        </w:rPr>
        <w:t>)</w:t>
      </w:r>
      <w:r w:rsidR="009B1B2E" w:rsidRPr="009B1B2E">
        <w:rPr>
          <w:rFonts w:ascii="Times New Roman" w:hAnsi="Times New Roman" w:cs="Times New Roman"/>
          <w:lang w:val="pt-BR"/>
        </w:rPr>
        <w:t xml:space="preserve"> </w:t>
      </w:r>
      <w:r w:rsidR="009B1B2E">
        <w:rPr>
          <w:rFonts w:ascii="Times New Roman" w:hAnsi="Times New Roman" w:cs="Times New Roman"/>
          <w:lang w:val="pt-BR"/>
        </w:rPr>
        <w:t>e intensidades luminosas</w:t>
      </w:r>
      <w:r>
        <w:rPr>
          <w:rFonts w:ascii="Times New Roman" w:hAnsi="Times New Roman" w:cs="Times New Roman"/>
          <w:lang w:val="pt-BR"/>
        </w:rPr>
        <w:t xml:space="preserve"> (UV)</w:t>
      </w:r>
      <w:r w:rsidR="009B1B2E">
        <w:rPr>
          <w:rFonts w:ascii="Times New Roman" w:hAnsi="Times New Roman" w:cs="Times New Roman"/>
          <w:lang w:val="pt-BR"/>
        </w:rPr>
        <w:t xml:space="preserve"> ideais que possibilitem a aplicação segura deste pré-tratamento </w:t>
      </w:r>
      <w:r>
        <w:rPr>
          <w:rFonts w:ascii="Times New Roman" w:hAnsi="Times New Roman" w:cs="Times New Roman"/>
          <w:lang w:val="pt-BR"/>
        </w:rPr>
        <w:t>tendo em vista a eficiência da sua atuação em águas com elevadas concentrações de cianoba</w:t>
      </w:r>
      <w:r w:rsidR="0022402F">
        <w:rPr>
          <w:rFonts w:ascii="Times New Roman" w:hAnsi="Times New Roman" w:cs="Times New Roman"/>
          <w:lang w:val="pt-BR"/>
        </w:rPr>
        <w:t>ctérias. Desse modo, s</w:t>
      </w:r>
      <w:r>
        <w:rPr>
          <w:rFonts w:ascii="Times New Roman" w:hAnsi="Times New Roman" w:cs="Times New Roman"/>
          <w:lang w:val="pt-BR"/>
        </w:rPr>
        <w:t>ugere-se uma avaliação</w:t>
      </w:r>
      <w:r w:rsidRPr="00DA6FEE">
        <w:rPr>
          <w:rFonts w:ascii="Times New Roman" w:hAnsi="Times New Roman" w:cs="Times New Roman"/>
          <w:lang w:val="pt-BR"/>
        </w:rPr>
        <w:t xml:space="preserve"> </w:t>
      </w:r>
      <w:r>
        <w:rPr>
          <w:rFonts w:ascii="Times New Roman" w:hAnsi="Times New Roman" w:cs="Times New Roman"/>
          <w:lang w:val="pt-BR"/>
        </w:rPr>
        <w:t>d</w:t>
      </w:r>
      <w:r w:rsidRPr="00DA6FEE">
        <w:rPr>
          <w:rFonts w:ascii="Times New Roman" w:hAnsi="Times New Roman" w:cs="Times New Roman"/>
          <w:lang w:val="pt-BR"/>
        </w:rPr>
        <w:t xml:space="preserve">a cinética de </w:t>
      </w:r>
      <w:proofErr w:type="spellStart"/>
      <w:r w:rsidRPr="00DA6FEE">
        <w:rPr>
          <w:rFonts w:ascii="Times New Roman" w:hAnsi="Times New Roman" w:cs="Times New Roman"/>
          <w:lang w:val="pt-BR"/>
        </w:rPr>
        <w:t>fotomineralização</w:t>
      </w:r>
      <w:proofErr w:type="spellEnd"/>
      <w:r>
        <w:rPr>
          <w:rFonts w:ascii="Times New Roman" w:hAnsi="Times New Roman" w:cs="Times New Roman"/>
          <w:lang w:val="pt-BR"/>
        </w:rPr>
        <w:t xml:space="preserve"> em águas naturais de forma a definir o tempo de </w:t>
      </w:r>
      <w:r w:rsidRPr="00DA6FEE">
        <w:rPr>
          <w:rFonts w:ascii="Times New Roman" w:hAnsi="Times New Roman" w:cs="Times New Roman"/>
          <w:lang w:val="pt-BR"/>
        </w:rPr>
        <w:t>decréscimo na taxa de degradação</w:t>
      </w:r>
      <w:r>
        <w:rPr>
          <w:rFonts w:ascii="Times New Roman" w:hAnsi="Times New Roman" w:cs="Times New Roman"/>
          <w:lang w:val="pt-BR"/>
        </w:rPr>
        <w:t xml:space="preserve"> das estruturas celulares dos organismos e dos seus respectivos componentes intracelulare</w:t>
      </w:r>
      <w:r w:rsidR="00AA3DCC">
        <w:rPr>
          <w:rFonts w:ascii="Times New Roman" w:hAnsi="Times New Roman" w:cs="Times New Roman"/>
          <w:lang w:val="pt-BR"/>
        </w:rPr>
        <w:t xml:space="preserve">s.  </w:t>
      </w:r>
    </w:p>
    <w:p w14:paraId="4C3B2C8C" w14:textId="77777777" w:rsidR="0071243F" w:rsidRPr="00AA3DCC" w:rsidRDefault="0071243F" w:rsidP="00AA3DCC">
      <w:pPr>
        <w:rPr>
          <w:rFonts w:ascii="Times New Roman" w:hAnsi="Times New Roman" w:cs="Times New Roman"/>
          <w:lang w:val="pt-BR"/>
        </w:rPr>
      </w:pPr>
    </w:p>
    <w:p w14:paraId="73CA3D08" w14:textId="6E791CB1" w:rsidR="00600077" w:rsidRDefault="00600077" w:rsidP="00600077">
      <w:pPr>
        <w:spacing w:after="0"/>
        <w:rPr>
          <w:rFonts w:ascii="Times New Roman" w:eastAsia="Times New Roman" w:hAnsi="Times New Roman" w:cs="Times New Roman"/>
          <w:b/>
          <w:color w:val="323232"/>
          <w:lang w:eastAsia="pt-BR"/>
        </w:rPr>
      </w:pPr>
      <w:r w:rsidRPr="00DA6FEE">
        <w:rPr>
          <w:rFonts w:ascii="Times New Roman" w:eastAsia="Times New Roman" w:hAnsi="Times New Roman" w:cs="Times New Roman"/>
          <w:b/>
          <w:color w:val="323232"/>
          <w:lang w:eastAsia="pt-BR"/>
        </w:rPr>
        <w:t>References</w:t>
      </w:r>
    </w:p>
    <w:p w14:paraId="374E9907" w14:textId="77777777" w:rsidR="001D1ED4" w:rsidRDefault="001D1ED4" w:rsidP="00600077">
      <w:pPr>
        <w:spacing w:after="0"/>
        <w:rPr>
          <w:rFonts w:ascii="Times New Roman" w:eastAsia="Times New Roman" w:hAnsi="Times New Roman" w:cs="Times New Roman"/>
          <w:b/>
          <w:color w:val="323232"/>
          <w:lang w:eastAsia="pt-BR"/>
        </w:rPr>
      </w:pPr>
    </w:p>
    <w:p w14:paraId="54F5A2F3" w14:textId="77777777" w:rsidR="001D1ED4" w:rsidRDefault="001D1ED4" w:rsidP="001D1ED4">
      <w:pPr>
        <w:spacing w:after="0"/>
        <w:rPr>
          <w:rFonts w:ascii="Times New Roman" w:eastAsia="Times New Roman" w:hAnsi="Times New Roman" w:cs="Times New Roman"/>
          <w:color w:val="323232"/>
          <w:lang w:eastAsia="pt-BR"/>
        </w:rPr>
      </w:pPr>
      <w:del w:id="4783" w:author="Jose Capelo Neto" w:date="2020-05-09T10:13:00Z">
        <w:r w:rsidDel="008F45BC">
          <w:rPr>
            <w:rFonts w:ascii="Times New Roman" w:eastAsia="Times New Roman" w:hAnsi="Times New Roman" w:cs="Times New Roman"/>
            <w:color w:val="323232"/>
            <w:lang w:eastAsia="pt-BR"/>
          </w:rPr>
          <w:delText> </w:delText>
        </w:r>
      </w:del>
      <w:r>
        <w:rPr>
          <w:rFonts w:ascii="Times New Roman" w:eastAsia="Times New Roman" w:hAnsi="Times New Roman" w:cs="Times New Roman"/>
          <w:color w:val="323232"/>
          <w:lang w:eastAsia="pt-BR"/>
        </w:rPr>
        <w:t xml:space="preserve">Asada, K., 2006. </w:t>
      </w:r>
      <w:r w:rsidRPr="00DA6FEE">
        <w:rPr>
          <w:rFonts w:ascii="Times New Roman" w:eastAsia="Times New Roman" w:hAnsi="Times New Roman" w:cs="Times New Roman"/>
          <w:b/>
          <w:bCs/>
          <w:color w:val="323232"/>
          <w:lang w:eastAsia="pt-BR"/>
        </w:rPr>
        <w:t>Production and scavenging of reactive oxygen species in chloroplasts and their functions</w:t>
      </w:r>
      <w:r>
        <w:rPr>
          <w:rFonts w:ascii="Times New Roman" w:eastAsia="Times New Roman" w:hAnsi="Times New Roman" w:cs="Times New Roman"/>
          <w:color w:val="323232"/>
          <w:lang w:eastAsia="pt-BR"/>
        </w:rPr>
        <w:t>. Plant Physiol., 141</w:t>
      </w:r>
      <w:r w:rsidRPr="00DA6FEE">
        <w:rPr>
          <w:rFonts w:ascii="Times New Roman" w:eastAsia="Times New Roman" w:hAnsi="Times New Roman" w:cs="Times New Roman"/>
          <w:color w:val="323232"/>
          <w:lang w:eastAsia="pt-BR"/>
        </w:rPr>
        <w:t>, pp. 391-396</w:t>
      </w:r>
    </w:p>
    <w:p w14:paraId="2E446B94" w14:textId="4CFF5D8B" w:rsidR="00D91C6C" w:rsidRDefault="00D91C6C" w:rsidP="00321481">
      <w:pPr>
        <w:spacing w:after="0"/>
        <w:rPr>
          <w:rFonts w:ascii="Times New Roman" w:eastAsia="Times New Roman" w:hAnsi="Times New Roman" w:cs="Times New Roman"/>
          <w:color w:val="323232"/>
          <w:lang w:eastAsia="pt-BR"/>
        </w:rPr>
      </w:pPr>
    </w:p>
    <w:p w14:paraId="08D9064C" w14:textId="29F94E99" w:rsidR="00416BC1" w:rsidRDefault="00416BC1" w:rsidP="00416BC1">
      <w:pPr>
        <w:widowControl w:val="0"/>
        <w:autoSpaceDE w:val="0"/>
        <w:autoSpaceDN w:val="0"/>
        <w:adjustRightInd w:val="0"/>
        <w:ind w:left="480" w:hanging="480"/>
        <w:rPr>
          <w:ins w:id="4784" w:author="Samylla Oliveira" w:date="2020-06-01T16:38:00Z"/>
          <w:rFonts w:ascii="Times New Roman" w:hAnsi="Times New Roman" w:cs="Times New Roman"/>
          <w:noProof/>
        </w:rPr>
      </w:pPr>
      <w:r>
        <w:rPr>
          <w:rFonts w:ascii="Times New Roman" w:hAnsi="Times New Roman" w:cs="Times New Roman"/>
          <w:lang w:val="en-GB"/>
        </w:rPr>
        <w:fldChar w:fldCharType="begin" w:fldLock="1"/>
      </w:r>
      <w:r>
        <w:rPr>
          <w:rFonts w:ascii="Times New Roman" w:hAnsi="Times New Roman" w:cs="Times New Roman"/>
          <w:lang w:val="en-GB"/>
        </w:rPr>
        <w:instrText xml:space="preserve">ADDIN Mendeley Bibliography CSL_BIBLIOGRAPHY </w:instrText>
      </w:r>
      <w:r>
        <w:rPr>
          <w:rFonts w:ascii="Times New Roman" w:hAnsi="Times New Roman" w:cs="Times New Roman"/>
          <w:lang w:val="en-GB"/>
        </w:rPr>
        <w:fldChar w:fldCharType="separate"/>
      </w:r>
      <w:r w:rsidRPr="00416BC1">
        <w:rPr>
          <w:rFonts w:ascii="Times New Roman" w:hAnsi="Times New Roman" w:cs="Times New Roman"/>
          <w:noProof/>
        </w:rPr>
        <w:t>AGRESTI, A., 2012. Categorical Data Analysis, 2. ed. John Wley &amp; Sons, New Jersey.</w:t>
      </w:r>
    </w:p>
    <w:p w14:paraId="5C48FE2D" w14:textId="16E7238E" w:rsidR="00082073" w:rsidRPr="00416BC1" w:rsidRDefault="00082073" w:rsidP="00416BC1">
      <w:pPr>
        <w:widowControl w:val="0"/>
        <w:autoSpaceDE w:val="0"/>
        <w:autoSpaceDN w:val="0"/>
        <w:adjustRightInd w:val="0"/>
        <w:ind w:left="480" w:hanging="480"/>
        <w:rPr>
          <w:rFonts w:ascii="Times New Roman" w:hAnsi="Times New Roman" w:cs="Times New Roman"/>
          <w:noProof/>
        </w:rPr>
      </w:pPr>
      <w:ins w:id="4785" w:author="Samylla Oliveira" w:date="2020-06-01T16:38:00Z">
        <w:r w:rsidRPr="00082073">
          <w:rPr>
            <w:rFonts w:ascii="Times New Roman" w:hAnsi="Times New Roman" w:cs="Times New Roman"/>
            <w:noProof/>
          </w:rPr>
          <w:t>Barros, M.U.G., Wilson, A. E., Leitão, J.I.R., Pereira, S.P., Buley, R.P., Fernandez- Figueroa, E. G., Capelo-Neto, J. Environmental factors associated with toxic cyanobacterial blooms across 20 drinking water reservoirs in a semi-arid region of Brazil. Harmful Algae 86 (2019), pp. 128-137. https://doi.org/10.1016/j.hal.2019.05.006</w:t>
        </w:r>
      </w:ins>
    </w:p>
    <w:p w14:paraId="08D345FD" w14:textId="4FBCBD74" w:rsidR="00416BC1" w:rsidRDefault="00416BC1" w:rsidP="00416BC1">
      <w:pPr>
        <w:widowControl w:val="0"/>
        <w:autoSpaceDE w:val="0"/>
        <w:autoSpaceDN w:val="0"/>
        <w:adjustRightInd w:val="0"/>
        <w:ind w:left="480" w:hanging="480"/>
        <w:rPr>
          <w:ins w:id="4786" w:author="Samylla Oliveira" w:date="2020-06-01T16:16:00Z"/>
          <w:rFonts w:ascii="Times New Roman" w:hAnsi="Times New Roman" w:cs="Times New Roman"/>
          <w:noProof/>
        </w:rPr>
      </w:pPr>
      <w:r w:rsidRPr="00416BC1">
        <w:rPr>
          <w:rFonts w:ascii="Times New Roman" w:hAnsi="Times New Roman" w:cs="Times New Roman"/>
          <w:noProof/>
        </w:rPr>
        <w:t>Calomeni, A.J., Rodgers, J.H., 2015. Evaluation of the utility of six measures for algal (Microcystis aeruginosa, Planktothrix agardhii and Pseudokirchneriella subcapitata) viability. Ecotoxicol. Environ. Saf. 111, 192–198. https://doi.org/10.1016/j.ecoenv.2014.09.033</w:t>
      </w:r>
    </w:p>
    <w:p w14:paraId="16BCE8BB" w14:textId="1F235825" w:rsidR="002B1D0C" w:rsidDel="00082073" w:rsidRDefault="002B1D0C" w:rsidP="00082073">
      <w:pPr>
        <w:widowControl w:val="0"/>
        <w:autoSpaceDE w:val="0"/>
        <w:autoSpaceDN w:val="0"/>
        <w:adjustRightInd w:val="0"/>
        <w:ind w:left="480" w:hanging="480"/>
        <w:rPr>
          <w:del w:id="4787" w:author="Samylla Oliveira" w:date="2020-06-01T16:38:00Z"/>
          <w:rFonts w:ascii="Times New Roman" w:hAnsi="Times New Roman" w:cs="Times New Roman"/>
          <w:noProof/>
        </w:rPr>
      </w:pPr>
    </w:p>
    <w:p w14:paraId="20EF44AB" w14:textId="77777777" w:rsidR="00FB009F" w:rsidRPr="00082073" w:rsidRDefault="00FB009F" w:rsidP="00FB009F">
      <w:pPr>
        <w:spacing w:after="0"/>
        <w:rPr>
          <w:rFonts w:ascii="Times New Roman" w:eastAsia="Times New Roman" w:hAnsi="Times New Roman" w:cs="Times New Roman"/>
          <w:lang w:eastAsia="pt-BR"/>
          <w:rPrChange w:id="4788"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789" w:author="Samylla Oliveira" w:date="2020-06-01T16:28:00Z">
            <w:rPr>
              <w:rFonts w:ascii="Times New Roman" w:eastAsia="Times New Roman" w:hAnsi="Times New Roman" w:cs="Times New Roman"/>
              <w:color w:val="323232"/>
              <w:lang w:eastAsia="pt-BR"/>
            </w:rPr>
          </w:rPrChange>
        </w:rPr>
        <w:t xml:space="preserve">Carmichael, W.W., Boyer, G.L., 2016. Health impacts from cyanobacteria harmful algae blooms: Implications for the North American Great Lakes. Harmful Algae 54, 194–212. </w:t>
      </w:r>
      <w:r w:rsidR="00C002A8" w:rsidRPr="00082073">
        <w:fldChar w:fldCharType="begin"/>
      </w:r>
      <w:r w:rsidR="00C002A8" w:rsidRPr="00082073">
        <w:instrText xml:space="preserve"> HYPERLINK "https://doi.org/10.1016/j.hal.2016.02.002" </w:instrText>
      </w:r>
      <w:r w:rsidR="00C002A8" w:rsidRPr="00082073">
        <w:rPr>
          <w:rPrChange w:id="4790" w:author="Samylla Oliveira" w:date="2020-06-01T16:28:00Z">
            <w:rPr>
              <w:rStyle w:val="Hyperlink"/>
              <w:rFonts w:ascii="Times New Roman" w:eastAsia="Times New Roman" w:hAnsi="Times New Roman" w:cs="Times New Roman"/>
              <w:lang w:eastAsia="pt-BR"/>
            </w:rPr>
          </w:rPrChange>
        </w:rPr>
        <w:fldChar w:fldCharType="separate"/>
      </w:r>
      <w:r w:rsidRPr="00082073">
        <w:rPr>
          <w:rStyle w:val="Hyperlink"/>
          <w:rFonts w:ascii="Times New Roman" w:eastAsia="Times New Roman" w:hAnsi="Times New Roman" w:cs="Times New Roman"/>
          <w:color w:val="auto"/>
          <w:lang w:eastAsia="pt-BR"/>
          <w:rPrChange w:id="4791" w:author="Samylla Oliveira" w:date="2020-06-01T16:28:00Z">
            <w:rPr>
              <w:rStyle w:val="Hyperlink"/>
              <w:rFonts w:ascii="Times New Roman" w:eastAsia="Times New Roman" w:hAnsi="Times New Roman" w:cs="Times New Roman"/>
              <w:lang w:eastAsia="pt-BR"/>
            </w:rPr>
          </w:rPrChange>
        </w:rPr>
        <w:t>https://doi.org/10.1016/j.hal.2016.02.002</w:t>
      </w:r>
      <w:r w:rsidR="00C002A8" w:rsidRPr="00082073">
        <w:rPr>
          <w:rStyle w:val="Hyperlink"/>
          <w:rFonts w:ascii="Times New Roman" w:eastAsia="Times New Roman" w:hAnsi="Times New Roman" w:cs="Times New Roman"/>
          <w:color w:val="auto"/>
          <w:lang w:eastAsia="pt-BR"/>
          <w:rPrChange w:id="4792" w:author="Samylla Oliveira" w:date="2020-06-01T16:28:00Z">
            <w:rPr>
              <w:rStyle w:val="Hyperlink"/>
              <w:rFonts w:ascii="Times New Roman" w:eastAsia="Times New Roman" w:hAnsi="Times New Roman" w:cs="Times New Roman"/>
              <w:lang w:eastAsia="pt-BR"/>
            </w:rPr>
          </w:rPrChange>
        </w:rPr>
        <w:fldChar w:fldCharType="end"/>
      </w:r>
    </w:p>
    <w:p w14:paraId="162A0966" w14:textId="77777777" w:rsidR="00FB009F" w:rsidRPr="00082073" w:rsidRDefault="00FB009F" w:rsidP="00FB009F">
      <w:pPr>
        <w:spacing w:after="0"/>
        <w:rPr>
          <w:rFonts w:ascii="Times New Roman" w:eastAsia="Times New Roman" w:hAnsi="Times New Roman" w:cs="Times New Roman"/>
          <w:lang w:eastAsia="pt-BR"/>
          <w:rPrChange w:id="4793" w:author="Samylla Oliveira" w:date="2020-06-01T16:28:00Z">
            <w:rPr>
              <w:rFonts w:ascii="Times New Roman" w:eastAsia="Times New Roman" w:hAnsi="Times New Roman" w:cs="Times New Roman"/>
              <w:color w:val="323232"/>
              <w:lang w:eastAsia="pt-BR"/>
            </w:rPr>
          </w:rPrChange>
        </w:rPr>
      </w:pPr>
    </w:p>
    <w:p w14:paraId="60EF323A" w14:textId="4E7B0B15" w:rsidR="00286EDE" w:rsidRDefault="00286EDE" w:rsidP="00FB009F">
      <w:pPr>
        <w:spacing w:after="0"/>
        <w:rPr>
          <w:ins w:id="4794" w:author="Samylla Oliveira" w:date="2020-06-01T20:33:00Z"/>
          <w:rFonts w:ascii="Times New Roman" w:eastAsia="Times New Roman" w:hAnsi="Times New Roman" w:cs="Times New Roman"/>
          <w:lang w:eastAsia="pt-BR"/>
        </w:rPr>
      </w:pPr>
      <w:ins w:id="4795" w:author="Samylla Oliveira" w:date="2020-06-01T20:33:00Z">
        <w:r w:rsidRPr="00286EDE">
          <w:rPr>
            <w:rFonts w:ascii="Times New Roman" w:eastAsia="Times New Roman" w:hAnsi="Times New Roman" w:cs="Times New Roman"/>
            <w:lang w:eastAsia="pt-BR"/>
          </w:rPr>
          <w:t>Shu-Yu Chang,Winn-Jung Huang, Ben-Ren Lu ,Guor-Cheng Fang, Yeah Chen, Hsiu-Lin Chen, Ming-Chin Chang, Cheng-Feng Hsu. An Environmentally Friendly Method for Testing Photocatalytic Inactivation of Cyanobacterial Propagation on a Hybrid Ag-TiO2 Photocatalyst under Solar Illumination. Int. J. Environ. Res. Public Health 2015, 12(12), 15819-15833; https://doi.org/10.3390/ijerph121215023</w:t>
        </w:r>
      </w:ins>
    </w:p>
    <w:p w14:paraId="6164F9F8" w14:textId="77777777" w:rsidR="00286EDE" w:rsidRDefault="00286EDE" w:rsidP="00FB009F">
      <w:pPr>
        <w:spacing w:after="0"/>
        <w:rPr>
          <w:ins w:id="4796" w:author="Samylla Oliveira" w:date="2020-06-01T20:33:00Z"/>
          <w:rFonts w:ascii="Times New Roman" w:eastAsia="Times New Roman" w:hAnsi="Times New Roman" w:cs="Times New Roman"/>
          <w:lang w:eastAsia="pt-BR"/>
        </w:rPr>
      </w:pPr>
    </w:p>
    <w:p w14:paraId="65B74726" w14:textId="738C1ADB" w:rsidR="00FB009F" w:rsidRPr="00082073" w:rsidRDefault="00FB009F" w:rsidP="00FB009F">
      <w:pPr>
        <w:spacing w:after="0"/>
        <w:rPr>
          <w:rFonts w:ascii="Times New Roman" w:eastAsia="Times New Roman" w:hAnsi="Times New Roman" w:cs="Times New Roman"/>
          <w:lang w:eastAsia="pt-BR"/>
          <w:rPrChange w:id="4797"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798" w:author="Samylla Oliveira" w:date="2020-06-01T16:28:00Z">
            <w:rPr>
              <w:rFonts w:ascii="Times New Roman" w:eastAsia="Times New Roman" w:hAnsi="Times New Roman" w:cs="Times New Roman"/>
              <w:color w:val="323232"/>
              <w:lang w:eastAsia="pt-BR"/>
            </w:rPr>
          </w:rPrChange>
        </w:rPr>
        <w:t xml:space="preserve">Chernova, E., Sidelev, S., Russkikh, I., Voyakina, E., Zhakovskaya, Z., 2019. First observation of microcystin- and anatoxin-a-producing cyanobacteria in the easternmost part of the Gulf of Finland (the Baltic Sea). Toxicon 157, 18–24. </w:t>
      </w:r>
      <w:r w:rsidR="00C002A8" w:rsidRPr="00082073">
        <w:fldChar w:fldCharType="begin"/>
      </w:r>
      <w:r w:rsidR="00C002A8" w:rsidRPr="00082073">
        <w:instrText xml:space="preserve"> HYPERLINK "https://doi.org/10.1016/j.toxicon.2018.11.005" </w:instrText>
      </w:r>
      <w:r w:rsidR="00C002A8" w:rsidRPr="00082073">
        <w:rPr>
          <w:rPrChange w:id="4799" w:author="Samylla Oliveira" w:date="2020-06-01T16:28:00Z">
            <w:rPr>
              <w:rStyle w:val="Hyperlink"/>
              <w:rFonts w:ascii="Times New Roman" w:eastAsia="Times New Roman" w:hAnsi="Times New Roman" w:cs="Times New Roman"/>
              <w:lang w:eastAsia="pt-BR"/>
            </w:rPr>
          </w:rPrChange>
        </w:rPr>
        <w:fldChar w:fldCharType="separate"/>
      </w:r>
      <w:r w:rsidRPr="00082073">
        <w:rPr>
          <w:rStyle w:val="Hyperlink"/>
          <w:rFonts w:ascii="Times New Roman" w:eastAsia="Times New Roman" w:hAnsi="Times New Roman" w:cs="Times New Roman"/>
          <w:color w:val="auto"/>
          <w:lang w:eastAsia="pt-BR"/>
          <w:rPrChange w:id="4800" w:author="Samylla Oliveira" w:date="2020-06-01T16:28:00Z">
            <w:rPr>
              <w:rStyle w:val="Hyperlink"/>
              <w:rFonts w:ascii="Times New Roman" w:eastAsia="Times New Roman" w:hAnsi="Times New Roman" w:cs="Times New Roman"/>
              <w:lang w:eastAsia="pt-BR"/>
            </w:rPr>
          </w:rPrChange>
        </w:rPr>
        <w:t>https://doi.org/10.1016/j.toxicon.2018.11.005</w:t>
      </w:r>
      <w:r w:rsidR="00C002A8" w:rsidRPr="00082073">
        <w:rPr>
          <w:rStyle w:val="Hyperlink"/>
          <w:rFonts w:ascii="Times New Roman" w:eastAsia="Times New Roman" w:hAnsi="Times New Roman" w:cs="Times New Roman"/>
          <w:color w:val="auto"/>
          <w:lang w:eastAsia="pt-BR"/>
          <w:rPrChange w:id="4801" w:author="Samylla Oliveira" w:date="2020-06-01T16:28:00Z">
            <w:rPr>
              <w:rStyle w:val="Hyperlink"/>
              <w:rFonts w:ascii="Times New Roman" w:eastAsia="Times New Roman" w:hAnsi="Times New Roman" w:cs="Times New Roman"/>
              <w:lang w:eastAsia="pt-BR"/>
            </w:rPr>
          </w:rPrChange>
        </w:rPr>
        <w:fldChar w:fldCharType="end"/>
      </w:r>
    </w:p>
    <w:p w14:paraId="59316E74" w14:textId="67C1DB9B" w:rsidR="00FB009F" w:rsidRPr="00082073" w:rsidRDefault="00FB009F" w:rsidP="00FB009F">
      <w:pPr>
        <w:spacing w:after="0"/>
        <w:rPr>
          <w:rFonts w:ascii="Times New Roman" w:eastAsia="Times New Roman" w:hAnsi="Times New Roman" w:cs="Times New Roman"/>
          <w:lang w:eastAsia="pt-BR"/>
          <w:rPrChange w:id="4802" w:author="Samylla Oliveira" w:date="2020-06-01T16:28:00Z">
            <w:rPr>
              <w:rFonts w:ascii="Times New Roman" w:eastAsia="Times New Roman" w:hAnsi="Times New Roman" w:cs="Times New Roman"/>
              <w:color w:val="323232"/>
              <w:lang w:eastAsia="pt-BR"/>
            </w:rPr>
          </w:rPrChange>
        </w:rPr>
      </w:pPr>
    </w:p>
    <w:p w14:paraId="648919E4" w14:textId="63FC26AF" w:rsidR="00FB009F" w:rsidRPr="00082073" w:rsidRDefault="00FB009F" w:rsidP="00FB009F">
      <w:pPr>
        <w:spacing w:after="0"/>
        <w:rPr>
          <w:rFonts w:ascii="Times New Roman" w:eastAsia="Times New Roman" w:hAnsi="Times New Roman" w:cs="Times New Roman"/>
          <w:lang w:eastAsia="pt-BR"/>
          <w:rPrChange w:id="4803"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04" w:author="Samylla Oliveira" w:date="2020-06-01T16:28:00Z">
            <w:rPr>
              <w:rFonts w:ascii="Times New Roman" w:eastAsia="Times New Roman" w:hAnsi="Times New Roman" w:cs="Times New Roman"/>
              <w:color w:val="323232"/>
              <w:lang w:eastAsia="pt-BR"/>
            </w:rPr>
          </w:rPrChange>
        </w:rPr>
        <w:t>Cho, M., Chung, H., Choi, W., Yoon, J., 2005. Different inactivation behaviors of MS-2 phage and Escherichia coli in TiO</w:t>
      </w:r>
      <w:r w:rsidRPr="00082073">
        <w:rPr>
          <w:rFonts w:ascii="Times New Roman" w:eastAsia="Times New Roman" w:hAnsi="Times New Roman" w:cs="Times New Roman"/>
          <w:vertAlign w:val="subscript"/>
          <w:lang w:eastAsia="pt-BR"/>
          <w:rPrChange w:id="4805" w:author="Samylla Oliveira" w:date="2020-06-01T16:28:00Z">
            <w:rPr>
              <w:rFonts w:ascii="Times New Roman" w:eastAsia="Times New Roman" w:hAnsi="Times New Roman" w:cs="Times New Roman"/>
              <w:color w:val="323232"/>
              <w:vertAlign w:val="subscript"/>
              <w:lang w:eastAsia="pt-BR"/>
            </w:rPr>
          </w:rPrChange>
        </w:rPr>
        <w:t>2</w:t>
      </w:r>
      <w:r w:rsidRPr="00082073">
        <w:rPr>
          <w:rFonts w:ascii="Times New Roman" w:eastAsia="Times New Roman" w:hAnsi="Times New Roman" w:cs="Times New Roman"/>
          <w:lang w:eastAsia="pt-BR"/>
          <w:rPrChange w:id="4806" w:author="Samylla Oliveira" w:date="2020-06-01T16:28:00Z">
            <w:rPr>
              <w:rFonts w:ascii="Times New Roman" w:eastAsia="Times New Roman" w:hAnsi="Times New Roman" w:cs="Times New Roman"/>
              <w:color w:val="323232"/>
              <w:lang w:eastAsia="pt-BR"/>
            </w:rPr>
          </w:rPrChange>
        </w:rPr>
        <w:t xml:space="preserve"> photocatalytic disinfection. Applied and Environmental Microbiology, 71 (1), pp. 270-275. </w:t>
      </w:r>
    </w:p>
    <w:p w14:paraId="7AB33A1C" w14:textId="77777777" w:rsidR="00FB009F" w:rsidRPr="00082073" w:rsidRDefault="00FB009F" w:rsidP="00FB009F">
      <w:pPr>
        <w:spacing w:after="0"/>
        <w:rPr>
          <w:rFonts w:ascii="Times New Roman" w:eastAsia="Times New Roman" w:hAnsi="Times New Roman" w:cs="Times New Roman"/>
          <w:lang w:eastAsia="pt-BR"/>
          <w:rPrChange w:id="4807"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08" w:author="Samylla Oliveira" w:date="2020-06-01T16:28:00Z">
            <w:rPr>
              <w:rFonts w:ascii="Times New Roman" w:eastAsia="Times New Roman" w:hAnsi="Times New Roman" w:cs="Times New Roman"/>
              <w:color w:val="323232"/>
              <w:lang w:eastAsia="pt-BR"/>
            </w:rPr>
          </w:rPrChange>
        </w:rPr>
        <w:t>DOI: 10.1128/AEM.71.1.270-275.2005</w:t>
      </w:r>
    </w:p>
    <w:p w14:paraId="48C92ECB" w14:textId="77777777" w:rsidR="00FB009F" w:rsidRPr="00082073" w:rsidRDefault="00FB009F" w:rsidP="00FB009F">
      <w:pPr>
        <w:spacing w:after="0"/>
        <w:rPr>
          <w:rFonts w:ascii="Times New Roman" w:eastAsia="Times New Roman" w:hAnsi="Times New Roman" w:cs="Times New Roman"/>
          <w:lang w:eastAsia="pt-BR"/>
          <w:rPrChange w:id="4809" w:author="Samylla Oliveira" w:date="2020-06-01T16:28:00Z">
            <w:rPr>
              <w:rFonts w:ascii="Times New Roman" w:eastAsia="Times New Roman" w:hAnsi="Times New Roman" w:cs="Times New Roman"/>
              <w:color w:val="323232"/>
              <w:lang w:eastAsia="pt-BR"/>
            </w:rPr>
          </w:rPrChange>
        </w:rPr>
      </w:pPr>
    </w:p>
    <w:p w14:paraId="69150DDE" w14:textId="4394EB78" w:rsidR="00FB009F" w:rsidRPr="007B7953" w:rsidRDefault="00FB009F" w:rsidP="00FB009F">
      <w:pPr>
        <w:spacing w:after="0"/>
        <w:rPr>
          <w:ins w:id="4810" w:author="Samylla Oliveira" w:date="2020-06-01T16:37:00Z"/>
          <w:rFonts w:ascii="Times New Roman" w:eastAsia="Times New Roman" w:hAnsi="Times New Roman" w:cs="Times New Roman"/>
          <w:lang w:val="pt-BR" w:eastAsia="pt-BR"/>
          <w:rPrChange w:id="4811" w:author="Samylla Oliveira" w:date="2020-06-17T13:30:00Z">
            <w:rPr>
              <w:ins w:id="4812" w:author="Samylla Oliveira" w:date="2020-06-01T16:37:00Z"/>
              <w:rFonts w:ascii="Times New Roman" w:eastAsia="Times New Roman" w:hAnsi="Times New Roman" w:cs="Times New Roman"/>
              <w:lang w:eastAsia="pt-BR"/>
            </w:rPr>
          </w:rPrChange>
        </w:rPr>
      </w:pPr>
      <w:r w:rsidRPr="00082073">
        <w:rPr>
          <w:rFonts w:ascii="Times New Roman" w:eastAsia="Times New Roman" w:hAnsi="Times New Roman" w:cs="Times New Roman"/>
          <w:lang w:eastAsia="pt-BR"/>
          <w:rPrChange w:id="4813" w:author="Samylla Oliveira" w:date="2020-06-01T16:28:00Z">
            <w:rPr>
              <w:rFonts w:ascii="Times New Roman" w:eastAsia="Times New Roman" w:hAnsi="Times New Roman" w:cs="Times New Roman"/>
              <w:color w:val="323232"/>
              <w:lang w:eastAsia="pt-BR"/>
            </w:rPr>
          </w:rPrChange>
        </w:rPr>
        <w:t xml:space="preserve">Chomerat N., Garnier R., Bertrand C. &amp; Cazaubon A. 2007. Seasonal succession of cyanoprokaryotes in a hypereutrophic oligo-mesohaline lagoon from the South of France. </w:t>
      </w:r>
      <w:r w:rsidRPr="007B7953">
        <w:rPr>
          <w:rFonts w:ascii="Times New Roman" w:eastAsia="Times New Roman" w:hAnsi="Times New Roman" w:cs="Times New Roman"/>
          <w:lang w:val="pt-BR" w:eastAsia="pt-BR"/>
          <w:rPrChange w:id="4814" w:author="Samylla Oliveira" w:date="2020-06-17T13:30:00Z">
            <w:rPr>
              <w:rFonts w:ascii="Times New Roman" w:eastAsia="Times New Roman" w:hAnsi="Times New Roman" w:cs="Times New Roman"/>
              <w:color w:val="323232"/>
              <w:lang w:eastAsia="pt-BR"/>
            </w:rPr>
          </w:rPrChange>
        </w:rPr>
        <w:t>Estuarine Coastal and Shelf Science 72: 591–602. DOI: 10.1016/j.ecss.2006.11.008.</w:t>
      </w:r>
    </w:p>
    <w:p w14:paraId="431A3688" w14:textId="77777777" w:rsidR="00082073" w:rsidRPr="007B7953" w:rsidRDefault="00082073" w:rsidP="00FB009F">
      <w:pPr>
        <w:spacing w:after="0"/>
        <w:rPr>
          <w:rFonts w:ascii="Times New Roman" w:eastAsia="Times New Roman" w:hAnsi="Times New Roman" w:cs="Times New Roman"/>
          <w:lang w:val="pt-BR" w:eastAsia="pt-BR"/>
          <w:rPrChange w:id="4815" w:author="Samylla Oliveira" w:date="2020-06-17T13:30:00Z">
            <w:rPr>
              <w:rFonts w:ascii="Times New Roman" w:eastAsia="Times New Roman" w:hAnsi="Times New Roman" w:cs="Times New Roman"/>
              <w:color w:val="323232"/>
              <w:lang w:eastAsia="pt-BR"/>
            </w:rPr>
          </w:rPrChange>
        </w:rPr>
      </w:pPr>
    </w:p>
    <w:p w14:paraId="29258F18" w14:textId="7E0FEA1A" w:rsidR="00FB009F" w:rsidRPr="007B7953" w:rsidRDefault="00082073" w:rsidP="00416BC1">
      <w:pPr>
        <w:widowControl w:val="0"/>
        <w:autoSpaceDE w:val="0"/>
        <w:autoSpaceDN w:val="0"/>
        <w:adjustRightInd w:val="0"/>
        <w:ind w:left="480" w:hanging="480"/>
        <w:rPr>
          <w:rFonts w:ascii="Times New Roman" w:hAnsi="Times New Roman" w:cs="Times New Roman"/>
          <w:noProof/>
          <w:lang w:val="pt-BR"/>
          <w:rPrChange w:id="4816" w:author="Samylla Oliveira" w:date="2020-06-17T13:30:00Z">
            <w:rPr>
              <w:rFonts w:ascii="Times New Roman" w:hAnsi="Times New Roman" w:cs="Times New Roman"/>
              <w:noProof/>
            </w:rPr>
          </w:rPrChange>
        </w:rPr>
      </w:pPr>
      <w:ins w:id="4817" w:author="Samylla Oliveira" w:date="2020-06-01T16:37:00Z">
        <w:r w:rsidRPr="00082073">
          <w:rPr>
            <w:rFonts w:ascii="Times New Roman" w:hAnsi="Times New Roman" w:cs="Times New Roman"/>
            <w:noProof/>
            <w:lang w:val="pt-BR"/>
            <w:rPrChange w:id="4818" w:author="Samylla Oliveira" w:date="2020-06-01T16:37:00Z">
              <w:rPr>
                <w:rFonts w:ascii="Times New Roman" w:hAnsi="Times New Roman" w:cs="Times New Roman"/>
                <w:noProof/>
              </w:rPr>
            </w:rPrChange>
          </w:rPr>
          <w:t xml:space="preserve">COGERH (Companhia de Gestao de Recursos Hidricos do Ceará). Rede de Monitoramento da Qualidade de Água. </w:t>
        </w:r>
        <w:r w:rsidRPr="007B7953">
          <w:rPr>
            <w:rFonts w:ascii="Times New Roman" w:hAnsi="Times New Roman" w:cs="Times New Roman"/>
            <w:noProof/>
            <w:lang w:val="pt-BR"/>
            <w:rPrChange w:id="4819" w:author="Samylla Oliveira" w:date="2020-06-17T13:30:00Z">
              <w:rPr>
                <w:rFonts w:ascii="Times New Roman" w:hAnsi="Times New Roman" w:cs="Times New Roman"/>
                <w:noProof/>
              </w:rPr>
            </w:rPrChange>
          </w:rPr>
          <w:t>Governo do Estado do Ceará, Fortaleza, 2017.</w:t>
        </w:r>
      </w:ins>
    </w:p>
    <w:p w14:paraId="2C30AD1D" w14:textId="5DB825C7" w:rsidR="00416BC1" w:rsidRPr="00082073" w:rsidRDefault="00416BC1" w:rsidP="00416BC1">
      <w:pPr>
        <w:widowControl w:val="0"/>
        <w:autoSpaceDE w:val="0"/>
        <w:autoSpaceDN w:val="0"/>
        <w:adjustRightInd w:val="0"/>
        <w:ind w:left="480" w:hanging="480"/>
        <w:rPr>
          <w:rFonts w:ascii="Times New Roman" w:hAnsi="Times New Roman" w:cs="Times New Roman"/>
          <w:noProof/>
          <w:lang w:val="pt-BR"/>
        </w:rPr>
      </w:pPr>
      <w:r w:rsidRPr="007B7953">
        <w:rPr>
          <w:rFonts w:ascii="Times New Roman" w:hAnsi="Times New Roman" w:cs="Times New Roman"/>
          <w:noProof/>
          <w:lang w:val="pt-BR"/>
          <w:rPrChange w:id="4820" w:author="Samylla Oliveira" w:date="2020-06-17T13:30:00Z">
            <w:rPr>
              <w:rFonts w:ascii="Times New Roman" w:hAnsi="Times New Roman" w:cs="Times New Roman"/>
              <w:noProof/>
            </w:rPr>
          </w:rPrChange>
        </w:rPr>
        <w:t xml:space="preserve">DiBartolomeis, S.M., Mone, J.P., 2004. </w:t>
      </w:r>
      <w:r w:rsidRPr="00082073">
        <w:rPr>
          <w:rFonts w:ascii="Times New Roman" w:hAnsi="Times New Roman" w:cs="Times New Roman"/>
          <w:noProof/>
        </w:rPr>
        <w:t xml:space="preserve">Apoptosis: A Four-Week Laboratory Investigation for Advanced Molecular and Cellular Biology Students. </w:t>
      </w:r>
      <w:r w:rsidRPr="00082073">
        <w:rPr>
          <w:rFonts w:ascii="Times New Roman" w:hAnsi="Times New Roman" w:cs="Times New Roman"/>
          <w:noProof/>
          <w:lang w:val="pt-BR"/>
        </w:rPr>
        <w:t>Cell Biol. Educ. 2, 275–295. https://doi.org/10.1187/cbe.03-06-0027</w:t>
      </w:r>
    </w:p>
    <w:p w14:paraId="73622EA0" w14:textId="77777777" w:rsidR="00FB009F" w:rsidRPr="00082073" w:rsidRDefault="00FB009F" w:rsidP="00FB009F">
      <w:pPr>
        <w:spacing w:after="0"/>
        <w:rPr>
          <w:rFonts w:ascii="Times New Roman" w:eastAsia="Times New Roman" w:hAnsi="Times New Roman" w:cs="Times New Roman"/>
          <w:lang w:eastAsia="pt-BR"/>
          <w:rPrChange w:id="4821"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val="pt-BR" w:eastAsia="pt-BR"/>
          <w:rPrChange w:id="4822" w:author="Samylla Oliveira" w:date="2020-06-01T16:28:00Z">
            <w:rPr>
              <w:rFonts w:ascii="Times New Roman" w:eastAsia="Times New Roman" w:hAnsi="Times New Roman" w:cs="Times New Roman"/>
              <w:color w:val="323232"/>
              <w:lang w:val="pt-BR" w:eastAsia="pt-BR"/>
            </w:rPr>
          </w:rPrChange>
        </w:rPr>
        <w:t xml:space="preserve">De Julio, M., Fioravante, D.A., De Julio, T.S., Oroski, F.I., Graham, N.J.D., 2010. </w:t>
      </w:r>
      <w:r w:rsidRPr="00082073">
        <w:rPr>
          <w:rFonts w:ascii="Times New Roman" w:eastAsia="Times New Roman" w:hAnsi="Times New Roman" w:cs="Times New Roman"/>
          <w:lang w:eastAsia="pt-BR"/>
          <w:rPrChange w:id="4823" w:author="Samylla Oliveira" w:date="2020-06-01T16:28:00Z">
            <w:rPr>
              <w:rFonts w:ascii="Times New Roman" w:eastAsia="Times New Roman" w:hAnsi="Times New Roman" w:cs="Times New Roman"/>
              <w:color w:val="323232"/>
              <w:lang w:eastAsia="pt-BR"/>
            </w:rPr>
          </w:rPrChange>
        </w:rPr>
        <w:t xml:space="preserve">A methodology for optimising the removal of cyanobacteria cells from a Brazilian eutrophic water. Braz. J. Chem. Eng. </w:t>
      </w:r>
      <w:r w:rsidR="00C002A8" w:rsidRPr="00082073">
        <w:fldChar w:fldCharType="begin"/>
      </w:r>
      <w:r w:rsidR="00C002A8" w:rsidRPr="00082073">
        <w:instrText xml:space="preserve"> HYPERLINK "https://doi.org/10.1590/S0104-66322010000100010" </w:instrText>
      </w:r>
      <w:r w:rsidR="00C002A8" w:rsidRPr="00082073">
        <w:rPr>
          <w:rPrChange w:id="4824" w:author="Samylla Oliveira" w:date="2020-06-01T16:28:00Z">
            <w:rPr>
              <w:rStyle w:val="Hyperlink"/>
              <w:rFonts w:ascii="Times New Roman" w:eastAsia="Times New Roman" w:hAnsi="Times New Roman" w:cs="Times New Roman"/>
              <w:lang w:eastAsia="pt-BR"/>
            </w:rPr>
          </w:rPrChange>
        </w:rPr>
        <w:fldChar w:fldCharType="separate"/>
      </w:r>
      <w:r w:rsidRPr="00082073">
        <w:rPr>
          <w:rStyle w:val="Hyperlink"/>
          <w:rFonts w:ascii="Times New Roman" w:eastAsia="Times New Roman" w:hAnsi="Times New Roman" w:cs="Times New Roman"/>
          <w:color w:val="auto"/>
          <w:lang w:eastAsia="pt-BR"/>
          <w:rPrChange w:id="4825" w:author="Samylla Oliveira" w:date="2020-06-01T16:28:00Z">
            <w:rPr>
              <w:rStyle w:val="Hyperlink"/>
              <w:rFonts w:ascii="Times New Roman" w:eastAsia="Times New Roman" w:hAnsi="Times New Roman" w:cs="Times New Roman"/>
              <w:lang w:eastAsia="pt-BR"/>
            </w:rPr>
          </w:rPrChange>
        </w:rPr>
        <w:t>https://doi.org/10.1590/S0104-66322010000100010</w:t>
      </w:r>
      <w:r w:rsidR="00C002A8" w:rsidRPr="00082073">
        <w:rPr>
          <w:rStyle w:val="Hyperlink"/>
          <w:rFonts w:ascii="Times New Roman" w:eastAsia="Times New Roman" w:hAnsi="Times New Roman" w:cs="Times New Roman"/>
          <w:color w:val="auto"/>
          <w:lang w:eastAsia="pt-BR"/>
          <w:rPrChange w:id="4826" w:author="Samylla Oliveira" w:date="2020-06-01T16:28:00Z">
            <w:rPr>
              <w:rStyle w:val="Hyperlink"/>
              <w:rFonts w:ascii="Times New Roman" w:eastAsia="Times New Roman" w:hAnsi="Times New Roman" w:cs="Times New Roman"/>
              <w:lang w:eastAsia="pt-BR"/>
            </w:rPr>
          </w:rPrChange>
        </w:rPr>
        <w:fldChar w:fldCharType="end"/>
      </w:r>
      <w:r w:rsidRPr="00082073">
        <w:rPr>
          <w:rFonts w:ascii="Times New Roman" w:eastAsia="Times New Roman" w:hAnsi="Times New Roman" w:cs="Times New Roman"/>
          <w:lang w:eastAsia="pt-BR"/>
          <w:rPrChange w:id="4827" w:author="Samylla Oliveira" w:date="2020-06-01T16:28:00Z">
            <w:rPr>
              <w:rFonts w:ascii="Times New Roman" w:eastAsia="Times New Roman" w:hAnsi="Times New Roman" w:cs="Times New Roman"/>
              <w:color w:val="323232"/>
              <w:lang w:eastAsia="pt-BR"/>
            </w:rPr>
          </w:rPrChange>
        </w:rPr>
        <w:t>.</w:t>
      </w:r>
    </w:p>
    <w:p w14:paraId="18A396DB" w14:textId="77777777" w:rsidR="00FB009F" w:rsidRPr="00082073" w:rsidRDefault="00FB009F" w:rsidP="00FB009F">
      <w:pPr>
        <w:spacing w:after="0"/>
        <w:rPr>
          <w:rFonts w:ascii="Times New Roman" w:eastAsia="Times New Roman" w:hAnsi="Times New Roman" w:cs="Times New Roman"/>
          <w:lang w:eastAsia="pt-BR"/>
          <w:rPrChange w:id="4828" w:author="Samylla Oliveira" w:date="2020-06-01T16:28:00Z">
            <w:rPr>
              <w:rFonts w:ascii="Times New Roman" w:eastAsia="Times New Roman" w:hAnsi="Times New Roman" w:cs="Times New Roman"/>
              <w:color w:val="323232"/>
              <w:lang w:eastAsia="pt-BR"/>
            </w:rPr>
          </w:rPrChange>
        </w:rPr>
      </w:pPr>
    </w:p>
    <w:p w14:paraId="56DF043B" w14:textId="77777777" w:rsidR="00FB009F" w:rsidRPr="00082073" w:rsidRDefault="00FB009F" w:rsidP="00FB009F">
      <w:pPr>
        <w:spacing w:after="0"/>
        <w:rPr>
          <w:rFonts w:ascii="Times New Roman" w:eastAsia="Times New Roman" w:hAnsi="Times New Roman" w:cs="Times New Roman"/>
          <w:lang w:eastAsia="pt-BR"/>
          <w:rPrChange w:id="4829"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30" w:author="Samylla Oliveira" w:date="2020-06-01T16:28:00Z">
            <w:rPr>
              <w:rFonts w:ascii="Times New Roman" w:eastAsia="Times New Roman" w:hAnsi="Times New Roman" w:cs="Times New Roman"/>
              <w:color w:val="323232"/>
              <w:lang w:eastAsia="pt-BR"/>
            </w:rPr>
          </w:rPrChange>
        </w:rPr>
        <w:t>Djediat, C., Feilke, K., Brochard, A., Caramelle, L., Tiam, S. K., Sétif, P., Gauvrit, T., Yepremian, C., Wilson, A., Talbot, L., Marie, B., Kirilovsky, D., Bernard, C., 2020.</w:t>
      </w:r>
    </w:p>
    <w:p w14:paraId="44B23FDF" w14:textId="77777777" w:rsidR="00FB009F" w:rsidRPr="00082073" w:rsidRDefault="00FB009F" w:rsidP="00FB009F">
      <w:pPr>
        <w:spacing w:after="0"/>
        <w:rPr>
          <w:rFonts w:ascii="Times New Roman" w:eastAsia="Times New Roman" w:hAnsi="Times New Roman" w:cs="Times New Roman"/>
          <w:lang w:eastAsia="pt-BR"/>
          <w:rPrChange w:id="4831"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32" w:author="Samylla Oliveira" w:date="2020-06-01T16:28:00Z">
            <w:rPr>
              <w:rFonts w:ascii="Times New Roman" w:eastAsia="Times New Roman" w:hAnsi="Times New Roman" w:cs="Times New Roman"/>
              <w:color w:val="323232"/>
              <w:lang w:eastAsia="pt-BR"/>
            </w:rPr>
          </w:rPrChange>
        </w:rPr>
        <w:lastRenderedPageBreak/>
        <w:t xml:space="preserve">Light stress in green and red Planktothrix strains: The orange carotenoid protein and its related photoprotective mechanism. Biochimica et Biophysica Acta (BBA) – Bioenergetics. </w:t>
      </w:r>
      <w:r w:rsidR="00C002A8" w:rsidRPr="00082073">
        <w:fldChar w:fldCharType="begin"/>
      </w:r>
      <w:r w:rsidR="00C002A8" w:rsidRPr="00082073">
        <w:instrText xml:space="preserve"> HYPERLINK "https://doi.org/10.1016/j.bbabio.2019.06.009" </w:instrText>
      </w:r>
      <w:r w:rsidR="00C002A8" w:rsidRPr="00082073">
        <w:rPr>
          <w:rPrChange w:id="4833" w:author="Samylla Oliveira" w:date="2020-06-01T16:28:00Z">
            <w:rPr>
              <w:rStyle w:val="Hyperlink"/>
              <w:rFonts w:ascii="Times New Roman" w:eastAsia="Times New Roman" w:hAnsi="Times New Roman" w:cs="Times New Roman"/>
              <w:lang w:eastAsia="pt-BR"/>
            </w:rPr>
          </w:rPrChange>
        </w:rPr>
        <w:fldChar w:fldCharType="separate"/>
      </w:r>
      <w:r w:rsidRPr="00082073">
        <w:rPr>
          <w:rStyle w:val="Hyperlink"/>
          <w:rFonts w:ascii="Times New Roman" w:eastAsia="Times New Roman" w:hAnsi="Times New Roman" w:cs="Times New Roman"/>
          <w:color w:val="auto"/>
          <w:lang w:eastAsia="pt-BR"/>
          <w:rPrChange w:id="4834" w:author="Samylla Oliveira" w:date="2020-06-01T16:28:00Z">
            <w:rPr>
              <w:rStyle w:val="Hyperlink"/>
              <w:rFonts w:ascii="Times New Roman" w:eastAsia="Times New Roman" w:hAnsi="Times New Roman" w:cs="Times New Roman"/>
              <w:lang w:eastAsia="pt-BR"/>
            </w:rPr>
          </w:rPrChange>
        </w:rPr>
        <w:t>https://doi.org/10.1016/j.bbabio.2019.06.009</w:t>
      </w:r>
      <w:r w:rsidR="00C002A8" w:rsidRPr="00082073">
        <w:rPr>
          <w:rStyle w:val="Hyperlink"/>
          <w:rFonts w:ascii="Times New Roman" w:eastAsia="Times New Roman" w:hAnsi="Times New Roman" w:cs="Times New Roman"/>
          <w:color w:val="auto"/>
          <w:lang w:eastAsia="pt-BR"/>
          <w:rPrChange w:id="4835" w:author="Samylla Oliveira" w:date="2020-06-01T16:28:00Z">
            <w:rPr>
              <w:rStyle w:val="Hyperlink"/>
              <w:rFonts w:ascii="Times New Roman" w:eastAsia="Times New Roman" w:hAnsi="Times New Roman" w:cs="Times New Roman"/>
              <w:lang w:eastAsia="pt-BR"/>
            </w:rPr>
          </w:rPrChange>
        </w:rPr>
        <w:fldChar w:fldCharType="end"/>
      </w:r>
    </w:p>
    <w:p w14:paraId="64175605" w14:textId="6F8E8ED6" w:rsidR="00FB009F" w:rsidRPr="00082073" w:rsidRDefault="00FB009F" w:rsidP="00FB009F">
      <w:pPr>
        <w:spacing w:after="0"/>
        <w:rPr>
          <w:rFonts w:ascii="Times New Roman" w:eastAsia="Times New Roman" w:hAnsi="Times New Roman" w:cs="Times New Roman"/>
          <w:lang w:eastAsia="pt-BR"/>
          <w:rPrChange w:id="4836" w:author="Samylla Oliveira" w:date="2020-06-01T16:28:00Z">
            <w:rPr>
              <w:rFonts w:ascii="Times New Roman" w:eastAsia="Times New Roman" w:hAnsi="Times New Roman" w:cs="Times New Roman"/>
              <w:color w:val="323232"/>
              <w:lang w:eastAsia="pt-BR"/>
            </w:rPr>
          </w:rPrChange>
        </w:rPr>
      </w:pPr>
    </w:p>
    <w:p w14:paraId="7C8E1FAD" w14:textId="425A5580" w:rsidR="00FB009F" w:rsidRPr="007B7953" w:rsidRDefault="00FB009F" w:rsidP="00FB009F">
      <w:pPr>
        <w:spacing w:after="0"/>
        <w:rPr>
          <w:rStyle w:val="Hyperlink"/>
          <w:rFonts w:ascii="Times New Roman" w:eastAsia="Times New Roman" w:hAnsi="Times New Roman" w:cs="Times New Roman"/>
          <w:color w:val="auto"/>
          <w:lang w:eastAsia="pt-BR"/>
          <w:rPrChange w:id="4837" w:author="Samylla Oliveira" w:date="2020-06-17T13:30:00Z">
            <w:rPr>
              <w:rStyle w:val="Hyperlink"/>
              <w:rFonts w:ascii="Times New Roman" w:eastAsia="Times New Roman" w:hAnsi="Times New Roman" w:cs="Times New Roman"/>
              <w:lang w:val="pt-BR" w:eastAsia="pt-BR"/>
            </w:rPr>
          </w:rPrChange>
        </w:rPr>
      </w:pPr>
      <w:r w:rsidRPr="00082073">
        <w:rPr>
          <w:rFonts w:ascii="Times New Roman" w:eastAsia="Times New Roman" w:hAnsi="Times New Roman" w:cs="Times New Roman"/>
          <w:lang w:eastAsia="pt-BR"/>
          <w:rPrChange w:id="4838" w:author="Samylla Oliveira" w:date="2020-06-01T16:28:00Z">
            <w:rPr>
              <w:rFonts w:ascii="Times New Roman" w:eastAsia="Times New Roman" w:hAnsi="Times New Roman" w:cs="Times New Roman"/>
              <w:color w:val="323232"/>
              <w:u w:val="single"/>
              <w:lang w:eastAsia="pt-BR"/>
            </w:rPr>
          </w:rPrChange>
        </w:rPr>
        <w:t xml:space="preserve">Dreyfus, J., Monrolin, Y., Pestana, C.J., Reeve, P.J., Sawade, E., Newton, K., Ho, L., Chow, .W.K., Newcombe, G., 2016. Identification and assessment of water quality risks associated with sludge supernatant recycling in the presence of cyanobacteria. </w:t>
      </w:r>
      <w:r w:rsidRPr="007B7953">
        <w:rPr>
          <w:rFonts w:ascii="Times New Roman" w:eastAsia="Times New Roman" w:hAnsi="Times New Roman" w:cs="Times New Roman"/>
          <w:lang w:eastAsia="pt-BR"/>
          <w:rPrChange w:id="4839" w:author="Samylla Oliveira" w:date="2020-06-17T13:30:00Z">
            <w:rPr>
              <w:rFonts w:ascii="Times New Roman" w:eastAsia="Times New Roman" w:hAnsi="Times New Roman" w:cs="Times New Roman"/>
              <w:color w:val="323232"/>
              <w:lang w:val="pt-BR" w:eastAsia="pt-BR"/>
            </w:rPr>
          </w:rPrChange>
        </w:rPr>
        <w:t xml:space="preserve">J. Water Supply Res. Technol. AQUA </w:t>
      </w:r>
      <w:r w:rsidR="00C002A8" w:rsidRPr="00082073">
        <w:fldChar w:fldCharType="begin"/>
      </w:r>
      <w:r w:rsidR="00C002A8" w:rsidRPr="007B7953">
        <w:instrText xml:space="preserve"> HYPERLINK "https://doi.org/10.2166/aqua.2016.030" </w:instrText>
      </w:r>
      <w:r w:rsidR="00C002A8" w:rsidRPr="00082073">
        <w:rPr>
          <w:rPrChange w:id="4840" w:author="Samylla Oliveira" w:date="2020-06-01T16:28:00Z">
            <w:rPr>
              <w:rStyle w:val="Hyperlink"/>
              <w:rFonts w:ascii="Times New Roman" w:eastAsia="Times New Roman" w:hAnsi="Times New Roman" w:cs="Times New Roman"/>
              <w:lang w:val="pt-BR" w:eastAsia="pt-BR"/>
            </w:rPr>
          </w:rPrChange>
        </w:rPr>
        <w:fldChar w:fldCharType="separate"/>
      </w:r>
      <w:r w:rsidRPr="007B7953">
        <w:rPr>
          <w:rStyle w:val="Hyperlink"/>
          <w:rFonts w:ascii="Times New Roman" w:eastAsia="Times New Roman" w:hAnsi="Times New Roman" w:cs="Times New Roman"/>
          <w:color w:val="auto"/>
          <w:lang w:eastAsia="pt-BR"/>
          <w:rPrChange w:id="4841" w:author="Samylla Oliveira" w:date="2020-06-17T13:30:00Z">
            <w:rPr>
              <w:rStyle w:val="Hyperlink"/>
              <w:rFonts w:ascii="Times New Roman" w:eastAsia="Times New Roman" w:hAnsi="Times New Roman" w:cs="Times New Roman"/>
              <w:lang w:val="pt-BR" w:eastAsia="pt-BR"/>
            </w:rPr>
          </w:rPrChange>
        </w:rPr>
        <w:t>https://doi.org/10.2166/aqua.2016.030</w:t>
      </w:r>
      <w:r w:rsidR="00C002A8" w:rsidRPr="00082073">
        <w:rPr>
          <w:rStyle w:val="Hyperlink"/>
          <w:rFonts w:ascii="Times New Roman" w:eastAsia="Times New Roman" w:hAnsi="Times New Roman" w:cs="Times New Roman"/>
          <w:color w:val="auto"/>
          <w:lang w:val="pt-BR" w:eastAsia="pt-BR"/>
          <w:rPrChange w:id="4842" w:author="Samylla Oliveira" w:date="2020-06-01T16:28:00Z">
            <w:rPr>
              <w:rStyle w:val="Hyperlink"/>
              <w:rFonts w:ascii="Times New Roman" w:eastAsia="Times New Roman" w:hAnsi="Times New Roman" w:cs="Times New Roman"/>
              <w:lang w:val="pt-BR" w:eastAsia="pt-BR"/>
            </w:rPr>
          </w:rPrChange>
        </w:rPr>
        <w:fldChar w:fldCharType="end"/>
      </w:r>
    </w:p>
    <w:p w14:paraId="1E8EFA20" w14:textId="77777777" w:rsidR="00FB009F" w:rsidRPr="007B7953" w:rsidRDefault="00FB009F" w:rsidP="00FB009F">
      <w:pPr>
        <w:spacing w:after="0"/>
        <w:rPr>
          <w:rFonts w:ascii="Times New Roman" w:eastAsia="Times New Roman" w:hAnsi="Times New Roman" w:cs="Times New Roman"/>
          <w:u w:val="single"/>
          <w:lang w:eastAsia="pt-BR"/>
          <w:rPrChange w:id="4843" w:author="Samylla Oliveira" w:date="2020-06-17T13:30:00Z">
            <w:rPr>
              <w:rFonts w:ascii="Times New Roman" w:eastAsia="Times New Roman" w:hAnsi="Times New Roman" w:cs="Times New Roman"/>
              <w:color w:val="0000FF"/>
              <w:u w:val="single"/>
              <w:lang w:val="pt-BR" w:eastAsia="pt-BR"/>
            </w:rPr>
          </w:rPrChange>
        </w:rPr>
      </w:pPr>
    </w:p>
    <w:p w14:paraId="3EC6176A" w14:textId="62C0E2DE" w:rsidR="00A13029" w:rsidRPr="007B7953" w:rsidRDefault="00A13029" w:rsidP="00416BC1">
      <w:pPr>
        <w:widowControl w:val="0"/>
        <w:autoSpaceDE w:val="0"/>
        <w:autoSpaceDN w:val="0"/>
        <w:adjustRightInd w:val="0"/>
        <w:ind w:left="480" w:hanging="480"/>
        <w:rPr>
          <w:ins w:id="4844" w:author="Samylla Oliveira" w:date="2020-06-01T19:40:00Z"/>
          <w:rFonts w:ascii="Times New Roman" w:hAnsi="Times New Roman" w:cs="Times New Roman"/>
          <w:noProof/>
          <w:rPrChange w:id="4845" w:author="Samylla Oliveira" w:date="2020-06-17T13:30:00Z">
            <w:rPr>
              <w:ins w:id="4846" w:author="Samylla Oliveira" w:date="2020-06-01T19:40:00Z"/>
              <w:rFonts w:ascii="Times New Roman" w:hAnsi="Times New Roman" w:cs="Times New Roman"/>
              <w:noProof/>
              <w:lang w:val="pt-BR"/>
            </w:rPr>
          </w:rPrChange>
        </w:rPr>
      </w:pPr>
      <w:ins w:id="4847" w:author="Samylla Oliveira" w:date="2020-06-01T19:40:00Z">
        <w:r w:rsidRPr="00A13029">
          <w:rPr>
            <w:rFonts w:ascii="Times New Roman" w:hAnsi="Times New Roman" w:cs="Times New Roman"/>
            <w:noProof/>
            <w:rPrChange w:id="4848" w:author="Samylla Oliveira" w:date="2020-06-01T19:40:00Z">
              <w:rPr>
                <w:rFonts w:ascii="Times New Roman" w:hAnsi="Times New Roman" w:cs="Times New Roman"/>
                <w:noProof/>
                <w:lang w:val="pt-BR"/>
              </w:rPr>
            </w:rPrChange>
          </w:rPr>
          <w:t xml:space="preserve">Fox, R. D. 1996. Spirulina. Production and Potential. </w:t>
        </w:r>
        <w:r w:rsidRPr="007B7953">
          <w:rPr>
            <w:rFonts w:ascii="Times New Roman" w:hAnsi="Times New Roman" w:cs="Times New Roman"/>
            <w:noProof/>
            <w:rPrChange w:id="4849" w:author="Samylla Oliveira" w:date="2020-06-17T13:30:00Z">
              <w:rPr>
                <w:rFonts w:ascii="Times New Roman" w:hAnsi="Times New Roman" w:cs="Times New Roman"/>
                <w:noProof/>
                <w:lang w:val="pt-BR"/>
              </w:rPr>
            </w:rPrChange>
          </w:rPr>
          <w:t>Edisud, Aixen‐Provence, France.</w:t>
        </w:r>
      </w:ins>
    </w:p>
    <w:p w14:paraId="7FEE4DC7" w14:textId="06106A2E" w:rsidR="00B140A7" w:rsidRDefault="00B140A7" w:rsidP="00416BC1">
      <w:pPr>
        <w:widowControl w:val="0"/>
        <w:autoSpaceDE w:val="0"/>
        <w:autoSpaceDN w:val="0"/>
        <w:adjustRightInd w:val="0"/>
        <w:ind w:left="480" w:hanging="480"/>
        <w:rPr>
          <w:ins w:id="4850" w:author="Samylla Oliveira" w:date="2020-06-01T19:38:00Z"/>
          <w:rFonts w:ascii="Times New Roman" w:hAnsi="Times New Roman" w:cs="Times New Roman"/>
          <w:noProof/>
          <w:lang w:val="pt-BR"/>
        </w:rPr>
      </w:pPr>
      <w:ins w:id="4851" w:author="Samylla Oliveira" w:date="2020-06-01T19:38:00Z">
        <w:r w:rsidRPr="00B140A7">
          <w:rPr>
            <w:rFonts w:ascii="Times New Roman" w:hAnsi="Times New Roman" w:cs="Times New Roman"/>
            <w:noProof/>
            <w:lang w:val="pt-BR"/>
          </w:rPr>
          <w:t xml:space="preserve">Garcia‐Pichel, F. &amp; Castenholz, R. W. 1993. </w:t>
        </w:r>
        <w:r w:rsidRPr="00B140A7">
          <w:rPr>
            <w:rFonts w:ascii="Times New Roman" w:hAnsi="Times New Roman" w:cs="Times New Roman"/>
            <w:noProof/>
            <w:rPrChange w:id="4852" w:author="Samylla Oliveira" w:date="2020-06-01T19:38:00Z">
              <w:rPr>
                <w:rFonts w:ascii="Times New Roman" w:hAnsi="Times New Roman" w:cs="Times New Roman"/>
                <w:noProof/>
                <w:lang w:val="pt-BR"/>
              </w:rPr>
            </w:rPrChange>
          </w:rPr>
          <w:t xml:space="preserve">Occurrence of UV‐absorbing, mycosporine‐like compounds among cyanobacterial isolates and an estimate of their screening capacity. </w:t>
        </w:r>
        <w:r w:rsidRPr="00B140A7">
          <w:rPr>
            <w:rFonts w:ascii="Times New Roman" w:hAnsi="Times New Roman" w:cs="Times New Roman"/>
            <w:noProof/>
            <w:lang w:val="pt-BR"/>
          </w:rPr>
          <w:t>Appl. Environ. Microbiol. 59: 163– 9.</w:t>
        </w:r>
      </w:ins>
    </w:p>
    <w:p w14:paraId="626DFFD5" w14:textId="257E78D5" w:rsidR="00416BC1" w:rsidRPr="00082073" w:rsidRDefault="00416BC1" w:rsidP="00416BC1">
      <w:pPr>
        <w:widowControl w:val="0"/>
        <w:autoSpaceDE w:val="0"/>
        <w:autoSpaceDN w:val="0"/>
        <w:adjustRightInd w:val="0"/>
        <w:ind w:left="480" w:hanging="480"/>
        <w:rPr>
          <w:rFonts w:ascii="Times New Roman" w:hAnsi="Times New Roman" w:cs="Times New Roman"/>
          <w:noProof/>
        </w:rPr>
      </w:pPr>
      <w:r w:rsidRPr="00082073">
        <w:rPr>
          <w:rFonts w:ascii="Times New Roman" w:hAnsi="Times New Roman" w:cs="Times New Roman"/>
          <w:noProof/>
          <w:lang w:val="pt-BR"/>
        </w:rPr>
        <w:t xml:space="preserve">Giolo, S.R., 2017. Introdução à análise de dados categóricos com aplicações. </w:t>
      </w:r>
      <w:r w:rsidRPr="00082073">
        <w:rPr>
          <w:rFonts w:ascii="Times New Roman" w:hAnsi="Times New Roman" w:cs="Times New Roman"/>
          <w:noProof/>
        </w:rPr>
        <w:t>Blusher, São Paulo.</w:t>
      </w:r>
    </w:p>
    <w:p w14:paraId="30FC8777" w14:textId="051E17C8" w:rsidR="00416BC1" w:rsidRPr="00082073" w:rsidRDefault="00416BC1" w:rsidP="00416BC1">
      <w:pPr>
        <w:widowControl w:val="0"/>
        <w:autoSpaceDE w:val="0"/>
        <w:autoSpaceDN w:val="0"/>
        <w:adjustRightInd w:val="0"/>
        <w:ind w:left="480" w:hanging="480"/>
        <w:rPr>
          <w:rFonts w:ascii="Times New Roman" w:hAnsi="Times New Roman" w:cs="Times New Roman"/>
          <w:noProof/>
        </w:rPr>
      </w:pPr>
      <w:r w:rsidRPr="00082073">
        <w:rPr>
          <w:rFonts w:ascii="Times New Roman" w:hAnsi="Times New Roman" w:cs="Times New Roman"/>
          <w:noProof/>
        </w:rPr>
        <w:t>Gladis Franziska, S.R., 2011. A suggested standardised method for testing photocatalytic inactivation of aeroterrestrial algal growth on TiO2-coated glass.pdf. Int. Biodeterior. Biodegrad. 65, 415–422.</w:t>
      </w:r>
    </w:p>
    <w:p w14:paraId="349E4A8D" w14:textId="77777777" w:rsidR="001D1ED4" w:rsidRPr="00082073" w:rsidRDefault="001D1ED4" w:rsidP="001D1ED4">
      <w:pPr>
        <w:spacing w:after="0"/>
        <w:rPr>
          <w:rFonts w:ascii="Times New Roman" w:eastAsia="Times New Roman" w:hAnsi="Times New Roman" w:cs="Times New Roman"/>
          <w:lang w:eastAsia="pt-BR"/>
          <w:rPrChange w:id="4853"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54" w:author="Samylla Oliveira" w:date="2020-06-01T16:28:00Z">
            <w:rPr>
              <w:rFonts w:ascii="Times New Roman" w:eastAsia="Times New Roman" w:hAnsi="Times New Roman" w:cs="Times New Roman"/>
              <w:color w:val="323232"/>
              <w:lang w:eastAsia="pt-BR"/>
            </w:rPr>
          </w:rPrChange>
        </w:rPr>
        <w:t xml:space="preserve">S. Dalai, S. Pakrashi, M. Joyce Nirmala, A. Chaudhri, N. Chandrasekaran, A.B. Mandal, A. Mukherjee. </w:t>
      </w:r>
      <w:r w:rsidRPr="00082073">
        <w:rPr>
          <w:rFonts w:ascii="Times New Roman" w:eastAsia="Times New Roman" w:hAnsi="Times New Roman" w:cs="Times New Roman"/>
          <w:b/>
          <w:lang w:eastAsia="pt-BR"/>
          <w:rPrChange w:id="4855" w:author="Samylla Oliveira" w:date="2020-06-01T16:28:00Z">
            <w:rPr>
              <w:rFonts w:ascii="Times New Roman" w:eastAsia="Times New Roman" w:hAnsi="Times New Roman" w:cs="Times New Roman"/>
              <w:b/>
              <w:color w:val="323232"/>
              <w:lang w:eastAsia="pt-BR"/>
            </w:rPr>
          </w:rPrChange>
        </w:rPr>
        <w:t>Cytotoxicity of TiO</w:t>
      </w:r>
      <w:r w:rsidRPr="00082073">
        <w:rPr>
          <w:rFonts w:ascii="Times New Roman" w:eastAsia="Times New Roman" w:hAnsi="Times New Roman" w:cs="Times New Roman"/>
          <w:b/>
          <w:vertAlign w:val="subscript"/>
          <w:lang w:eastAsia="pt-BR"/>
          <w:rPrChange w:id="4856" w:author="Samylla Oliveira" w:date="2020-06-01T16:28:00Z">
            <w:rPr>
              <w:rFonts w:ascii="Times New Roman" w:eastAsia="Times New Roman" w:hAnsi="Times New Roman" w:cs="Times New Roman"/>
              <w:b/>
              <w:color w:val="323232"/>
              <w:vertAlign w:val="subscript"/>
              <w:lang w:eastAsia="pt-BR"/>
            </w:rPr>
          </w:rPrChange>
        </w:rPr>
        <w:t>2</w:t>
      </w:r>
      <w:r w:rsidRPr="00082073">
        <w:rPr>
          <w:rFonts w:ascii="Times New Roman" w:eastAsia="Times New Roman" w:hAnsi="Times New Roman" w:cs="Times New Roman"/>
          <w:b/>
          <w:lang w:eastAsia="pt-BR"/>
          <w:rPrChange w:id="4857" w:author="Samylla Oliveira" w:date="2020-06-01T16:28:00Z">
            <w:rPr>
              <w:rFonts w:ascii="Times New Roman" w:eastAsia="Times New Roman" w:hAnsi="Times New Roman" w:cs="Times New Roman"/>
              <w:b/>
              <w:color w:val="323232"/>
              <w:lang w:eastAsia="pt-BR"/>
            </w:rPr>
          </w:rPrChange>
        </w:rPr>
        <w:t xml:space="preserve"> nanoparticles and their detoxification in a freshwater system</w:t>
      </w:r>
    </w:p>
    <w:p w14:paraId="379EC1CA" w14:textId="101DC59F" w:rsidR="001D1ED4" w:rsidRPr="007B7953" w:rsidRDefault="001D1ED4" w:rsidP="001D1ED4">
      <w:pPr>
        <w:spacing w:after="0"/>
        <w:rPr>
          <w:ins w:id="4858" w:author="Samylla Oliveira" w:date="2020-06-01T19:42:00Z"/>
          <w:rFonts w:ascii="Times New Roman" w:eastAsia="Times New Roman" w:hAnsi="Times New Roman" w:cs="Times New Roman"/>
          <w:lang w:val="pt-BR" w:eastAsia="pt-BR"/>
          <w:rPrChange w:id="4859" w:author="Samylla Oliveira" w:date="2020-06-17T13:30:00Z">
            <w:rPr>
              <w:ins w:id="4860" w:author="Samylla Oliveira" w:date="2020-06-01T19:42:00Z"/>
              <w:rFonts w:ascii="Times New Roman" w:eastAsia="Times New Roman" w:hAnsi="Times New Roman" w:cs="Times New Roman"/>
              <w:lang w:eastAsia="pt-BR"/>
            </w:rPr>
          </w:rPrChange>
        </w:rPr>
      </w:pPr>
      <w:r w:rsidRPr="007B7953">
        <w:rPr>
          <w:rFonts w:ascii="Times New Roman" w:eastAsia="Times New Roman" w:hAnsi="Times New Roman" w:cs="Times New Roman"/>
          <w:lang w:val="pt-BR" w:eastAsia="pt-BR"/>
          <w:rPrChange w:id="4861" w:author="Samylla Oliveira" w:date="2020-06-17T13:30:00Z">
            <w:rPr>
              <w:rFonts w:ascii="Times New Roman" w:eastAsia="Times New Roman" w:hAnsi="Times New Roman" w:cs="Times New Roman"/>
              <w:color w:val="323232"/>
              <w:lang w:eastAsia="pt-BR"/>
            </w:rPr>
          </w:rPrChange>
        </w:rPr>
        <w:t>Aquat. Toxicol., 138–139 (2013), pp. 1-11</w:t>
      </w:r>
    </w:p>
    <w:p w14:paraId="61331311" w14:textId="240FE5BD" w:rsidR="00A13029" w:rsidRPr="00082073" w:rsidRDefault="00A13029" w:rsidP="001D1ED4">
      <w:pPr>
        <w:spacing w:after="0"/>
        <w:rPr>
          <w:rFonts w:ascii="Times New Roman" w:eastAsia="Times New Roman" w:hAnsi="Times New Roman" w:cs="Times New Roman"/>
          <w:lang w:eastAsia="pt-BR"/>
          <w:rPrChange w:id="4862" w:author="Samylla Oliveira" w:date="2020-06-01T16:28:00Z">
            <w:rPr>
              <w:rFonts w:ascii="Times New Roman" w:eastAsia="Times New Roman" w:hAnsi="Times New Roman" w:cs="Times New Roman"/>
              <w:color w:val="323232"/>
              <w:lang w:eastAsia="pt-BR"/>
            </w:rPr>
          </w:rPrChange>
        </w:rPr>
      </w:pPr>
      <w:ins w:id="4863" w:author="Samylla Oliveira" w:date="2020-06-01T19:42:00Z">
        <w:r w:rsidRPr="00A13029">
          <w:rPr>
            <w:rFonts w:ascii="Times New Roman" w:eastAsia="Times New Roman" w:hAnsi="Times New Roman" w:cs="Times New Roman"/>
            <w:lang w:val="pt-BR" w:eastAsia="pt-BR"/>
            <w:rPrChange w:id="4864" w:author="Samylla Oliveira" w:date="2020-06-01T19:42:00Z">
              <w:rPr>
                <w:rFonts w:ascii="Times New Roman" w:eastAsia="Times New Roman" w:hAnsi="Times New Roman" w:cs="Times New Roman"/>
                <w:lang w:eastAsia="pt-BR"/>
              </w:rPr>
            </w:rPrChange>
          </w:rPr>
          <w:t xml:space="preserve">Häder, D. P. &amp; Sinha, R. P. 2005. </w:t>
        </w:r>
        <w:r w:rsidRPr="00A13029">
          <w:rPr>
            <w:rFonts w:ascii="Times New Roman" w:eastAsia="Times New Roman" w:hAnsi="Times New Roman" w:cs="Times New Roman"/>
            <w:lang w:eastAsia="pt-BR"/>
          </w:rPr>
          <w:t>Solar ultraviolet radiation‐induced DNA damage in aquatic organisms: potential environmental impact. Mutat. Res. Fund. Mol. Mech. Mutagen. 571: 221– 33.</w:t>
        </w:r>
      </w:ins>
    </w:p>
    <w:p w14:paraId="607D2F8F" w14:textId="77777777" w:rsidR="001D1ED4" w:rsidRPr="00082073" w:rsidRDefault="001D1ED4" w:rsidP="001D1ED4">
      <w:pPr>
        <w:spacing w:after="0"/>
        <w:rPr>
          <w:rFonts w:ascii="Times New Roman" w:eastAsia="Times New Roman" w:hAnsi="Times New Roman" w:cs="Times New Roman"/>
          <w:lang w:eastAsia="pt-BR"/>
          <w:rPrChange w:id="4865" w:author="Samylla Oliveira" w:date="2020-06-01T16:28:00Z">
            <w:rPr>
              <w:rFonts w:ascii="Times New Roman" w:eastAsia="Times New Roman" w:hAnsi="Times New Roman" w:cs="Times New Roman"/>
              <w:color w:val="323232"/>
              <w:lang w:eastAsia="pt-BR"/>
            </w:rPr>
          </w:rPrChange>
        </w:rPr>
      </w:pPr>
    </w:p>
    <w:p w14:paraId="3D965E3C" w14:textId="77777777" w:rsidR="001D1ED4" w:rsidRPr="00082073" w:rsidRDefault="001D1ED4" w:rsidP="001D1ED4">
      <w:pPr>
        <w:spacing w:after="0"/>
        <w:rPr>
          <w:rFonts w:ascii="Times New Roman" w:eastAsia="Times New Roman" w:hAnsi="Times New Roman" w:cs="Times New Roman"/>
          <w:lang w:eastAsia="pt-BR"/>
          <w:rPrChange w:id="4866"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67" w:author="Samylla Oliveira" w:date="2020-06-01T16:28:00Z">
            <w:rPr>
              <w:rFonts w:ascii="Times New Roman" w:eastAsia="Times New Roman" w:hAnsi="Times New Roman" w:cs="Times New Roman"/>
              <w:color w:val="323232"/>
              <w:lang w:eastAsia="pt-BR"/>
            </w:rPr>
          </w:rPrChange>
        </w:rPr>
        <w:t>K. Hund-Rinke, M. Simon</w:t>
      </w:r>
    </w:p>
    <w:p w14:paraId="4CAA031B" w14:textId="77777777" w:rsidR="001D1ED4" w:rsidRPr="00082073" w:rsidRDefault="001D1ED4" w:rsidP="001D1ED4">
      <w:pPr>
        <w:spacing w:after="0"/>
        <w:rPr>
          <w:rFonts w:ascii="Times New Roman" w:eastAsia="Times New Roman" w:hAnsi="Times New Roman" w:cs="Times New Roman"/>
          <w:b/>
          <w:lang w:eastAsia="pt-BR"/>
          <w:rPrChange w:id="4868"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869" w:author="Samylla Oliveira" w:date="2020-06-01T16:28:00Z">
            <w:rPr>
              <w:rFonts w:ascii="Times New Roman" w:eastAsia="Times New Roman" w:hAnsi="Times New Roman" w:cs="Times New Roman"/>
              <w:b/>
              <w:color w:val="323232"/>
              <w:lang w:eastAsia="pt-BR"/>
            </w:rPr>
          </w:rPrChange>
        </w:rPr>
        <w:t>Ecotoxic effect of photocatalytic active nanoparticles (TiO2) on algae and daphnids (8 pp)</w:t>
      </w:r>
    </w:p>
    <w:p w14:paraId="3145FE72" w14:textId="0CEB3D87" w:rsidR="001D1ED4" w:rsidRPr="00082073" w:rsidRDefault="001D1ED4" w:rsidP="001D1ED4">
      <w:pPr>
        <w:spacing w:after="0"/>
        <w:rPr>
          <w:rFonts w:ascii="Times New Roman" w:eastAsia="Times New Roman" w:hAnsi="Times New Roman" w:cs="Times New Roman"/>
          <w:lang w:eastAsia="pt-BR"/>
          <w:rPrChange w:id="4870"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71" w:author="Samylla Oliveira" w:date="2020-06-01T16:28:00Z">
            <w:rPr>
              <w:rFonts w:ascii="Times New Roman" w:eastAsia="Times New Roman" w:hAnsi="Times New Roman" w:cs="Times New Roman"/>
              <w:color w:val="323232"/>
              <w:lang w:eastAsia="pt-BR"/>
            </w:rPr>
          </w:rPrChange>
        </w:rPr>
        <w:t>Environ. Sci. Pollut. Res., 13 (2006), pp. 225-232</w:t>
      </w:r>
    </w:p>
    <w:p w14:paraId="37A429F4" w14:textId="2FEA3B2D" w:rsidR="00C42B0D" w:rsidRPr="00082073" w:rsidRDefault="00C42B0D" w:rsidP="001D1ED4">
      <w:pPr>
        <w:spacing w:after="0"/>
        <w:rPr>
          <w:rFonts w:ascii="Times New Roman" w:eastAsia="Times New Roman" w:hAnsi="Times New Roman" w:cs="Times New Roman"/>
          <w:lang w:eastAsia="pt-BR"/>
          <w:rPrChange w:id="4872" w:author="Samylla Oliveira" w:date="2020-06-01T16:28:00Z">
            <w:rPr>
              <w:rFonts w:ascii="Times New Roman" w:eastAsia="Times New Roman" w:hAnsi="Times New Roman" w:cs="Times New Roman"/>
              <w:color w:val="323232"/>
              <w:lang w:eastAsia="pt-BR"/>
            </w:rPr>
          </w:rPrChange>
        </w:rPr>
      </w:pPr>
    </w:p>
    <w:p w14:paraId="47ECF667" w14:textId="2B28678B" w:rsidR="00C42B0D" w:rsidRPr="00082073" w:rsidRDefault="00C42B0D" w:rsidP="001D1ED4">
      <w:pPr>
        <w:spacing w:after="0"/>
        <w:rPr>
          <w:rFonts w:ascii="Times New Roman" w:eastAsia="Times New Roman" w:hAnsi="Times New Roman" w:cs="Times New Roman"/>
          <w:lang w:eastAsia="pt-BR"/>
          <w:rPrChange w:id="4873"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74" w:author="Samylla Oliveira" w:date="2020-06-01T16:28:00Z">
            <w:rPr>
              <w:rFonts w:ascii="Times New Roman" w:eastAsia="Times New Roman" w:hAnsi="Times New Roman" w:cs="Times New Roman"/>
              <w:color w:val="323232"/>
              <w:lang w:eastAsia="pt-BR"/>
            </w:rPr>
          </w:rPrChange>
        </w:rPr>
        <w:lastRenderedPageBreak/>
        <w:t>Hua, L., Cao, H., Ma, Q., Shi, X., Zhang, X., Zhang, W. Microalgae Filtration Using an Electrochemically Reactive Ceramic Membrane: Filtration Performances, Fouling Kinetics, and Foulant Layer Characteristics. Environ. Sci. Technol. 2020, 54, 3, 2012-2021. https://doi.org/10.1021/acs.est.9b07022</w:t>
      </w:r>
    </w:p>
    <w:p w14:paraId="653F3ADF" w14:textId="77777777" w:rsidR="001D1ED4" w:rsidRPr="00082073" w:rsidRDefault="001D1ED4" w:rsidP="001D1ED4">
      <w:pPr>
        <w:spacing w:after="0"/>
        <w:rPr>
          <w:rFonts w:ascii="Times New Roman" w:eastAsia="Times New Roman" w:hAnsi="Times New Roman" w:cs="Times New Roman"/>
          <w:lang w:eastAsia="pt-BR"/>
          <w:rPrChange w:id="4875" w:author="Samylla Oliveira" w:date="2020-06-01T16:28:00Z">
            <w:rPr>
              <w:rFonts w:ascii="Times New Roman" w:eastAsia="Times New Roman" w:hAnsi="Times New Roman" w:cs="Times New Roman"/>
              <w:color w:val="323232"/>
              <w:lang w:eastAsia="pt-BR"/>
            </w:rPr>
          </w:rPrChange>
        </w:rPr>
      </w:pPr>
    </w:p>
    <w:p w14:paraId="45C26696" w14:textId="585DD8F5" w:rsidR="001D1ED4" w:rsidRDefault="001D1ED4" w:rsidP="001D1ED4">
      <w:pPr>
        <w:spacing w:after="0"/>
        <w:rPr>
          <w:ins w:id="4876" w:author="Samylla Oliveira" w:date="2020-06-01T20:19:00Z"/>
          <w:rFonts w:ascii="Times New Roman" w:hAnsi="Times New Roman" w:cs="Times New Roman"/>
        </w:rPr>
      </w:pPr>
      <w:r w:rsidRPr="00082073">
        <w:rPr>
          <w:rFonts w:ascii="Times New Roman" w:hAnsi="Times New Roman" w:cs="Times New Roman"/>
          <w:rPrChange w:id="4877" w:author="Samylla Oliveira" w:date="2020-06-01T16:28:00Z">
            <w:rPr>
              <w:rFonts w:ascii="Times New Roman" w:hAnsi="Times New Roman" w:cs="Times New Roman"/>
              <w:color w:val="323232"/>
            </w:rPr>
          </w:rPrChange>
        </w:rPr>
        <w:t>Huang, C.-P., 2005. Short-Term chronic toxicity of photocatalytic nanoparticles to bacteria, algae, and zooplankton, Nanotechnology and the Environment: Applications and Implications Progress Review Workshop III, pp. 89.</w:t>
      </w:r>
    </w:p>
    <w:p w14:paraId="235916C8" w14:textId="77777777" w:rsidR="007A131D" w:rsidRDefault="007A131D" w:rsidP="001D1ED4">
      <w:pPr>
        <w:spacing w:after="0"/>
        <w:rPr>
          <w:ins w:id="4878" w:author="Samylla Oliveira" w:date="2020-06-01T20:18:00Z"/>
          <w:rFonts w:ascii="Times New Roman" w:hAnsi="Times New Roman" w:cs="Times New Roman"/>
        </w:rPr>
      </w:pPr>
    </w:p>
    <w:p w14:paraId="361BD943" w14:textId="1373B119" w:rsidR="007A131D" w:rsidRPr="00082073" w:rsidRDefault="007A131D" w:rsidP="001D1ED4">
      <w:pPr>
        <w:spacing w:after="0"/>
        <w:rPr>
          <w:rFonts w:ascii="Times New Roman" w:hAnsi="Times New Roman" w:cs="Times New Roman"/>
          <w:rPrChange w:id="4879" w:author="Samylla Oliveira" w:date="2020-06-01T16:28:00Z">
            <w:rPr>
              <w:rFonts w:ascii="Times New Roman" w:hAnsi="Times New Roman" w:cs="Times New Roman"/>
              <w:color w:val="323232"/>
            </w:rPr>
          </w:rPrChange>
        </w:rPr>
      </w:pPr>
      <w:ins w:id="4880" w:author="Samylla Oliveira" w:date="2020-06-01T20:18:00Z">
        <w:r w:rsidRPr="007A131D">
          <w:rPr>
            <w:rFonts w:ascii="Times New Roman" w:hAnsi="Times New Roman" w:cs="Times New Roman"/>
          </w:rPr>
          <w:t>Huang, W., Lin, T., Chen, J., &amp; Shih, F. (2011). Photocatalytic inactivation of cyanobacteria with ZnO/[gamma]-Al^sub 2^O^sub 3^ composite under solar light. Journal of Environmental Biology, 32(3), 301-7. Retrieved from https://search.proquest.com/docview/876931561?accountid=26560</w:t>
        </w:r>
      </w:ins>
    </w:p>
    <w:p w14:paraId="4DE65FB5" w14:textId="77777777" w:rsidR="001D1ED4" w:rsidRPr="00082073" w:rsidRDefault="001D1ED4" w:rsidP="001D1ED4">
      <w:pPr>
        <w:spacing w:after="0"/>
        <w:rPr>
          <w:rFonts w:ascii="Times New Roman" w:hAnsi="Times New Roman" w:cs="Times New Roman"/>
          <w:rPrChange w:id="4881" w:author="Samylla Oliveira" w:date="2020-06-01T16:28:00Z">
            <w:rPr>
              <w:rFonts w:ascii="Times New Roman" w:hAnsi="Times New Roman" w:cs="Times New Roman"/>
              <w:color w:val="323232"/>
            </w:rPr>
          </w:rPrChange>
        </w:rPr>
      </w:pPr>
    </w:p>
    <w:p w14:paraId="19F28D14" w14:textId="77777777" w:rsidR="001D1ED4" w:rsidRPr="00082073" w:rsidRDefault="001D1ED4" w:rsidP="001D1ED4">
      <w:pPr>
        <w:spacing w:after="0"/>
        <w:rPr>
          <w:rFonts w:ascii="Times New Roman" w:hAnsi="Times New Roman" w:cs="Times New Roman"/>
          <w:rPrChange w:id="4882" w:author="Samylla Oliveira" w:date="2020-06-01T16:28:00Z">
            <w:rPr>
              <w:rFonts w:ascii="Times New Roman" w:hAnsi="Times New Roman" w:cs="Times New Roman"/>
              <w:color w:val="323232"/>
            </w:rPr>
          </w:rPrChange>
        </w:rPr>
      </w:pPr>
      <w:r w:rsidRPr="00082073">
        <w:rPr>
          <w:rFonts w:ascii="Times New Roman" w:hAnsi="Times New Roman" w:cs="Times New Roman"/>
          <w:rPrChange w:id="4883" w:author="Samylla Oliveira" w:date="2020-06-01T16:28:00Z">
            <w:rPr>
              <w:rFonts w:ascii="Times New Roman" w:hAnsi="Times New Roman" w:cs="Times New Roman"/>
              <w:color w:val="323232"/>
            </w:rPr>
          </w:rPrChange>
        </w:rPr>
        <w:t>Kinley, C.M., Iwinski, K.J., Hendrikse, M., Geer, T.D., Rodgers Jr., J.H., 2017.</w:t>
      </w:r>
      <w:r w:rsidRPr="00082073">
        <w:t xml:space="preserve"> </w:t>
      </w:r>
      <w:r w:rsidRPr="00082073">
        <w:rPr>
          <w:rFonts w:ascii="Times New Roman" w:hAnsi="Times New Roman" w:cs="Times New Roman"/>
          <w:rPrChange w:id="4884" w:author="Samylla Oliveira" w:date="2020-06-01T16:28:00Z">
            <w:rPr>
              <w:rFonts w:ascii="Times New Roman" w:hAnsi="Times New Roman" w:cs="Times New Roman"/>
              <w:color w:val="323232"/>
            </w:rPr>
          </w:rPrChange>
        </w:rPr>
        <w:t>Cell density dependence of Microcystis aeruginosa responses to copper algaecide concentrations: Implications for microcystin-LR release.</w:t>
      </w:r>
      <w:r w:rsidRPr="00082073">
        <w:t xml:space="preserve"> </w:t>
      </w:r>
      <w:r w:rsidRPr="00082073">
        <w:rPr>
          <w:rFonts w:ascii="Times New Roman" w:hAnsi="Times New Roman" w:cs="Times New Roman"/>
          <w:rPrChange w:id="4885" w:author="Samylla Oliveira" w:date="2020-06-01T16:28:00Z">
            <w:rPr>
              <w:rFonts w:ascii="Times New Roman" w:hAnsi="Times New Roman" w:cs="Times New Roman"/>
              <w:color w:val="323232"/>
            </w:rPr>
          </w:rPrChange>
        </w:rPr>
        <w:t>Ecotoxicology and Environmental Safety. 145, pp. 591-596. https://doi.org/10.1016/j.ecoenv.2017.08.010</w:t>
      </w:r>
    </w:p>
    <w:p w14:paraId="1C4D10CA" w14:textId="77777777" w:rsidR="007B1E1B" w:rsidRPr="00082073" w:rsidRDefault="007B1E1B" w:rsidP="007B1E1B">
      <w:pPr>
        <w:spacing w:after="0"/>
        <w:rPr>
          <w:rFonts w:ascii="Times New Roman" w:eastAsia="Times New Roman" w:hAnsi="Times New Roman" w:cs="Times New Roman"/>
          <w:lang w:eastAsia="pt-BR"/>
          <w:rPrChange w:id="4886" w:author="Samylla Oliveira" w:date="2020-06-01T16:28:00Z">
            <w:rPr>
              <w:rFonts w:ascii="Times New Roman" w:eastAsia="Times New Roman" w:hAnsi="Times New Roman" w:cs="Times New Roman"/>
              <w:color w:val="323232"/>
              <w:lang w:eastAsia="pt-BR"/>
            </w:rPr>
          </w:rPrChange>
        </w:rPr>
      </w:pPr>
    </w:p>
    <w:p w14:paraId="5389D43F" w14:textId="11E94EB1" w:rsidR="007B1E1B" w:rsidRPr="00082073" w:rsidRDefault="007B1E1B" w:rsidP="007B1E1B">
      <w:pPr>
        <w:spacing w:after="0"/>
        <w:rPr>
          <w:rFonts w:ascii="Times New Roman" w:eastAsia="Times New Roman" w:hAnsi="Times New Roman" w:cs="Times New Roman"/>
          <w:lang w:val="pt-BR" w:eastAsia="pt-BR"/>
          <w:rPrChange w:id="4887" w:author="Samylla Oliveira" w:date="2020-06-01T16:28:00Z">
            <w:rPr>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val="pt-BR" w:eastAsia="pt-BR"/>
          <w:rPrChange w:id="4888" w:author="Samylla Oliveira" w:date="2020-06-01T16:28:00Z">
            <w:rPr>
              <w:rFonts w:ascii="Times New Roman" w:eastAsia="Times New Roman" w:hAnsi="Times New Roman" w:cs="Times New Roman"/>
              <w:color w:val="323232"/>
              <w:lang w:val="pt-BR" w:eastAsia="pt-BR"/>
            </w:rPr>
          </w:rPrChange>
        </w:rPr>
        <w:t>Foti</w:t>
      </w:r>
      <w:r w:rsidR="006C580D" w:rsidRPr="00082073">
        <w:rPr>
          <w:rFonts w:ascii="Times New Roman" w:eastAsia="Times New Roman" w:hAnsi="Times New Roman" w:cs="Times New Roman"/>
          <w:lang w:val="pt-BR" w:eastAsia="pt-BR"/>
          <w:rPrChange w:id="4889" w:author="Samylla Oliveira" w:date="2020-06-01T16:28:00Z">
            <w:rPr>
              <w:rFonts w:ascii="Times New Roman" w:eastAsia="Times New Roman" w:hAnsi="Times New Roman" w:cs="Times New Roman"/>
              <w:color w:val="323232"/>
              <w:lang w:val="pt-BR" w:eastAsia="pt-BR"/>
            </w:rPr>
          </w:rPrChange>
        </w:rPr>
        <w:t>ou, T. Triantis, T. Kaloudis, T.,</w:t>
      </w:r>
      <w:r w:rsidRPr="00082073">
        <w:rPr>
          <w:rFonts w:ascii="Times New Roman" w:eastAsia="Times New Roman" w:hAnsi="Times New Roman" w:cs="Times New Roman"/>
          <w:lang w:val="pt-BR" w:eastAsia="pt-BR"/>
          <w:rPrChange w:id="4890" w:author="Samylla Oliveira" w:date="2020-06-01T16:28:00Z">
            <w:rPr>
              <w:rFonts w:ascii="Times New Roman" w:eastAsia="Times New Roman" w:hAnsi="Times New Roman" w:cs="Times New Roman"/>
              <w:color w:val="323232"/>
              <w:lang w:val="pt-BR" w:eastAsia="pt-BR"/>
            </w:rPr>
          </w:rPrChange>
        </w:rPr>
        <w:t xml:space="preserve"> Hiskia</w:t>
      </w:r>
      <w:r w:rsidR="006C580D" w:rsidRPr="00082073">
        <w:rPr>
          <w:rFonts w:ascii="Times New Roman" w:eastAsia="Times New Roman" w:hAnsi="Times New Roman" w:cs="Times New Roman"/>
          <w:lang w:val="pt-BR" w:eastAsia="pt-BR"/>
          <w:rPrChange w:id="4891" w:author="Samylla Oliveira" w:date="2020-06-01T16:28:00Z">
            <w:rPr>
              <w:rFonts w:ascii="Times New Roman" w:eastAsia="Times New Roman" w:hAnsi="Times New Roman" w:cs="Times New Roman"/>
              <w:color w:val="323232"/>
              <w:lang w:val="pt-BR" w:eastAsia="pt-BR"/>
            </w:rPr>
          </w:rPrChange>
        </w:rPr>
        <w:t>, A.</w:t>
      </w:r>
    </w:p>
    <w:p w14:paraId="69A05DEF" w14:textId="77777777" w:rsidR="007B1E1B" w:rsidRPr="00082073" w:rsidRDefault="007B1E1B" w:rsidP="007B1E1B">
      <w:pPr>
        <w:spacing w:after="0"/>
        <w:rPr>
          <w:rFonts w:ascii="Times New Roman" w:eastAsia="Times New Roman" w:hAnsi="Times New Roman" w:cs="Times New Roman"/>
          <w:b/>
          <w:lang w:eastAsia="pt-BR"/>
          <w:rPrChange w:id="4892"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893" w:author="Samylla Oliveira" w:date="2020-06-01T16:28:00Z">
            <w:rPr>
              <w:rFonts w:ascii="Times New Roman" w:eastAsia="Times New Roman" w:hAnsi="Times New Roman" w:cs="Times New Roman"/>
              <w:b/>
              <w:color w:val="323232"/>
              <w:lang w:eastAsia="pt-BR"/>
            </w:rPr>
          </w:rPrChange>
        </w:rPr>
        <w:t>Photocatalytic degradation of cylindrospermopsin under UV-A, solar and visible light using TiO2. Mineralization and intermediate products</w:t>
      </w:r>
    </w:p>
    <w:p w14:paraId="48408CFD" w14:textId="77777777" w:rsidR="007B1E1B" w:rsidRPr="00082073" w:rsidRDefault="007B1E1B" w:rsidP="007B1E1B">
      <w:pPr>
        <w:spacing w:after="0"/>
        <w:rPr>
          <w:rFonts w:ascii="Times New Roman" w:eastAsia="Times New Roman" w:hAnsi="Times New Roman" w:cs="Times New Roman"/>
          <w:lang w:eastAsia="pt-BR"/>
          <w:rPrChange w:id="4894"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895" w:author="Samylla Oliveira" w:date="2020-06-01T16:28:00Z">
            <w:rPr>
              <w:rFonts w:ascii="Times New Roman" w:eastAsia="Times New Roman" w:hAnsi="Times New Roman" w:cs="Times New Roman"/>
              <w:color w:val="323232"/>
              <w:lang w:eastAsia="pt-BR"/>
            </w:rPr>
          </w:rPrChange>
        </w:rPr>
        <w:t>Chemosphere, 119 (2015), pp. S89-S94.</w:t>
      </w:r>
    </w:p>
    <w:p w14:paraId="091B0871" w14:textId="35678E36" w:rsidR="001D1ED4" w:rsidRPr="00082073" w:rsidRDefault="001D1ED4" w:rsidP="001D1ED4">
      <w:pPr>
        <w:spacing w:after="0"/>
        <w:rPr>
          <w:rFonts w:ascii="Times New Roman" w:eastAsia="Times New Roman" w:hAnsi="Times New Roman" w:cs="Times New Roman"/>
          <w:lang w:eastAsia="pt-BR"/>
          <w:rPrChange w:id="4896" w:author="Samylla Oliveira" w:date="2020-06-01T16:28:00Z">
            <w:rPr>
              <w:rFonts w:ascii="Times New Roman" w:eastAsia="Times New Roman" w:hAnsi="Times New Roman" w:cs="Times New Roman"/>
              <w:color w:val="323232"/>
              <w:lang w:eastAsia="pt-BR"/>
            </w:rPr>
          </w:rPrChange>
        </w:rPr>
      </w:pPr>
    </w:p>
    <w:p w14:paraId="60C78D39" w14:textId="3B496880" w:rsidR="007B1E1B" w:rsidRPr="00082073" w:rsidRDefault="007B1E1B" w:rsidP="007B1E1B">
      <w:pPr>
        <w:rPr>
          <w:rFonts w:ascii="Times New Roman" w:hAnsi="Times New Roman" w:cs="Times New Roman"/>
          <w:lang w:val="pt-BR"/>
          <w:rPrChange w:id="4897" w:author="Samylla Oliveira" w:date="2020-06-01T16:28:00Z">
            <w:rPr>
              <w:rFonts w:ascii="Times New Roman" w:hAnsi="Times New Roman" w:cs="Times New Roman"/>
              <w:color w:val="000000"/>
              <w:lang w:val="pt-BR"/>
            </w:rPr>
          </w:rPrChange>
        </w:rPr>
      </w:pPr>
      <w:r w:rsidRPr="00082073">
        <w:rPr>
          <w:rFonts w:ascii="Times New Roman" w:hAnsi="Times New Roman" w:cs="Times New Roman"/>
        </w:rPr>
        <w:t xml:space="preserve">Freitas, A.M. (2008). </w:t>
      </w:r>
      <w:r w:rsidRPr="00082073">
        <w:rPr>
          <w:rFonts w:ascii="Times New Roman" w:hAnsi="Times New Roman" w:cs="Times New Roman"/>
          <w:lang w:val="pt-BR"/>
        </w:rPr>
        <w:t>Utilização de Processos Oxidativos Avançados para Remediação de Águas Contaminadas por Toxinas Produzidas por Cianobactérias. Tese de Doutoramento. Universidade Federal do Paraná. Curitiba.</w:t>
      </w:r>
    </w:p>
    <w:p w14:paraId="6D1F9829" w14:textId="295848DF" w:rsidR="001D1ED4" w:rsidRPr="00082073" w:rsidDel="008F45BC" w:rsidRDefault="001D1ED4" w:rsidP="001D1ED4">
      <w:pPr>
        <w:spacing w:after="0"/>
        <w:rPr>
          <w:del w:id="4898" w:author="Jose Capelo Neto" w:date="2020-05-09T10:13:00Z"/>
          <w:rFonts w:ascii="Times New Roman" w:eastAsia="Times New Roman" w:hAnsi="Times New Roman" w:cs="Times New Roman"/>
          <w:lang w:val="pt-BR" w:eastAsia="pt-BR"/>
          <w:rPrChange w:id="4899" w:author="Samylla Oliveira" w:date="2020-06-01T16:28:00Z">
            <w:rPr>
              <w:del w:id="4900" w:author="Jose Capelo Neto" w:date="2020-05-09T10:13:00Z"/>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val="pt-BR" w:eastAsia="pt-BR"/>
          <w:rPrChange w:id="4901" w:author="Samylla Oliveira" w:date="2020-06-01T16:28:00Z">
            <w:rPr>
              <w:rFonts w:ascii="Times New Roman" w:eastAsia="Times New Roman" w:hAnsi="Times New Roman" w:cs="Times New Roman"/>
              <w:color w:val="323232"/>
              <w:lang w:val="pt-BR" w:eastAsia="pt-BR"/>
            </w:rPr>
          </w:rPrChange>
        </w:rPr>
        <w:t>L. Gonzalez, D. Lison, M. Kirsch-Volders</w:t>
      </w:r>
      <w:ins w:id="4902" w:author="Jose Capelo Neto" w:date="2020-05-09T10:13:00Z">
        <w:r w:rsidR="008F45BC" w:rsidRPr="00082073">
          <w:rPr>
            <w:rFonts w:ascii="Times New Roman" w:eastAsia="Times New Roman" w:hAnsi="Times New Roman" w:cs="Times New Roman"/>
            <w:b/>
            <w:lang w:val="pt-BR" w:eastAsia="pt-BR"/>
            <w:rPrChange w:id="4903" w:author="Samylla Oliveira" w:date="2020-06-01T16:28:00Z">
              <w:rPr>
                <w:rFonts w:ascii="Times New Roman" w:eastAsia="Times New Roman" w:hAnsi="Times New Roman" w:cs="Times New Roman"/>
                <w:b/>
                <w:color w:val="323232"/>
                <w:lang w:eastAsia="pt-BR"/>
              </w:rPr>
            </w:rPrChange>
          </w:rPr>
          <w:t xml:space="preserve"> </w:t>
        </w:r>
      </w:ins>
    </w:p>
    <w:p w14:paraId="701D572D" w14:textId="77777777" w:rsidR="001D1ED4" w:rsidRPr="00082073" w:rsidRDefault="001D1ED4" w:rsidP="001D1ED4">
      <w:pPr>
        <w:spacing w:after="0"/>
        <w:rPr>
          <w:rFonts w:ascii="Times New Roman" w:eastAsia="Times New Roman" w:hAnsi="Times New Roman" w:cs="Times New Roman"/>
          <w:b/>
          <w:lang w:eastAsia="pt-BR"/>
          <w:rPrChange w:id="4904"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905" w:author="Samylla Oliveira" w:date="2020-06-01T16:28:00Z">
            <w:rPr>
              <w:rFonts w:ascii="Times New Roman" w:eastAsia="Times New Roman" w:hAnsi="Times New Roman" w:cs="Times New Roman"/>
              <w:b/>
              <w:color w:val="323232"/>
              <w:lang w:eastAsia="pt-BR"/>
            </w:rPr>
          </w:rPrChange>
        </w:rPr>
        <w:t>Genotoxicity of engineered nanomaterials: a critical review</w:t>
      </w:r>
    </w:p>
    <w:p w14:paraId="30A643F9" w14:textId="0F03C9E6" w:rsidR="001D1ED4" w:rsidRDefault="001D1ED4" w:rsidP="001D1ED4">
      <w:pPr>
        <w:spacing w:after="0"/>
        <w:rPr>
          <w:ins w:id="4906" w:author="Samylla Oliveira" w:date="2020-06-01T19:39:00Z"/>
          <w:rFonts w:ascii="Times New Roman" w:eastAsia="Times New Roman" w:hAnsi="Times New Roman" w:cs="Times New Roman"/>
          <w:lang w:eastAsia="pt-BR"/>
        </w:rPr>
      </w:pPr>
      <w:r w:rsidRPr="00082073">
        <w:rPr>
          <w:rFonts w:ascii="Times New Roman" w:eastAsia="Times New Roman" w:hAnsi="Times New Roman" w:cs="Times New Roman"/>
          <w:lang w:eastAsia="pt-BR"/>
          <w:rPrChange w:id="4907" w:author="Samylla Oliveira" w:date="2020-06-01T16:28:00Z">
            <w:rPr>
              <w:rFonts w:ascii="Times New Roman" w:eastAsia="Times New Roman" w:hAnsi="Times New Roman" w:cs="Times New Roman"/>
              <w:color w:val="323232"/>
              <w:lang w:eastAsia="pt-BR"/>
            </w:rPr>
          </w:rPrChange>
        </w:rPr>
        <w:t>Nanotoxicology, 2 (2008), pp. 252-273</w:t>
      </w:r>
    </w:p>
    <w:p w14:paraId="1F652385" w14:textId="77777777" w:rsidR="00A13029" w:rsidRDefault="00A13029" w:rsidP="001D1ED4">
      <w:pPr>
        <w:spacing w:after="0"/>
        <w:rPr>
          <w:ins w:id="4908" w:author="Samylla Oliveira" w:date="2020-06-01T19:39:00Z"/>
          <w:rFonts w:ascii="Times New Roman" w:eastAsia="Times New Roman" w:hAnsi="Times New Roman" w:cs="Times New Roman"/>
          <w:lang w:eastAsia="pt-BR"/>
        </w:rPr>
      </w:pPr>
    </w:p>
    <w:p w14:paraId="4A89B087" w14:textId="375D3D41" w:rsidR="00A13029" w:rsidRPr="00082073" w:rsidRDefault="00A13029" w:rsidP="001D1ED4">
      <w:pPr>
        <w:spacing w:after="0"/>
        <w:rPr>
          <w:rFonts w:ascii="Times New Roman" w:eastAsia="Times New Roman" w:hAnsi="Times New Roman" w:cs="Times New Roman"/>
          <w:lang w:eastAsia="pt-BR"/>
          <w:rPrChange w:id="4909" w:author="Samylla Oliveira" w:date="2020-06-01T16:28:00Z">
            <w:rPr>
              <w:rFonts w:ascii="Times New Roman" w:eastAsia="Times New Roman" w:hAnsi="Times New Roman" w:cs="Times New Roman"/>
              <w:color w:val="323232"/>
              <w:lang w:eastAsia="pt-BR"/>
            </w:rPr>
          </w:rPrChange>
        </w:rPr>
      </w:pPr>
      <w:ins w:id="4910" w:author="Samylla Oliveira" w:date="2020-06-01T19:39:00Z">
        <w:r w:rsidRPr="007B7953">
          <w:rPr>
            <w:rFonts w:ascii="Times New Roman" w:eastAsia="Times New Roman" w:hAnsi="Times New Roman" w:cs="Times New Roman"/>
            <w:lang w:eastAsia="pt-BR"/>
          </w:rPr>
          <w:t xml:space="preserve">Jeeji Bai, N. &amp; Seshadri, C. V. 1980. </w:t>
        </w:r>
        <w:r w:rsidRPr="00A13029">
          <w:rPr>
            <w:rFonts w:ascii="Times New Roman" w:eastAsia="Times New Roman" w:hAnsi="Times New Roman" w:cs="Times New Roman"/>
            <w:lang w:eastAsia="pt-BR"/>
          </w:rPr>
          <w:t>On coiling and uncoiling of trichomes in the genus Spirulina . Arch. Hydrobiol. (Suppl. 60, Algol. Stud.) 26: 32– 47.</w:t>
        </w:r>
      </w:ins>
    </w:p>
    <w:p w14:paraId="758A6D36" w14:textId="77777777" w:rsidR="001D1ED4" w:rsidRPr="00082073" w:rsidRDefault="001D1ED4" w:rsidP="001D1ED4">
      <w:pPr>
        <w:spacing w:after="0"/>
        <w:rPr>
          <w:rFonts w:ascii="Times New Roman" w:eastAsia="Times New Roman" w:hAnsi="Times New Roman" w:cs="Times New Roman"/>
          <w:lang w:eastAsia="pt-BR"/>
          <w:rPrChange w:id="4911" w:author="Samylla Oliveira" w:date="2020-06-01T16:28:00Z">
            <w:rPr>
              <w:rFonts w:ascii="Times New Roman" w:eastAsia="Times New Roman" w:hAnsi="Times New Roman" w:cs="Times New Roman"/>
              <w:color w:val="323232"/>
              <w:lang w:eastAsia="pt-BR"/>
            </w:rPr>
          </w:rPrChange>
        </w:rPr>
      </w:pPr>
    </w:p>
    <w:p w14:paraId="5A8CB4F0" w14:textId="77777777" w:rsidR="001D1ED4" w:rsidRPr="00082073" w:rsidRDefault="001D1ED4" w:rsidP="001D1ED4">
      <w:pPr>
        <w:spacing w:after="0"/>
        <w:rPr>
          <w:rFonts w:ascii="Times New Roman" w:eastAsia="Times New Roman" w:hAnsi="Times New Roman" w:cs="Times New Roman"/>
          <w:lang w:eastAsia="pt-BR"/>
          <w:rPrChange w:id="4912"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913" w:author="Samylla Oliveira" w:date="2020-06-01T16:28:00Z">
            <w:rPr>
              <w:rFonts w:ascii="Times New Roman" w:eastAsia="Times New Roman" w:hAnsi="Times New Roman" w:cs="Times New Roman"/>
              <w:color w:val="323232"/>
              <w:lang w:eastAsia="pt-BR"/>
            </w:rPr>
          </w:rPrChange>
        </w:rPr>
        <w:t>Y. Liu, S. Li, Z. Chen, M. Megharaj, R. Naidu</w:t>
      </w:r>
    </w:p>
    <w:p w14:paraId="630652FF" w14:textId="77777777" w:rsidR="001D1ED4" w:rsidRPr="00082073" w:rsidRDefault="001D1ED4" w:rsidP="001D1ED4">
      <w:pPr>
        <w:spacing w:after="0"/>
        <w:rPr>
          <w:rFonts w:ascii="Times New Roman" w:eastAsia="Times New Roman" w:hAnsi="Times New Roman" w:cs="Times New Roman"/>
          <w:b/>
          <w:lang w:eastAsia="pt-BR"/>
          <w:rPrChange w:id="4914"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915" w:author="Samylla Oliveira" w:date="2020-06-01T16:28:00Z">
            <w:rPr>
              <w:rFonts w:ascii="Times New Roman" w:eastAsia="Times New Roman" w:hAnsi="Times New Roman" w:cs="Times New Roman"/>
              <w:b/>
              <w:color w:val="323232"/>
              <w:lang w:eastAsia="pt-BR"/>
            </w:rPr>
          </w:rPrChange>
        </w:rPr>
        <w:t>Influence of zero-valent iron nanoparticles on nitrate removal by Paracoccus sp</w:t>
      </w:r>
    </w:p>
    <w:p w14:paraId="04AAEB7D" w14:textId="77777777" w:rsidR="001D1ED4" w:rsidRPr="00082073" w:rsidRDefault="001D1ED4" w:rsidP="001D1ED4">
      <w:pPr>
        <w:spacing w:after="0"/>
        <w:rPr>
          <w:rFonts w:ascii="Times New Roman" w:eastAsia="Times New Roman" w:hAnsi="Times New Roman" w:cs="Times New Roman"/>
          <w:lang w:eastAsia="pt-BR"/>
          <w:rPrChange w:id="4916"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917" w:author="Samylla Oliveira" w:date="2020-06-01T16:28:00Z">
            <w:rPr>
              <w:rFonts w:ascii="Times New Roman" w:eastAsia="Times New Roman" w:hAnsi="Times New Roman" w:cs="Times New Roman"/>
              <w:color w:val="323232"/>
              <w:lang w:eastAsia="pt-BR"/>
            </w:rPr>
          </w:rPrChange>
        </w:rPr>
        <w:t>Chemosphere, 108 (2014), pp. 426-432</w:t>
      </w:r>
    </w:p>
    <w:p w14:paraId="4EBC0DD8" w14:textId="4B4614F5" w:rsidR="001D1ED4" w:rsidRPr="00082073" w:rsidRDefault="001D1ED4" w:rsidP="001D1ED4">
      <w:pPr>
        <w:spacing w:after="0"/>
        <w:rPr>
          <w:rFonts w:ascii="Times New Roman" w:eastAsia="Times New Roman" w:hAnsi="Times New Roman" w:cs="Times New Roman"/>
          <w:lang w:eastAsia="pt-BR"/>
          <w:rPrChange w:id="4918" w:author="Samylla Oliveira" w:date="2020-06-01T16:28:00Z">
            <w:rPr>
              <w:rFonts w:ascii="Times New Roman" w:eastAsia="Times New Roman" w:hAnsi="Times New Roman" w:cs="Times New Roman"/>
              <w:color w:val="323232"/>
              <w:lang w:eastAsia="pt-BR"/>
            </w:rPr>
          </w:rPrChange>
        </w:rPr>
      </w:pPr>
    </w:p>
    <w:p w14:paraId="1F6BEE03" w14:textId="77777777" w:rsidR="001D1ED4" w:rsidRPr="00082073" w:rsidRDefault="001D1ED4" w:rsidP="001D1ED4">
      <w:pPr>
        <w:spacing w:after="0"/>
        <w:rPr>
          <w:rFonts w:ascii="Times New Roman" w:eastAsia="Times New Roman" w:hAnsi="Times New Roman" w:cs="Times New Roman"/>
          <w:lang w:val="pt-BR" w:eastAsia="pt-BR"/>
          <w:rPrChange w:id="4919" w:author="Samylla Oliveira" w:date="2020-06-01T16:28:00Z">
            <w:rPr>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eastAsia="pt-BR"/>
          <w:rPrChange w:id="4920" w:author="Samylla Oliveira" w:date="2020-06-01T16:28:00Z">
            <w:rPr>
              <w:rFonts w:ascii="Times New Roman" w:eastAsia="Times New Roman" w:hAnsi="Times New Roman" w:cs="Times New Roman"/>
              <w:color w:val="323232"/>
              <w:lang w:eastAsia="pt-BR"/>
            </w:rPr>
          </w:rPrChange>
        </w:rPr>
        <w:t xml:space="preserve">Li, X., Dreher, T.W., Li, R., 2016. An overview of diversity, occurrence, genetics and toxin production of bloom-forming Dolichospermum (Anabaena) species. </w:t>
      </w:r>
      <w:r w:rsidRPr="00082073">
        <w:rPr>
          <w:rFonts w:ascii="Times New Roman" w:eastAsia="Times New Roman" w:hAnsi="Times New Roman" w:cs="Times New Roman"/>
          <w:lang w:val="pt-BR" w:eastAsia="pt-BR"/>
          <w:rPrChange w:id="4921" w:author="Samylla Oliveira" w:date="2020-06-01T16:28:00Z">
            <w:rPr>
              <w:rFonts w:ascii="Times New Roman" w:eastAsia="Times New Roman" w:hAnsi="Times New Roman" w:cs="Times New Roman"/>
              <w:color w:val="323232"/>
              <w:lang w:val="pt-BR" w:eastAsia="pt-BR"/>
            </w:rPr>
          </w:rPrChange>
        </w:rPr>
        <w:t xml:space="preserve">Harmful Algae 54, 54–68. </w:t>
      </w:r>
      <w:r w:rsidR="00C002A8" w:rsidRPr="00082073">
        <w:fldChar w:fldCharType="begin"/>
      </w:r>
      <w:r w:rsidR="00C002A8" w:rsidRPr="00082073">
        <w:rPr>
          <w:lang w:val="pt-BR"/>
          <w:rPrChange w:id="4922" w:author="Samylla Oliveira" w:date="2020-06-01T16:28:00Z">
            <w:rPr/>
          </w:rPrChange>
        </w:rPr>
        <w:instrText xml:space="preserve"> HYPERLINK "https://doi.org/10.1016/j.hal.2015.10.015" </w:instrText>
      </w:r>
      <w:r w:rsidR="00C002A8" w:rsidRPr="00082073">
        <w:rPr>
          <w:rPrChange w:id="4923" w:author="Samylla Oliveira" w:date="2020-06-01T16:28:00Z">
            <w:rPr>
              <w:rStyle w:val="Hyperlink"/>
              <w:rFonts w:ascii="Times New Roman" w:eastAsia="Times New Roman" w:hAnsi="Times New Roman" w:cs="Times New Roman"/>
              <w:lang w:val="pt-BR" w:eastAsia="pt-BR"/>
            </w:rPr>
          </w:rPrChange>
        </w:rPr>
        <w:fldChar w:fldCharType="separate"/>
      </w:r>
      <w:r w:rsidRPr="00082073">
        <w:rPr>
          <w:rStyle w:val="Hyperlink"/>
          <w:rFonts w:ascii="Times New Roman" w:eastAsia="Times New Roman" w:hAnsi="Times New Roman" w:cs="Times New Roman"/>
          <w:color w:val="auto"/>
          <w:lang w:val="pt-BR" w:eastAsia="pt-BR"/>
          <w:rPrChange w:id="4924" w:author="Samylla Oliveira" w:date="2020-06-01T16:28:00Z">
            <w:rPr>
              <w:rStyle w:val="Hyperlink"/>
              <w:rFonts w:ascii="Times New Roman" w:eastAsia="Times New Roman" w:hAnsi="Times New Roman" w:cs="Times New Roman"/>
              <w:lang w:val="pt-BR" w:eastAsia="pt-BR"/>
            </w:rPr>
          </w:rPrChange>
        </w:rPr>
        <w:t>https://doi.org/10.1016/j.hal.2015.10.015</w:t>
      </w:r>
      <w:r w:rsidR="00C002A8" w:rsidRPr="00082073">
        <w:rPr>
          <w:rStyle w:val="Hyperlink"/>
          <w:rFonts w:ascii="Times New Roman" w:eastAsia="Times New Roman" w:hAnsi="Times New Roman" w:cs="Times New Roman"/>
          <w:color w:val="auto"/>
          <w:lang w:val="pt-BR" w:eastAsia="pt-BR"/>
          <w:rPrChange w:id="4925" w:author="Samylla Oliveira" w:date="2020-06-01T16:28:00Z">
            <w:rPr>
              <w:rStyle w:val="Hyperlink"/>
              <w:rFonts w:ascii="Times New Roman" w:eastAsia="Times New Roman" w:hAnsi="Times New Roman" w:cs="Times New Roman"/>
              <w:lang w:val="pt-BR" w:eastAsia="pt-BR"/>
            </w:rPr>
          </w:rPrChange>
        </w:rPr>
        <w:fldChar w:fldCharType="end"/>
      </w:r>
    </w:p>
    <w:p w14:paraId="0A96BB11" w14:textId="77777777" w:rsidR="001D1ED4" w:rsidRPr="00082073" w:rsidRDefault="001D1ED4" w:rsidP="001D1ED4">
      <w:pPr>
        <w:spacing w:after="0"/>
        <w:rPr>
          <w:rFonts w:ascii="Times New Roman" w:eastAsia="Times New Roman" w:hAnsi="Times New Roman" w:cs="Times New Roman"/>
          <w:lang w:val="pt-BR" w:eastAsia="pt-BR"/>
          <w:rPrChange w:id="4926" w:author="Samylla Oliveira" w:date="2020-06-01T16:28:00Z">
            <w:rPr>
              <w:rFonts w:ascii="Times New Roman" w:eastAsia="Times New Roman" w:hAnsi="Times New Roman" w:cs="Times New Roman"/>
              <w:color w:val="323232"/>
              <w:lang w:val="pt-BR" w:eastAsia="pt-BR"/>
            </w:rPr>
          </w:rPrChange>
        </w:rPr>
      </w:pPr>
    </w:p>
    <w:p w14:paraId="539323B6" w14:textId="77777777" w:rsidR="001D1ED4" w:rsidRPr="00082073" w:rsidRDefault="001D1ED4" w:rsidP="001D1ED4">
      <w:pPr>
        <w:spacing w:after="0"/>
        <w:rPr>
          <w:rFonts w:ascii="Times New Roman" w:eastAsia="Times New Roman" w:hAnsi="Times New Roman" w:cs="Times New Roman"/>
          <w:lang w:val="pt-BR" w:eastAsia="pt-BR"/>
          <w:rPrChange w:id="4927" w:author="Samylla Oliveira" w:date="2020-06-01T16:28:00Z">
            <w:rPr>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val="pt-BR" w:eastAsia="pt-BR"/>
          <w:rPrChange w:id="4928" w:author="Samylla Oliveira" w:date="2020-06-01T16:28:00Z">
            <w:rPr>
              <w:rFonts w:ascii="Times New Roman" w:eastAsia="Times New Roman" w:hAnsi="Times New Roman" w:cs="Times New Roman"/>
              <w:color w:val="323232"/>
              <w:lang w:val="pt-BR" w:eastAsia="pt-BR"/>
            </w:rPr>
          </w:rPrChange>
        </w:rPr>
        <w:t>Li, X., Huo, S., Zhang, J., Xiao, Z., Xi, B., Li, R.,2020.</w:t>
      </w:r>
      <w:r w:rsidRPr="00082073">
        <w:rPr>
          <w:lang w:val="pt-BR"/>
        </w:rPr>
        <w:t xml:space="preserve"> </w:t>
      </w:r>
      <w:r w:rsidRPr="00082073">
        <w:rPr>
          <w:rFonts w:ascii="Times New Roman" w:eastAsia="Times New Roman" w:hAnsi="Times New Roman" w:cs="Times New Roman"/>
          <w:lang w:eastAsia="pt-BR"/>
          <w:rPrChange w:id="4929" w:author="Samylla Oliveira" w:date="2020-06-01T16:28:00Z">
            <w:rPr>
              <w:rFonts w:ascii="Times New Roman" w:eastAsia="Times New Roman" w:hAnsi="Times New Roman" w:cs="Times New Roman"/>
              <w:color w:val="323232"/>
              <w:lang w:eastAsia="pt-BR"/>
            </w:rPr>
          </w:rPrChange>
        </w:rPr>
        <w:t xml:space="preserve">Factors related to aggravated Cylindrospermopsis (cyanobacteria) bloom following sediment dredging in an eutrophic shallow lake. </w:t>
      </w:r>
      <w:r w:rsidRPr="00082073">
        <w:rPr>
          <w:rFonts w:ascii="Times New Roman" w:eastAsia="Times New Roman" w:hAnsi="Times New Roman" w:cs="Times New Roman"/>
          <w:lang w:val="pt-BR" w:eastAsia="pt-BR"/>
          <w:rPrChange w:id="4930" w:author="Samylla Oliveira" w:date="2020-06-01T16:28:00Z">
            <w:rPr>
              <w:rFonts w:ascii="Times New Roman" w:eastAsia="Times New Roman" w:hAnsi="Times New Roman" w:cs="Times New Roman"/>
              <w:color w:val="323232"/>
              <w:lang w:val="pt-BR" w:eastAsia="pt-BR"/>
            </w:rPr>
          </w:rPrChange>
        </w:rPr>
        <w:t>Environmental Science and Ecotechnology.</w:t>
      </w:r>
    </w:p>
    <w:p w14:paraId="4ECDE139" w14:textId="77777777" w:rsidR="001D1ED4" w:rsidRPr="00082073" w:rsidRDefault="001D1ED4" w:rsidP="001D1ED4">
      <w:pPr>
        <w:spacing w:after="0"/>
        <w:rPr>
          <w:rFonts w:ascii="Times New Roman" w:eastAsia="Times New Roman" w:hAnsi="Times New Roman" w:cs="Times New Roman"/>
          <w:lang w:val="pt-BR" w:eastAsia="pt-BR"/>
          <w:rPrChange w:id="4931" w:author="Samylla Oliveira" w:date="2020-06-01T16:28:00Z">
            <w:rPr>
              <w:rFonts w:ascii="Times New Roman" w:eastAsia="Times New Roman" w:hAnsi="Times New Roman" w:cs="Times New Roman"/>
              <w:color w:val="323232"/>
              <w:lang w:val="pt-BR" w:eastAsia="pt-BR"/>
            </w:rPr>
          </w:rPrChange>
        </w:rPr>
      </w:pPr>
      <w:r w:rsidRPr="00082073">
        <w:rPr>
          <w:rFonts w:ascii="Times New Roman" w:eastAsia="Times New Roman" w:hAnsi="Times New Roman" w:cs="Times New Roman"/>
          <w:lang w:val="pt-BR" w:eastAsia="pt-BR"/>
          <w:rPrChange w:id="4932" w:author="Samylla Oliveira" w:date="2020-06-01T16:28:00Z">
            <w:rPr>
              <w:rFonts w:ascii="Times New Roman" w:eastAsia="Times New Roman" w:hAnsi="Times New Roman" w:cs="Times New Roman"/>
              <w:color w:val="323232"/>
              <w:lang w:val="pt-BR" w:eastAsia="pt-BR"/>
            </w:rPr>
          </w:rPrChange>
        </w:rPr>
        <w:t>https://doi.org/10.1016/j.ese.2020.100014</w:t>
      </w:r>
    </w:p>
    <w:p w14:paraId="6E830D33" w14:textId="77777777" w:rsidR="001D1ED4" w:rsidRPr="00082073" w:rsidRDefault="001D1ED4" w:rsidP="00416BC1">
      <w:pPr>
        <w:widowControl w:val="0"/>
        <w:autoSpaceDE w:val="0"/>
        <w:autoSpaceDN w:val="0"/>
        <w:adjustRightInd w:val="0"/>
        <w:ind w:left="480" w:hanging="480"/>
        <w:rPr>
          <w:rFonts w:ascii="Times New Roman" w:hAnsi="Times New Roman" w:cs="Times New Roman"/>
          <w:noProof/>
          <w:lang w:val="pt-BR"/>
        </w:rPr>
      </w:pPr>
    </w:p>
    <w:p w14:paraId="62E5A816" w14:textId="77777777" w:rsidR="00416BC1" w:rsidRPr="00082073" w:rsidRDefault="00416BC1" w:rsidP="00416BC1">
      <w:pPr>
        <w:widowControl w:val="0"/>
        <w:autoSpaceDE w:val="0"/>
        <w:autoSpaceDN w:val="0"/>
        <w:adjustRightInd w:val="0"/>
        <w:ind w:left="480" w:hanging="480"/>
        <w:rPr>
          <w:rFonts w:ascii="Times New Roman" w:hAnsi="Times New Roman" w:cs="Times New Roman"/>
          <w:noProof/>
        </w:rPr>
      </w:pPr>
      <w:r w:rsidRPr="00082073">
        <w:rPr>
          <w:rFonts w:ascii="Times New Roman" w:hAnsi="Times New Roman" w:cs="Times New Roman"/>
          <w:noProof/>
          <w:lang w:val="pt-BR"/>
        </w:rPr>
        <w:t xml:space="preserve">Lorenzo Graziani, Enrico Quagliarini, Andrea Osimani, Lucia Aquilanti, Francesca Clementi, Claude Yéprémian, Vicenzo Lariccia, Salvatore Amoroso, M.D., 2013. </w:t>
      </w:r>
      <w:r w:rsidRPr="00082073">
        <w:rPr>
          <w:rFonts w:ascii="Times New Roman" w:hAnsi="Times New Roman" w:cs="Times New Roman"/>
          <w:noProof/>
        </w:rPr>
        <w:t>Evaluation of inhibitory effect of TiO2 nanocoatings against microalgal growth on clay brick façades under weak UV exposure conditions.pdf. https://doi.org/https://doi.org/10.1016/j.buildenv.2013.03.003</w:t>
      </w:r>
    </w:p>
    <w:p w14:paraId="1F6E3540" w14:textId="10ED4CF1" w:rsidR="00416BC1" w:rsidRDefault="00416BC1" w:rsidP="00416BC1">
      <w:pPr>
        <w:widowControl w:val="0"/>
        <w:autoSpaceDE w:val="0"/>
        <w:autoSpaceDN w:val="0"/>
        <w:adjustRightInd w:val="0"/>
        <w:ind w:left="480" w:hanging="480"/>
        <w:rPr>
          <w:ins w:id="4933" w:author="Samylla Oliveira" w:date="2020-06-01T19:43:00Z"/>
          <w:rFonts w:ascii="Times New Roman" w:hAnsi="Times New Roman" w:cs="Times New Roman"/>
          <w:noProof/>
        </w:rPr>
      </w:pPr>
      <w:r w:rsidRPr="00082073">
        <w:rPr>
          <w:rFonts w:ascii="Times New Roman" w:hAnsi="Times New Roman" w:cs="Times New Roman"/>
          <w:noProof/>
        </w:rPr>
        <w:t>Markelova, A.G., Vladimirova, M.G., Kuptsova, E.S., 2000. A comparison of cytochemical methods for the rapid evaluation of microalgal viability. Russ. J. Plant Physiol. 47, 815–819. https://doi.org/10.1023/A:1026619514661</w:t>
      </w:r>
    </w:p>
    <w:p w14:paraId="5E897D92" w14:textId="36F3F1FA" w:rsidR="00A13029" w:rsidRPr="007B7953" w:rsidRDefault="00A13029" w:rsidP="00A13029">
      <w:pPr>
        <w:widowControl w:val="0"/>
        <w:autoSpaceDE w:val="0"/>
        <w:autoSpaceDN w:val="0"/>
        <w:adjustRightInd w:val="0"/>
        <w:ind w:left="480" w:hanging="480"/>
        <w:rPr>
          <w:ins w:id="4934" w:author="Samylla Oliveira" w:date="2020-06-01T19:43:00Z"/>
          <w:rFonts w:ascii="Times New Roman" w:hAnsi="Times New Roman" w:cs="Times New Roman"/>
          <w:noProof/>
          <w:lang w:val="pt-BR"/>
          <w:rPrChange w:id="4935" w:author="Samylla Oliveira" w:date="2020-06-17T13:30:00Z">
            <w:rPr>
              <w:ins w:id="4936" w:author="Samylla Oliveira" w:date="2020-06-01T19:43:00Z"/>
              <w:rFonts w:ascii="Times New Roman" w:hAnsi="Times New Roman" w:cs="Times New Roman"/>
              <w:noProof/>
            </w:rPr>
          </w:rPrChange>
        </w:rPr>
      </w:pPr>
      <w:ins w:id="4937" w:author="Samylla Oliveira" w:date="2020-06-01T19:43:00Z">
        <w:r w:rsidRPr="00A13029">
          <w:rPr>
            <w:rFonts w:ascii="Times New Roman" w:hAnsi="Times New Roman" w:cs="Times New Roman"/>
            <w:noProof/>
          </w:rPr>
          <w:t xml:space="preserve">m. Biophys. </w:t>
        </w:r>
        <w:r w:rsidRPr="007B7953">
          <w:rPr>
            <w:rFonts w:ascii="Times New Roman" w:hAnsi="Times New Roman" w:cs="Times New Roman"/>
            <w:noProof/>
            <w:lang w:val="pt-BR"/>
            <w:rPrChange w:id="4938" w:author="Samylla Oliveira" w:date="2020-06-17T13:30:00Z">
              <w:rPr>
                <w:rFonts w:ascii="Times New Roman" w:hAnsi="Times New Roman" w:cs="Times New Roman"/>
                <w:noProof/>
              </w:rPr>
            </w:rPrChange>
          </w:rPr>
          <w:t>Acta Bioenerg. 1184: 78– 84.</w:t>
        </w:r>
      </w:ins>
    </w:p>
    <w:p w14:paraId="1CD51E37" w14:textId="3C7B4FCE" w:rsidR="00A13029" w:rsidRDefault="00A13029" w:rsidP="00A13029">
      <w:pPr>
        <w:widowControl w:val="0"/>
        <w:autoSpaceDE w:val="0"/>
        <w:autoSpaceDN w:val="0"/>
        <w:adjustRightInd w:val="0"/>
        <w:ind w:left="480" w:hanging="480"/>
        <w:rPr>
          <w:ins w:id="4939" w:author="Samylla Oliveira" w:date="2020-06-01T19:45:00Z"/>
          <w:rFonts w:ascii="Times New Roman" w:hAnsi="Times New Roman" w:cs="Times New Roman"/>
          <w:noProof/>
        </w:rPr>
      </w:pPr>
      <w:ins w:id="4940" w:author="Samylla Oliveira" w:date="2020-06-01T19:43:00Z">
        <w:r w:rsidRPr="007B7953">
          <w:rPr>
            <w:rFonts w:ascii="Times New Roman" w:hAnsi="Times New Roman" w:cs="Times New Roman"/>
            <w:noProof/>
            <w:lang w:val="pt-BR"/>
            <w:rPrChange w:id="4941" w:author="Samylla Oliveira" w:date="2020-06-17T13:30:00Z">
              <w:rPr>
                <w:rFonts w:ascii="Times New Roman" w:hAnsi="Times New Roman" w:cs="Times New Roman"/>
                <w:noProof/>
              </w:rPr>
            </w:rPrChange>
          </w:rPr>
          <w:t xml:space="preserve">Gao, K., Wu, Y., Li, G., Wu, H., Villafañe, V. E. &amp; Helbling, E. W. 2007. </w:t>
        </w:r>
        <w:r w:rsidRPr="00A13029">
          <w:rPr>
            <w:rFonts w:ascii="Times New Roman" w:hAnsi="Times New Roman" w:cs="Times New Roman"/>
            <w:noProof/>
          </w:rPr>
          <w:t>Solar UV radiation drives CO2 fixation in marine phytoplankton: a double‐edged sword. Plant Physiol. 144: 54– 9.</w:t>
        </w:r>
      </w:ins>
    </w:p>
    <w:p w14:paraId="61B17916" w14:textId="4292269E" w:rsidR="00932CD2" w:rsidRPr="00932CD2" w:rsidRDefault="00932CD2">
      <w:pPr>
        <w:widowControl w:val="0"/>
        <w:autoSpaceDE w:val="0"/>
        <w:autoSpaceDN w:val="0"/>
        <w:adjustRightInd w:val="0"/>
        <w:ind w:left="480" w:hanging="480"/>
        <w:rPr>
          <w:ins w:id="4942" w:author="Samylla Oliveira" w:date="2020-06-01T19:43:00Z"/>
          <w:rFonts w:ascii="Times New Roman" w:hAnsi="Times New Roman" w:cs="Times New Roman"/>
          <w:noProof/>
        </w:rPr>
      </w:pPr>
      <w:ins w:id="4943" w:author="Samylla Oliveira" w:date="2020-06-01T19:45:00Z">
        <w:r w:rsidRPr="00932CD2">
          <w:rPr>
            <w:rFonts w:ascii="Times New Roman" w:hAnsi="Times New Roman" w:cs="Times New Roman"/>
            <w:noProof/>
          </w:rPr>
          <w:t xml:space="preserve">Gao, </w:t>
        </w:r>
      </w:ins>
      <w:ins w:id="4944" w:author="Samylla Oliveira" w:date="2020-06-01T19:46:00Z">
        <w:r w:rsidRPr="00932CD2">
          <w:rPr>
            <w:rFonts w:ascii="Times New Roman" w:hAnsi="Times New Roman" w:cs="Times New Roman"/>
            <w:noProof/>
          </w:rPr>
          <w:t xml:space="preserve">K., Li, P., Watanabe, </w:t>
        </w:r>
        <w:r w:rsidRPr="00932CD2">
          <w:rPr>
            <w:rFonts w:ascii="Times New Roman" w:hAnsi="Times New Roman" w:cs="Times New Roman"/>
            <w:noProof/>
            <w:rPrChange w:id="4945" w:author="Samylla Oliveira" w:date="2020-06-01T19:46:00Z">
              <w:rPr>
                <w:rFonts w:ascii="Times New Roman" w:hAnsi="Times New Roman" w:cs="Times New Roman"/>
                <w:noProof/>
                <w:lang w:val="pt-BR"/>
              </w:rPr>
            </w:rPrChange>
          </w:rPr>
          <w:t>T., Helbling</w:t>
        </w:r>
        <w:r>
          <w:rPr>
            <w:rFonts w:ascii="Times New Roman" w:hAnsi="Times New Roman" w:cs="Times New Roman"/>
            <w:noProof/>
          </w:rPr>
          <w:t>, E.W.</w:t>
        </w:r>
      </w:ins>
      <w:ins w:id="4946" w:author="Samylla Oliveira" w:date="2020-06-01T19:47:00Z">
        <w:r w:rsidRPr="00932CD2">
          <w:t xml:space="preserve"> </w:t>
        </w:r>
        <w:r w:rsidRPr="00932CD2">
          <w:rPr>
            <w:rFonts w:ascii="Times New Roman" w:hAnsi="Times New Roman" w:cs="Times New Roman"/>
            <w:noProof/>
          </w:rPr>
          <w:t>Combined effects of ultraviolet radiation and temperature on m</w:t>
        </w:r>
        <w:r>
          <w:rPr>
            <w:rFonts w:ascii="Times New Roman" w:hAnsi="Times New Roman" w:cs="Times New Roman"/>
            <w:noProof/>
          </w:rPr>
          <w:t>orphology, photosynthesis, and D</w:t>
        </w:r>
        <w:r w:rsidRPr="00932CD2">
          <w:rPr>
            <w:rFonts w:ascii="Times New Roman" w:hAnsi="Times New Roman" w:cs="Times New Roman"/>
            <w:noProof/>
          </w:rPr>
          <w:t>na of ARTHROSPIRA (SPIRULINA ) PLATENSIS (CYANOPHYTA)</w:t>
        </w:r>
        <w:r>
          <w:rPr>
            <w:rFonts w:ascii="Times New Roman" w:hAnsi="Times New Roman" w:cs="Times New Roman"/>
            <w:noProof/>
          </w:rPr>
          <w:t>. Journal</w:t>
        </w:r>
      </w:ins>
      <w:ins w:id="4947" w:author="Samylla Oliveira" w:date="2020-06-01T19:48:00Z">
        <w:r>
          <w:rPr>
            <w:rFonts w:ascii="Times New Roman" w:hAnsi="Times New Roman" w:cs="Times New Roman"/>
            <w:noProof/>
          </w:rPr>
          <w:t xml:space="preserve"> of  Phycology. 44, Issue3</w:t>
        </w:r>
      </w:ins>
      <w:ins w:id="4948" w:author="Samylla Oliveira" w:date="2020-06-01T19:49:00Z">
        <w:r>
          <w:rPr>
            <w:rFonts w:ascii="Times New Roman" w:hAnsi="Times New Roman" w:cs="Times New Roman"/>
            <w:noProof/>
          </w:rPr>
          <w:t>. (</w:t>
        </w:r>
      </w:ins>
      <w:ins w:id="4949" w:author="Samylla Oliveira" w:date="2020-06-01T19:48:00Z">
        <w:r w:rsidRPr="00932CD2">
          <w:rPr>
            <w:rFonts w:ascii="Times New Roman" w:hAnsi="Times New Roman" w:cs="Times New Roman"/>
            <w:noProof/>
          </w:rPr>
          <w:t>2008</w:t>
        </w:r>
      </w:ins>
      <w:ins w:id="4950" w:author="Samylla Oliveira" w:date="2020-06-01T19:49:00Z">
        <w:r>
          <w:rPr>
            <w:rFonts w:ascii="Times New Roman" w:hAnsi="Times New Roman" w:cs="Times New Roman"/>
            <w:noProof/>
          </w:rPr>
          <w:t xml:space="preserve">), pp. </w:t>
        </w:r>
      </w:ins>
      <w:ins w:id="4951" w:author="Samylla Oliveira" w:date="2020-06-01T19:48:00Z">
        <w:r w:rsidRPr="00932CD2">
          <w:rPr>
            <w:rFonts w:ascii="Times New Roman" w:hAnsi="Times New Roman" w:cs="Times New Roman"/>
            <w:noProof/>
          </w:rPr>
          <w:t>777-786</w:t>
        </w:r>
      </w:ins>
      <w:ins w:id="4952" w:author="Samylla Oliveira" w:date="2020-06-01T19:49:00Z">
        <w:r>
          <w:rPr>
            <w:rFonts w:ascii="Times New Roman" w:hAnsi="Times New Roman" w:cs="Times New Roman"/>
            <w:noProof/>
          </w:rPr>
          <w:t>.</w:t>
        </w:r>
        <w:r w:rsidRPr="00932CD2">
          <w:t xml:space="preserve"> </w:t>
        </w:r>
        <w:r w:rsidRPr="00932CD2">
          <w:rPr>
            <w:rFonts w:ascii="Times New Roman" w:hAnsi="Times New Roman" w:cs="Times New Roman"/>
            <w:noProof/>
          </w:rPr>
          <w:t>https://doi.org/10.1111/j.1529-8817.2008.00512.x</w:t>
        </w:r>
      </w:ins>
    </w:p>
    <w:p w14:paraId="6AE90A70" w14:textId="77777777" w:rsidR="00A13029" w:rsidRPr="00A13029" w:rsidRDefault="00A13029" w:rsidP="00A13029">
      <w:pPr>
        <w:widowControl w:val="0"/>
        <w:autoSpaceDE w:val="0"/>
        <w:autoSpaceDN w:val="0"/>
        <w:adjustRightInd w:val="0"/>
        <w:ind w:left="480" w:hanging="480"/>
        <w:rPr>
          <w:ins w:id="4953" w:author="Samylla Oliveira" w:date="2020-06-01T19:43:00Z"/>
          <w:rFonts w:ascii="Times New Roman" w:hAnsi="Times New Roman" w:cs="Times New Roman"/>
          <w:noProof/>
        </w:rPr>
      </w:pPr>
      <w:ins w:id="4954" w:author="Samylla Oliveira" w:date="2020-06-01T19:43:00Z">
        <w:r w:rsidRPr="00932CD2">
          <w:rPr>
            <w:rFonts w:ascii="Times New Roman" w:hAnsi="Times New Roman" w:cs="Times New Roman"/>
            <w:noProof/>
          </w:rPr>
          <w:t xml:space="preserve">Garcia‐Pichel, F. &amp; Castenholz, R. W. 1993. </w:t>
        </w:r>
        <w:r w:rsidRPr="00A13029">
          <w:rPr>
            <w:rFonts w:ascii="Times New Roman" w:hAnsi="Times New Roman" w:cs="Times New Roman"/>
            <w:noProof/>
          </w:rPr>
          <w:t>Occurrence of UV‐absorbing, mycosporine‐</w:t>
        </w:r>
        <w:r w:rsidRPr="00A13029">
          <w:rPr>
            <w:rFonts w:ascii="Times New Roman" w:hAnsi="Times New Roman" w:cs="Times New Roman"/>
            <w:noProof/>
          </w:rPr>
          <w:lastRenderedPageBreak/>
          <w:t>like compounds among cyanobacterial isolates and an estimate of their screening capacity. Appl. Environ. Microbiol. 59: 163– 9.</w:t>
        </w:r>
      </w:ins>
    </w:p>
    <w:p w14:paraId="5475D9B7" w14:textId="77777777" w:rsidR="00A13029" w:rsidRPr="00A13029" w:rsidRDefault="00A13029" w:rsidP="00A13029">
      <w:pPr>
        <w:widowControl w:val="0"/>
        <w:autoSpaceDE w:val="0"/>
        <w:autoSpaceDN w:val="0"/>
        <w:adjustRightInd w:val="0"/>
        <w:ind w:left="480" w:hanging="480"/>
        <w:rPr>
          <w:ins w:id="4955" w:author="Samylla Oliveira" w:date="2020-06-01T19:43:00Z"/>
          <w:rFonts w:ascii="Times New Roman" w:hAnsi="Times New Roman" w:cs="Times New Roman"/>
          <w:noProof/>
        </w:rPr>
      </w:pPr>
      <w:ins w:id="4956" w:author="Samylla Oliveira" w:date="2020-06-01T19:43:00Z">
        <w:r w:rsidRPr="00A13029">
          <w:rPr>
            <w:rFonts w:ascii="Times New Roman" w:hAnsi="Times New Roman" w:cs="Times New Roman"/>
            <w:noProof/>
          </w:rPr>
          <w:t>Gong, H. &amp; Nilsen, S. 1989. Effect of temperature on photoinhibition of photosynthesis, recovery and turnover of the 32 kD chloroplast protein in Lemna gibba . J. Plant Physiol. 135: 9– 14.</w:t>
        </w:r>
      </w:ins>
    </w:p>
    <w:p w14:paraId="0C4E6F7F" w14:textId="63F38F71" w:rsidR="00A13029" w:rsidRPr="00A13029" w:rsidRDefault="00A13029">
      <w:pPr>
        <w:widowControl w:val="0"/>
        <w:autoSpaceDE w:val="0"/>
        <w:autoSpaceDN w:val="0"/>
        <w:adjustRightInd w:val="0"/>
        <w:ind w:left="480" w:hanging="480"/>
        <w:rPr>
          <w:ins w:id="4957" w:author="Samylla Oliveira" w:date="2020-06-01T19:43:00Z"/>
          <w:rFonts w:ascii="Times New Roman" w:hAnsi="Times New Roman" w:cs="Times New Roman"/>
          <w:noProof/>
        </w:rPr>
      </w:pPr>
      <w:ins w:id="4958" w:author="Samylla Oliveira" w:date="2020-06-01T19:43:00Z">
        <w:r w:rsidRPr="007B7953">
          <w:rPr>
            <w:rFonts w:ascii="Times New Roman" w:hAnsi="Times New Roman" w:cs="Times New Roman"/>
            <w:noProof/>
          </w:rPr>
          <w:t xml:space="preserve">Häder, D. P. &amp; Sinha, R. P. 2005. </w:t>
        </w:r>
        <w:r w:rsidRPr="00A13029">
          <w:rPr>
            <w:rFonts w:ascii="Times New Roman" w:hAnsi="Times New Roman" w:cs="Times New Roman"/>
            <w:noProof/>
          </w:rPr>
          <w:t>Solar ultraviolet radiation‐induced DNA damage in aquatic organisms: potential environmental impact. Mutat. Res. Fund. Mol. Mech. Mutagen. 571: 221– 33.</w:t>
        </w:r>
      </w:ins>
    </w:p>
    <w:p w14:paraId="0C9C7E3B" w14:textId="2EE336BB" w:rsidR="00A13029" w:rsidRPr="00A13029" w:rsidRDefault="00A13029">
      <w:pPr>
        <w:widowControl w:val="0"/>
        <w:autoSpaceDE w:val="0"/>
        <w:autoSpaceDN w:val="0"/>
        <w:adjustRightInd w:val="0"/>
        <w:ind w:left="480" w:hanging="480"/>
        <w:rPr>
          <w:ins w:id="4959" w:author="Samylla Oliveira" w:date="2020-06-01T19:43:00Z"/>
          <w:rFonts w:ascii="Times New Roman" w:hAnsi="Times New Roman" w:cs="Times New Roman"/>
          <w:noProof/>
        </w:rPr>
      </w:pPr>
      <w:ins w:id="4960" w:author="Samylla Oliveira" w:date="2020-06-01T19:43:00Z">
        <w:r w:rsidRPr="007B7953">
          <w:rPr>
            <w:rFonts w:ascii="Times New Roman" w:hAnsi="Times New Roman" w:cs="Times New Roman"/>
            <w:noProof/>
          </w:rPr>
          <w:t xml:space="preserve">Helbling, E. W., Gao, K., Ai, H., Ma, Z. &amp; Villafañe, V. E. 2006. </w:t>
        </w:r>
        <w:r w:rsidRPr="00A13029">
          <w:rPr>
            <w:rFonts w:ascii="Times New Roman" w:hAnsi="Times New Roman" w:cs="Times New Roman"/>
            <w:noProof/>
          </w:rPr>
          <w:t>Differential responses of Nostoc sphaeroides and Arthrospira platensis to solar ultraviolet radiation exposure. J. Appl. Ph</w:t>
        </w:r>
        <w:r w:rsidR="00717B14">
          <w:rPr>
            <w:rFonts w:ascii="Times New Roman" w:hAnsi="Times New Roman" w:cs="Times New Roman"/>
            <w:noProof/>
          </w:rPr>
          <w:t>ycol. 18: 57– 66.</w:t>
        </w:r>
      </w:ins>
    </w:p>
    <w:p w14:paraId="6AA34C43" w14:textId="77777777" w:rsidR="00A13029" w:rsidRPr="007B7953" w:rsidRDefault="00A13029" w:rsidP="00A13029">
      <w:pPr>
        <w:widowControl w:val="0"/>
        <w:autoSpaceDE w:val="0"/>
        <w:autoSpaceDN w:val="0"/>
        <w:adjustRightInd w:val="0"/>
        <w:ind w:left="480" w:hanging="480"/>
        <w:rPr>
          <w:ins w:id="4961" w:author="Samylla Oliveira" w:date="2020-06-01T19:43:00Z"/>
          <w:rFonts w:ascii="Times New Roman" w:hAnsi="Times New Roman" w:cs="Times New Roman"/>
          <w:noProof/>
          <w:lang w:val="pt-BR"/>
          <w:rPrChange w:id="4962" w:author="Samylla Oliveira" w:date="2020-06-17T13:30:00Z">
            <w:rPr>
              <w:ins w:id="4963" w:author="Samylla Oliveira" w:date="2020-06-01T19:43:00Z"/>
              <w:rFonts w:ascii="Times New Roman" w:hAnsi="Times New Roman" w:cs="Times New Roman"/>
              <w:noProof/>
            </w:rPr>
          </w:rPrChange>
        </w:rPr>
      </w:pPr>
      <w:ins w:id="4964" w:author="Samylla Oliveira" w:date="2020-06-01T19:43:00Z">
        <w:r w:rsidRPr="00A13029">
          <w:rPr>
            <w:rFonts w:ascii="Times New Roman" w:hAnsi="Times New Roman" w:cs="Times New Roman"/>
            <w:noProof/>
          </w:rPr>
          <w:t xml:space="preserve">Helbling, E. W., Gao, K., Gonçalves, R. J., Wu, H. &amp; Villafañe, V. E. 2003. Utilization of solar UV radiation by coastal phytoplankton assemblages off SE China when exposed to fast mixing. </w:t>
        </w:r>
        <w:r w:rsidRPr="007B7953">
          <w:rPr>
            <w:rFonts w:ascii="Times New Roman" w:hAnsi="Times New Roman" w:cs="Times New Roman"/>
            <w:noProof/>
            <w:lang w:val="pt-BR"/>
            <w:rPrChange w:id="4965" w:author="Samylla Oliveira" w:date="2020-06-17T13:30:00Z">
              <w:rPr>
                <w:rFonts w:ascii="Times New Roman" w:hAnsi="Times New Roman" w:cs="Times New Roman"/>
                <w:noProof/>
              </w:rPr>
            </w:rPrChange>
          </w:rPr>
          <w:t>Mar. Ecol. Prog. Ser. 259: 59– 66.</w:t>
        </w:r>
      </w:ins>
    </w:p>
    <w:p w14:paraId="58947398" w14:textId="77777777" w:rsidR="00A13029" w:rsidRPr="00A13029" w:rsidRDefault="00A13029" w:rsidP="00A13029">
      <w:pPr>
        <w:widowControl w:val="0"/>
        <w:autoSpaceDE w:val="0"/>
        <w:autoSpaceDN w:val="0"/>
        <w:adjustRightInd w:val="0"/>
        <w:ind w:left="480" w:hanging="480"/>
        <w:rPr>
          <w:ins w:id="4966" w:author="Samylla Oliveira" w:date="2020-06-01T19:43:00Z"/>
          <w:rFonts w:ascii="Times New Roman" w:hAnsi="Times New Roman" w:cs="Times New Roman"/>
          <w:noProof/>
        </w:rPr>
      </w:pPr>
      <w:ins w:id="4967" w:author="Samylla Oliveira" w:date="2020-06-01T19:43:00Z">
        <w:r w:rsidRPr="007B7953">
          <w:rPr>
            <w:rFonts w:ascii="Times New Roman" w:hAnsi="Times New Roman" w:cs="Times New Roman"/>
            <w:noProof/>
            <w:lang w:val="pt-BR"/>
            <w:rPrChange w:id="4968" w:author="Samylla Oliveira" w:date="2020-06-17T13:30:00Z">
              <w:rPr>
                <w:rFonts w:ascii="Times New Roman" w:hAnsi="Times New Roman" w:cs="Times New Roman"/>
                <w:noProof/>
              </w:rPr>
            </w:rPrChange>
          </w:rPr>
          <w:t xml:space="preserve">Helbling, E. W., Villafañe, V. E., Buma, A. G. J., Andrade, M. &amp; Zaratti, F. 2001. </w:t>
        </w:r>
        <w:r w:rsidRPr="00A13029">
          <w:rPr>
            <w:rFonts w:ascii="Times New Roman" w:hAnsi="Times New Roman" w:cs="Times New Roman"/>
            <w:noProof/>
          </w:rPr>
          <w:t>DNA damage and photosynthetic inhibition induced by solar ultraviolet radiation in tropical phytoplankton (Lake Titicaca, Bolivia). Eur. J. Phycol. 36: 157– 66.</w:t>
        </w:r>
      </w:ins>
    </w:p>
    <w:p w14:paraId="52236B94" w14:textId="77777777" w:rsidR="00A13029" w:rsidRPr="00A13029" w:rsidRDefault="00A13029" w:rsidP="00A13029">
      <w:pPr>
        <w:widowControl w:val="0"/>
        <w:autoSpaceDE w:val="0"/>
        <w:autoSpaceDN w:val="0"/>
        <w:adjustRightInd w:val="0"/>
        <w:ind w:left="480" w:hanging="480"/>
        <w:rPr>
          <w:ins w:id="4969" w:author="Samylla Oliveira" w:date="2020-06-01T19:43:00Z"/>
          <w:rFonts w:ascii="Times New Roman" w:hAnsi="Times New Roman" w:cs="Times New Roman"/>
          <w:noProof/>
        </w:rPr>
      </w:pPr>
      <w:ins w:id="4970" w:author="Samylla Oliveira" w:date="2020-06-01T19:43:00Z">
        <w:r w:rsidRPr="00A13029">
          <w:rPr>
            <w:rFonts w:ascii="Times New Roman" w:hAnsi="Times New Roman" w:cs="Times New Roman"/>
            <w:noProof/>
          </w:rPr>
          <w:t>Crossref Web of Science®Google Scholar</w:t>
        </w:r>
      </w:ins>
    </w:p>
    <w:p w14:paraId="33E2F30B" w14:textId="77777777" w:rsidR="00A13029" w:rsidRPr="00A13029" w:rsidRDefault="00A13029" w:rsidP="00A13029">
      <w:pPr>
        <w:widowControl w:val="0"/>
        <w:autoSpaceDE w:val="0"/>
        <w:autoSpaceDN w:val="0"/>
        <w:adjustRightInd w:val="0"/>
        <w:ind w:left="480" w:hanging="480"/>
        <w:rPr>
          <w:ins w:id="4971" w:author="Samylla Oliveira" w:date="2020-06-01T19:43:00Z"/>
          <w:rFonts w:ascii="Times New Roman" w:hAnsi="Times New Roman" w:cs="Times New Roman"/>
          <w:noProof/>
        </w:rPr>
      </w:pPr>
      <w:ins w:id="4972" w:author="Samylla Oliveira" w:date="2020-06-01T19:43:00Z">
        <w:r w:rsidRPr="00A13029">
          <w:rPr>
            <w:rFonts w:ascii="Times New Roman" w:hAnsi="Times New Roman" w:cs="Times New Roman"/>
            <w:noProof/>
          </w:rPr>
          <w:t>Holm‐Hansen, O., Helbling, E. W. &amp; Lubin, D. 1993. Ultraviolet radiation in Antarctica: inhibition of primary production. Photochem. Photobiol. 58: 567– 70.</w:t>
        </w:r>
      </w:ins>
    </w:p>
    <w:p w14:paraId="2D89B56D" w14:textId="77777777" w:rsidR="00A13029" w:rsidRPr="00A13029" w:rsidRDefault="00A13029" w:rsidP="00A13029">
      <w:pPr>
        <w:widowControl w:val="0"/>
        <w:autoSpaceDE w:val="0"/>
        <w:autoSpaceDN w:val="0"/>
        <w:adjustRightInd w:val="0"/>
        <w:ind w:left="480" w:hanging="480"/>
        <w:rPr>
          <w:ins w:id="4973" w:author="Samylla Oliveira" w:date="2020-06-01T19:43:00Z"/>
          <w:rFonts w:ascii="Times New Roman" w:hAnsi="Times New Roman" w:cs="Times New Roman"/>
          <w:noProof/>
        </w:rPr>
      </w:pPr>
      <w:ins w:id="4974" w:author="Samylla Oliveira" w:date="2020-06-01T19:43:00Z">
        <w:r w:rsidRPr="00A13029">
          <w:rPr>
            <w:rFonts w:ascii="Times New Roman" w:hAnsi="Times New Roman" w:cs="Times New Roman"/>
            <w:noProof/>
          </w:rPr>
          <w:t>Huner, N. P. A., Öquist, G. &amp; Sarhan, F. 1998. Energy balance and acclimation to light and cold. Trends Plant Sci. 3: 224– 30.</w:t>
        </w:r>
      </w:ins>
    </w:p>
    <w:p w14:paraId="3C86977F" w14:textId="77777777" w:rsidR="00A13029" w:rsidRPr="00A13029" w:rsidRDefault="00A13029" w:rsidP="00A13029">
      <w:pPr>
        <w:widowControl w:val="0"/>
        <w:autoSpaceDE w:val="0"/>
        <w:autoSpaceDN w:val="0"/>
        <w:adjustRightInd w:val="0"/>
        <w:ind w:left="480" w:hanging="480"/>
        <w:rPr>
          <w:ins w:id="4975" w:author="Samylla Oliveira" w:date="2020-06-01T19:43:00Z"/>
          <w:rFonts w:ascii="Times New Roman" w:hAnsi="Times New Roman" w:cs="Times New Roman"/>
          <w:noProof/>
        </w:rPr>
      </w:pPr>
      <w:ins w:id="4976" w:author="Samylla Oliveira" w:date="2020-06-01T19:43:00Z">
        <w:r w:rsidRPr="00A13029">
          <w:rPr>
            <w:rFonts w:ascii="Times New Roman" w:hAnsi="Times New Roman" w:cs="Times New Roman"/>
            <w:noProof/>
          </w:rPr>
          <w:t>Jansen, M. A. K., Mattoo, A. K. &amp; Edelman, M. 1999. D1–D2 protein degradation in the chloroplast: complex light saturation kinetics. Eur. J. Biochem. 260: 527– 32.</w:t>
        </w:r>
      </w:ins>
    </w:p>
    <w:p w14:paraId="3A551706" w14:textId="77777777" w:rsidR="00A13029" w:rsidRPr="00A13029" w:rsidRDefault="00A13029" w:rsidP="00A13029">
      <w:pPr>
        <w:widowControl w:val="0"/>
        <w:autoSpaceDE w:val="0"/>
        <w:autoSpaceDN w:val="0"/>
        <w:adjustRightInd w:val="0"/>
        <w:ind w:left="480" w:hanging="480"/>
        <w:rPr>
          <w:ins w:id="4977" w:author="Samylla Oliveira" w:date="2020-06-01T19:43:00Z"/>
          <w:rFonts w:ascii="Times New Roman" w:hAnsi="Times New Roman" w:cs="Times New Roman"/>
          <w:noProof/>
        </w:rPr>
      </w:pPr>
      <w:ins w:id="4978" w:author="Samylla Oliveira" w:date="2020-06-01T19:43:00Z">
        <w:r w:rsidRPr="007B7953">
          <w:rPr>
            <w:rFonts w:ascii="Times New Roman" w:hAnsi="Times New Roman" w:cs="Times New Roman"/>
            <w:noProof/>
          </w:rPr>
          <w:t xml:space="preserve">Jeeji Bai, N. &amp; Seshadri, C. V. 1980. </w:t>
        </w:r>
        <w:r w:rsidRPr="00A13029">
          <w:rPr>
            <w:rFonts w:ascii="Times New Roman" w:hAnsi="Times New Roman" w:cs="Times New Roman"/>
            <w:noProof/>
          </w:rPr>
          <w:t>On coiling and uncoiling of trichomes in the genus Spirulina . Arch. Hydrobiol. (Suppl. 60, Algol. Stud.) 26: 32– 47.</w:t>
        </w:r>
      </w:ins>
    </w:p>
    <w:p w14:paraId="3F709658" w14:textId="77777777" w:rsidR="00A13029" w:rsidRPr="00A13029" w:rsidRDefault="00A13029" w:rsidP="00A13029">
      <w:pPr>
        <w:widowControl w:val="0"/>
        <w:autoSpaceDE w:val="0"/>
        <w:autoSpaceDN w:val="0"/>
        <w:adjustRightInd w:val="0"/>
        <w:ind w:left="480" w:hanging="480"/>
        <w:rPr>
          <w:ins w:id="4979" w:author="Samylla Oliveira" w:date="2020-06-01T19:43:00Z"/>
          <w:rFonts w:ascii="Times New Roman" w:hAnsi="Times New Roman" w:cs="Times New Roman"/>
          <w:noProof/>
        </w:rPr>
      </w:pPr>
      <w:ins w:id="4980" w:author="Samylla Oliveira" w:date="2020-06-01T19:43:00Z">
        <w:r w:rsidRPr="00A13029">
          <w:rPr>
            <w:rFonts w:ascii="Times New Roman" w:hAnsi="Times New Roman" w:cs="Times New Roman"/>
            <w:noProof/>
          </w:rPr>
          <w:t xml:space="preserve">Li, S., Paulsson, M. &amp; Björn, L. O. 2002. Temperature‐dependent formation and photorepair of DNA damage induced by UV‐B radiation in suspension‐cultured </w:t>
        </w:r>
        <w:r w:rsidRPr="00A13029">
          <w:rPr>
            <w:rFonts w:ascii="Times New Roman" w:hAnsi="Times New Roman" w:cs="Times New Roman"/>
            <w:noProof/>
          </w:rPr>
          <w:lastRenderedPageBreak/>
          <w:t>tobacco cells. J. Photochem. Photobiol. B Biol. 66: 67– 72.</w:t>
        </w:r>
      </w:ins>
    </w:p>
    <w:p w14:paraId="29EF984D" w14:textId="77777777" w:rsidR="00A13029" w:rsidRPr="00A13029" w:rsidRDefault="00A13029" w:rsidP="00A13029">
      <w:pPr>
        <w:widowControl w:val="0"/>
        <w:autoSpaceDE w:val="0"/>
        <w:autoSpaceDN w:val="0"/>
        <w:adjustRightInd w:val="0"/>
        <w:ind w:left="480" w:hanging="480"/>
        <w:rPr>
          <w:ins w:id="4981" w:author="Samylla Oliveira" w:date="2020-06-01T19:43:00Z"/>
          <w:rFonts w:ascii="Times New Roman" w:hAnsi="Times New Roman" w:cs="Times New Roman"/>
          <w:noProof/>
        </w:rPr>
      </w:pPr>
      <w:ins w:id="4982" w:author="Samylla Oliveira" w:date="2020-06-01T19:43:00Z">
        <w:r w:rsidRPr="00A13029">
          <w:rPr>
            <w:rFonts w:ascii="Times New Roman" w:hAnsi="Times New Roman" w:cs="Times New Roman"/>
            <w:noProof/>
          </w:rPr>
          <w:t>Lu, C. &amp; Vonshak, A. 1999. Photoinhibition in outdoor Spirulina platensis cultures assessed by polyphasic chlorophyll fluorescence transients. J. Appl. Phycol. 11: 355– 9.</w:t>
        </w:r>
      </w:ins>
    </w:p>
    <w:p w14:paraId="4A49C9A6" w14:textId="77777777" w:rsidR="00A13029" w:rsidRPr="00A13029" w:rsidRDefault="00A13029" w:rsidP="00A13029">
      <w:pPr>
        <w:widowControl w:val="0"/>
        <w:autoSpaceDE w:val="0"/>
        <w:autoSpaceDN w:val="0"/>
        <w:adjustRightInd w:val="0"/>
        <w:ind w:left="480" w:hanging="480"/>
        <w:rPr>
          <w:ins w:id="4983" w:author="Samylla Oliveira" w:date="2020-06-01T19:43:00Z"/>
          <w:rFonts w:ascii="Times New Roman" w:hAnsi="Times New Roman" w:cs="Times New Roman"/>
          <w:noProof/>
        </w:rPr>
      </w:pPr>
      <w:ins w:id="4984" w:author="Samylla Oliveira" w:date="2020-06-01T19:43:00Z">
        <w:r w:rsidRPr="00A13029">
          <w:rPr>
            <w:rFonts w:ascii="Times New Roman" w:hAnsi="Times New Roman" w:cs="Times New Roman"/>
            <w:noProof/>
          </w:rPr>
          <w:t>Lu, J., Yoshizaki, G., Sakai, K. &amp; Takeuchi, T. 2002. Acceptability of raw Spirulina platensis by larval tilapia Oreochromis niloticus . Fish. Sci. 68: 51– 8.</w:t>
        </w:r>
      </w:ins>
    </w:p>
    <w:p w14:paraId="54CB0AB8" w14:textId="77777777" w:rsidR="00A13029" w:rsidRPr="00A13029" w:rsidRDefault="00A13029" w:rsidP="00A13029">
      <w:pPr>
        <w:widowControl w:val="0"/>
        <w:autoSpaceDE w:val="0"/>
        <w:autoSpaceDN w:val="0"/>
        <w:adjustRightInd w:val="0"/>
        <w:ind w:left="480" w:hanging="480"/>
        <w:rPr>
          <w:ins w:id="4985" w:author="Samylla Oliveira" w:date="2020-06-01T19:43:00Z"/>
          <w:rFonts w:ascii="Times New Roman" w:hAnsi="Times New Roman" w:cs="Times New Roman"/>
          <w:noProof/>
        </w:rPr>
      </w:pPr>
      <w:ins w:id="4986" w:author="Samylla Oliveira" w:date="2020-06-01T19:43:00Z">
        <w:r w:rsidRPr="00A13029">
          <w:rPr>
            <w:rFonts w:ascii="Times New Roman" w:hAnsi="Times New Roman" w:cs="Times New Roman"/>
            <w:noProof/>
          </w:rPr>
          <w:t>Meehl, G. A., Washington, W. M., Collins, W. D., Arblaster, J. M., Hu, A., Buja, L. E., Strand, W. G. &amp; Teng, H. 2005. How much more global warming and sea level rise? Science 307: 1769– 72.</w:t>
        </w:r>
      </w:ins>
    </w:p>
    <w:p w14:paraId="7AAD85C0" w14:textId="3B8C42A6" w:rsidR="00A13029" w:rsidRDefault="00A13029" w:rsidP="00A13029">
      <w:pPr>
        <w:widowControl w:val="0"/>
        <w:autoSpaceDE w:val="0"/>
        <w:autoSpaceDN w:val="0"/>
        <w:adjustRightInd w:val="0"/>
        <w:ind w:left="480" w:hanging="480"/>
        <w:rPr>
          <w:ins w:id="4987" w:author="Samylla Oliveira" w:date="2020-06-01T19:43:00Z"/>
          <w:rFonts w:ascii="Times New Roman" w:hAnsi="Times New Roman" w:cs="Times New Roman"/>
          <w:noProof/>
        </w:rPr>
      </w:pPr>
      <w:ins w:id="4988" w:author="Samylla Oliveira" w:date="2020-06-01T19:43:00Z">
        <w:r w:rsidRPr="00A13029">
          <w:rPr>
            <w:rFonts w:ascii="Times New Roman" w:hAnsi="Times New Roman" w:cs="Times New Roman"/>
            <w:noProof/>
          </w:rPr>
          <w:t>Middleton, E. M. &amp; Teramura, A. H. 1993. The role of flavonol glycosides and carotenoids in protecting soybean from ultraviolet‐B damage. Plant Physiol. 103: 741– 52.</w:t>
        </w:r>
      </w:ins>
    </w:p>
    <w:p w14:paraId="0EE5A7EF" w14:textId="7402A16E" w:rsidR="00A13029" w:rsidRPr="00082073" w:rsidDel="00760F3C" w:rsidRDefault="00A13029" w:rsidP="00A13029">
      <w:pPr>
        <w:widowControl w:val="0"/>
        <w:autoSpaceDE w:val="0"/>
        <w:autoSpaceDN w:val="0"/>
        <w:adjustRightInd w:val="0"/>
        <w:ind w:left="480" w:hanging="480"/>
        <w:rPr>
          <w:del w:id="4989" w:author="Samylla Oliveira" w:date="2020-06-01T19:56:00Z"/>
          <w:rFonts w:ascii="Times New Roman" w:hAnsi="Times New Roman" w:cs="Times New Roman"/>
          <w:noProof/>
        </w:rPr>
      </w:pPr>
    </w:p>
    <w:p w14:paraId="0D325283" w14:textId="77777777" w:rsidR="001D1ED4" w:rsidRPr="00082073" w:rsidRDefault="001D1ED4" w:rsidP="001D1ED4">
      <w:pPr>
        <w:spacing w:after="0"/>
        <w:rPr>
          <w:rFonts w:ascii="Times New Roman" w:eastAsia="Times New Roman" w:hAnsi="Times New Roman" w:cs="Times New Roman"/>
          <w:lang w:eastAsia="pt-BR"/>
          <w:rPrChange w:id="4990"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991" w:author="Samylla Oliveira" w:date="2020-06-01T16:28:00Z">
            <w:rPr>
              <w:rFonts w:ascii="Times New Roman" w:eastAsia="Times New Roman" w:hAnsi="Times New Roman" w:cs="Times New Roman"/>
              <w:color w:val="323232"/>
              <w:lang w:eastAsia="pt-BR"/>
            </w:rPr>
          </w:rPrChange>
        </w:rPr>
        <w:t>E. Navarro, A. Baun, R. Behra, N.B. Hartmann, J. Filser, A.-J. Miao, A. Quigg, P.H. Santschi, L. Sigg</w:t>
      </w:r>
    </w:p>
    <w:p w14:paraId="5E941506" w14:textId="77777777" w:rsidR="001D1ED4" w:rsidRPr="00082073" w:rsidRDefault="001D1ED4" w:rsidP="001D1ED4">
      <w:pPr>
        <w:spacing w:after="0"/>
        <w:rPr>
          <w:rFonts w:ascii="Times New Roman" w:eastAsia="Times New Roman" w:hAnsi="Times New Roman" w:cs="Times New Roman"/>
          <w:b/>
          <w:lang w:eastAsia="pt-BR"/>
          <w:rPrChange w:id="4992" w:author="Samylla Oliveira" w:date="2020-06-01T16:28:00Z">
            <w:rPr>
              <w:rFonts w:ascii="Times New Roman" w:eastAsia="Times New Roman" w:hAnsi="Times New Roman" w:cs="Times New Roman"/>
              <w:b/>
              <w:color w:val="323232"/>
              <w:lang w:eastAsia="pt-BR"/>
            </w:rPr>
          </w:rPrChange>
        </w:rPr>
      </w:pPr>
      <w:r w:rsidRPr="00082073">
        <w:rPr>
          <w:rFonts w:ascii="Times New Roman" w:eastAsia="Times New Roman" w:hAnsi="Times New Roman" w:cs="Times New Roman"/>
          <w:b/>
          <w:lang w:eastAsia="pt-BR"/>
          <w:rPrChange w:id="4993" w:author="Samylla Oliveira" w:date="2020-06-01T16:28:00Z">
            <w:rPr>
              <w:rFonts w:ascii="Times New Roman" w:eastAsia="Times New Roman" w:hAnsi="Times New Roman" w:cs="Times New Roman"/>
              <w:b/>
              <w:color w:val="323232"/>
              <w:lang w:eastAsia="pt-BR"/>
            </w:rPr>
          </w:rPrChange>
        </w:rPr>
        <w:t>Environmental behavior and ecotoxicity of engineered nanoparticles to algae, plants, and fungi</w:t>
      </w:r>
    </w:p>
    <w:p w14:paraId="71F7722D" w14:textId="0935137E" w:rsidR="001D1ED4" w:rsidRPr="00082073" w:rsidRDefault="001D1ED4" w:rsidP="001D1ED4">
      <w:pPr>
        <w:spacing w:after="0"/>
        <w:rPr>
          <w:rFonts w:ascii="Times New Roman" w:eastAsia="Times New Roman" w:hAnsi="Times New Roman" w:cs="Times New Roman"/>
          <w:lang w:eastAsia="pt-BR"/>
          <w:rPrChange w:id="4994" w:author="Samylla Oliveira" w:date="2020-06-01T16:28:00Z">
            <w:rPr>
              <w:rFonts w:ascii="Times New Roman" w:eastAsia="Times New Roman" w:hAnsi="Times New Roman" w:cs="Times New Roman"/>
              <w:color w:val="323232"/>
              <w:lang w:eastAsia="pt-BR"/>
            </w:rPr>
          </w:rPrChange>
        </w:rPr>
      </w:pPr>
      <w:r w:rsidRPr="00082073">
        <w:rPr>
          <w:rFonts w:ascii="Times New Roman" w:eastAsia="Times New Roman" w:hAnsi="Times New Roman" w:cs="Times New Roman"/>
          <w:lang w:eastAsia="pt-BR"/>
          <w:rPrChange w:id="4995" w:author="Samylla Oliveira" w:date="2020-06-01T16:28:00Z">
            <w:rPr>
              <w:rFonts w:ascii="Times New Roman" w:eastAsia="Times New Roman" w:hAnsi="Times New Roman" w:cs="Times New Roman"/>
              <w:color w:val="323232"/>
              <w:lang w:eastAsia="pt-BR"/>
            </w:rPr>
          </w:rPrChange>
        </w:rPr>
        <w:t>Ecotoxicology, 17 (2008), pp. 372-386</w:t>
      </w:r>
    </w:p>
    <w:p w14:paraId="543989F6" w14:textId="77777777" w:rsidR="001D1ED4" w:rsidRPr="00082073" w:rsidRDefault="001D1ED4" w:rsidP="001D1ED4">
      <w:pPr>
        <w:spacing w:after="0"/>
        <w:rPr>
          <w:rFonts w:ascii="Times New Roman" w:eastAsia="Times New Roman" w:hAnsi="Times New Roman" w:cs="Times New Roman"/>
          <w:lang w:eastAsia="pt-BR"/>
          <w:rPrChange w:id="4996" w:author="Samylla Oliveira" w:date="2020-06-01T16:28:00Z">
            <w:rPr>
              <w:rFonts w:ascii="Times New Roman" w:eastAsia="Times New Roman" w:hAnsi="Times New Roman" w:cs="Times New Roman"/>
              <w:color w:val="323232"/>
              <w:lang w:eastAsia="pt-BR"/>
            </w:rPr>
          </w:rPrChange>
        </w:rPr>
      </w:pPr>
    </w:p>
    <w:p w14:paraId="73B2A0A0" w14:textId="77777777" w:rsidR="001D1ED4" w:rsidRPr="008B1605" w:rsidRDefault="001D1ED4" w:rsidP="001D1ED4">
      <w:pPr>
        <w:spacing w:after="0"/>
        <w:rPr>
          <w:rFonts w:ascii="Times New Roman" w:eastAsia="Times New Roman" w:hAnsi="Times New Roman" w:cs="Times New Roman"/>
          <w:color w:val="323232"/>
          <w:lang w:eastAsia="pt-BR"/>
        </w:rPr>
      </w:pPr>
      <w:r w:rsidRPr="00082073">
        <w:rPr>
          <w:rFonts w:ascii="Times New Roman" w:eastAsia="Times New Roman" w:hAnsi="Times New Roman" w:cs="Times New Roman"/>
          <w:lang w:eastAsia="pt-BR"/>
          <w:rPrChange w:id="4997" w:author="Samylla Oliveira" w:date="2020-06-01T16:28:00Z">
            <w:rPr>
              <w:rFonts w:ascii="Times New Roman" w:eastAsia="Times New Roman" w:hAnsi="Times New Roman" w:cs="Times New Roman"/>
              <w:color w:val="323232"/>
              <w:lang w:eastAsia="pt-BR"/>
            </w:rPr>
          </w:rPrChange>
        </w:rPr>
        <w:t>Paerl, H.W., Qin, B., McCa</w:t>
      </w:r>
      <w:r w:rsidRPr="00C42B0D">
        <w:rPr>
          <w:rFonts w:ascii="Times New Roman" w:eastAsia="Times New Roman" w:hAnsi="Times New Roman" w:cs="Times New Roman"/>
          <w:color w:val="323232"/>
          <w:lang w:eastAsia="pt-BR"/>
        </w:rPr>
        <w:t xml:space="preserve">rthy, M.J., Newell, S.E., Havens, K.E., Gardner, W.S., Joyner, A.R., Scott, J.T., 2016b. </w:t>
      </w:r>
      <w:r w:rsidRPr="00681023">
        <w:rPr>
          <w:rFonts w:ascii="Times New Roman" w:eastAsia="Times New Roman" w:hAnsi="Times New Roman" w:cs="Times New Roman"/>
          <w:color w:val="323232"/>
          <w:lang w:eastAsia="pt-BR"/>
        </w:rPr>
        <w:t xml:space="preserve">Mitigating cyanobacterial harmful algal blooms in aquatic ecosystems impacted by climate change and anthropogenic nutrients. </w:t>
      </w:r>
      <w:r w:rsidRPr="008B1605">
        <w:rPr>
          <w:rFonts w:ascii="Times New Roman" w:eastAsia="Times New Roman" w:hAnsi="Times New Roman" w:cs="Times New Roman"/>
          <w:color w:val="323232"/>
          <w:lang w:eastAsia="pt-BR"/>
        </w:rPr>
        <w:t xml:space="preserve">Harmful Algae. </w:t>
      </w:r>
      <w:hyperlink r:id="rId44" w:history="1">
        <w:r w:rsidRPr="008B1605">
          <w:rPr>
            <w:rStyle w:val="Hyperlink"/>
            <w:rFonts w:ascii="Times New Roman" w:eastAsia="Times New Roman" w:hAnsi="Times New Roman" w:cs="Times New Roman"/>
            <w:lang w:eastAsia="pt-BR"/>
          </w:rPr>
          <w:t>https://doi.org/10.1016/j.hal.2015.09.009</w:t>
        </w:r>
      </w:hyperlink>
    </w:p>
    <w:p w14:paraId="26C91948" w14:textId="77777777" w:rsidR="001D1ED4" w:rsidRPr="008B1605" w:rsidRDefault="001D1ED4" w:rsidP="001D1ED4">
      <w:pPr>
        <w:spacing w:after="0"/>
        <w:rPr>
          <w:rFonts w:ascii="Times New Roman" w:eastAsia="Times New Roman" w:hAnsi="Times New Roman" w:cs="Times New Roman"/>
          <w:color w:val="323232"/>
          <w:lang w:eastAsia="pt-BR"/>
        </w:rPr>
      </w:pPr>
    </w:p>
    <w:p w14:paraId="0BDB9C14" w14:textId="77777777" w:rsidR="001D1ED4" w:rsidRPr="00DA6FEE" w:rsidRDefault="001D1ED4" w:rsidP="001D1ED4">
      <w:pPr>
        <w:spacing w:after="0"/>
        <w:rPr>
          <w:rFonts w:ascii="Times New Roman" w:eastAsia="Times New Roman" w:hAnsi="Times New Roman" w:cs="Times New Roman"/>
          <w:color w:val="323232"/>
          <w:lang w:val="pt-BR" w:eastAsia="pt-BR"/>
        </w:rPr>
      </w:pPr>
      <w:r w:rsidRPr="008B1605">
        <w:rPr>
          <w:rFonts w:ascii="Times New Roman" w:eastAsia="Times New Roman" w:hAnsi="Times New Roman" w:cs="Times New Roman"/>
          <w:color w:val="323232"/>
          <w:lang w:eastAsia="pt-BR"/>
        </w:rPr>
        <w:t xml:space="preserve">Pereyra, J.P.A., D’Agostino, P.M., Mazmouz, R., Woodhouse, J.N., Pickford, R., Jameson, I., Neilan, B.A., 2017. </w:t>
      </w:r>
      <w:r w:rsidRPr="00681023">
        <w:rPr>
          <w:rFonts w:ascii="Times New Roman" w:eastAsia="Times New Roman" w:hAnsi="Times New Roman" w:cs="Times New Roman"/>
          <w:color w:val="323232"/>
          <w:lang w:eastAsia="pt-BR"/>
        </w:rPr>
        <w:t xml:space="preserve">Molecular and morphological survey of saxitoxin-producing cyanobacterium Dolichospermum circinale (Anabaena circinalis) isolated from geographically distinct regions of Australia. </w:t>
      </w:r>
      <w:r w:rsidRPr="00681023">
        <w:rPr>
          <w:rFonts w:ascii="Times New Roman" w:eastAsia="Times New Roman" w:hAnsi="Times New Roman" w:cs="Times New Roman"/>
          <w:color w:val="323232"/>
          <w:lang w:val="pt-BR" w:eastAsia="pt-BR"/>
        </w:rPr>
        <w:t>Toxicon 138, 68–77. https://doi.org/10.1016/j.toxicon.2017.08.006</w:t>
      </w:r>
    </w:p>
    <w:p w14:paraId="02FF523B" w14:textId="77777777" w:rsidR="001D1ED4" w:rsidRDefault="001D1ED4" w:rsidP="001D1ED4">
      <w:pPr>
        <w:spacing w:after="0"/>
        <w:rPr>
          <w:rFonts w:ascii="Times New Roman" w:eastAsia="Times New Roman" w:hAnsi="Times New Roman" w:cs="Times New Roman"/>
          <w:color w:val="323232"/>
          <w:lang w:val="pt-BR" w:eastAsia="pt-BR"/>
        </w:rPr>
      </w:pPr>
    </w:p>
    <w:p w14:paraId="1802664C" w14:textId="77777777" w:rsidR="001D1ED4" w:rsidRDefault="001D1ED4" w:rsidP="001D1ED4">
      <w:pPr>
        <w:spacing w:after="0"/>
        <w:rPr>
          <w:rFonts w:ascii="Times New Roman" w:eastAsia="Times New Roman" w:hAnsi="Times New Roman" w:cs="Times New Roman"/>
          <w:color w:val="323232"/>
          <w:lang w:eastAsia="pt-BR"/>
        </w:rPr>
      </w:pPr>
      <w:r w:rsidRPr="00F255C5">
        <w:rPr>
          <w:rFonts w:ascii="Times New Roman" w:eastAsia="Times New Roman" w:hAnsi="Times New Roman" w:cs="Times New Roman"/>
          <w:color w:val="323232"/>
          <w:lang w:val="pt-BR" w:eastAsia="pt-BR"/>
        </w:rPr>
        <w:t xml:space="preserve">Pestana, C.J., Capelo-Neto, </w:t>
      </w:r>
      <w:r>
        <w:rPr>
          <w:rFonts w:ascii="Times New Roman" w:eastAsia="Times New Roman" w:hAnsi="Times New Roman" w:cs="Times New Roman"/>
          <w:color w:val="323232"/>
          <w:lang w:val="pt-BR" w:eastAsia="pt-BR"/>
        </w:rPr>
        <w:t xml:space="preserve">J., Lawton, L., Oliveira, S., Carloto, I., Linhares, H.P., 2019. </w:t>
      </w:r>
      <w:r w:rsidRPr="00116089">
        <w:rPr>
          <w:rFonts w:ascii="Times New Roman" w:eastAsia="Times New Roman" w:hAnsi="Times New Roman" w:cs="Times New Roman"/>
          <w:b/>
          <w:color w:val="323232"/>
          <w:lang w:eastAsia="pt-BR"/>
        </w:rPr>
        <w:t>The effect of water treatment unit processes on cyanobacterial trichome integrity.</w:t>
      </w:r>
      <w:r w:rsidRPr="00F255C5">
        <w:rPr>
          <w:rFonts w:ascii="Times New Roman" w:eastAsia="Times New Roman" w:hAnsi="Times New Roman" w:cs="Times New Roman"/>
          <w:color w:val="323232"/>
          <w:lang w:eastAsia="pt-BR"/>
        </w:rPr>
        <w:t xml:space="preserve"> </w:t>
      </w:r>
    </w:p>
    <w:p w14:paraId="273A9351" w14:textId="693A7379" w:rsidR="001D1ED4" w:rsidRDefault="001D1ED4" w:rsidP="001D1ED4">
      <w:pPr>
        <w:spacing w:after="0"/>
        <w:rPr>
          <w:rStyle w:val="Hyperlink"/>
          <w:rFonts w:ascii="Times New Roman" w:eastAsia="Times New Roman" w:hAnsi="Times New Roman" w:cs="Times New Roman"/>
          <w:lang w:eastAsia="pt-BR"/>
        </w:rPr>
      </w:pPr>
      <w:r>
        <w:rPr>
          <w:rFonts w:ascii="Times New Roman" w:eastAsia="Times New Roman" w:hAnsi="Times New Roman" w:cs="Times New Roman"/>
          <w:color w:val="323232"/>
          <w:lang w:eastAsia="pt-BR"/>
        </w:rPr>
        <w:lastRenderedPageBreak/>
        <w:t xml:space="preserve">Science of the Total Environment. </w:t>
      </w:r>
      <w:hyperlink r:id="rId45" w:history="1">
        <w:r w:rsidRPr="008B1605">
          <w:rPr>
            <w:rStyle w:val="Hyperlink"/>
            <w:rFonts w:ascii="Times New Roman" w:eastAsia="Times New Roman" w:hAnsi="Times New Roman" w:cs="Times New Roman"/>
            <w:lang w:eastAsia="pt-BR"/>
          </w:rPr>
          <w:t>https://doi.org/10.1016/j.scitotenv.2018.12.337</w:t>
        </w:r>
      </w:hyperlink>
    </w:p>
    <w:p w14:paraId="026CD023" w14:textId="77777777" w:rsidR="001D1ED4" w:rsidRPr="001D1ED4" w:rsidRDefault="001D1ED4" w:rsidP="001D1ED4">
      <w:pPr>
        <w:spacing w:after="0"/>
        <w:rPr>
          <w:rFonts w:ascii="Times New Roman" w:eastAsia="Times New Roman" w:hAnsi="Times New Roman" w:cs="Times New Roman"/>
          <w:color w:val="0000FF"/>
          <w:u w:val="single"/>
          <w:lang w:eastAsia="pt-BR"/>
        </w:rPr>
      </w:pPr>
    </w:p>
    <w:p w14:paraId="61FDA93F" w14:textId="77777777" w:rsidR="00416BC1" w:rsidRPr="00416BC1" w:rsidRDefault="00416BC1" w:rsidP="00416BC1">
      <w:pPr>
        <w:widowControl w:val="0"/>
        <w:autoSpaceDE w:val="0"/>
        <w:autoSpaceDN w:val="0"/>
        <w:adjustRightInd w:val="0"/>
        <w:ind w:left="480" w:hanging="480"/>
        <w:rPr>
          <w:rFonts w:ascii="Times New Roman" w:hAnsi="Times New Roman" w:cs="Times New Roman"/>
          <w:noProof/>
        </w:rPr>
      </w:pPr>
      <w:r w:rsidRPr="00416BC1">
        <w:rPr>
          <w:rFonts w:ascii="Times New Roman" w:hAnsi="Times New Roman" w:cs="Times New Roman"/>
          <w:noProof/>
          <w:lang w:val="pt-BR"/>
        </w:rPr>
        <w:t xml:space="preserve">Pinho, L.X., Azevedo, J., Brito, A., Santos, A., Tamagnini, P., Vilar, V.J.P., Vasconcelos, V.M., Boaventura, R.A.R., 2015. </w:t>
      </w:r>
      <w:r w:rsidRPr="00416BC1">
        <w:rPr>
          <w:rFonts w:ascii="Times New Roman" w:hAnsi="Times New Roman" w:cs="Times New Roman"/>
          <w:noProof/>
        </w:rPr>
        <w:t>Effect of TiO2 photocatalysis on the destruction of Microcystis aeruginosa cells and degradation of cyanotoxins microcystin-LR and cylindrospermopsin. Chem. Eng. J. https://doi.org/10.1016/j.cej.2014.12.111</w:t>
      </w:r>
    </w:p>
    <w:p w14:paraId="5D5D2E53" w14:textId="3330516E" w:rsidR="001D1ED4" w:rsidRPr="008B1605" w:rsidRDefault="001D1ED4" w:rsidP="001D1ED4">
      <w:pPr>
        <w:spacing w:after="0"/>
        <w:rPr>
          <w:rFonts w:ascii="Times New Roman" w:eastAsia="Times New Roman" w:hAnsi="Times New Roman" w:cs="Times New Roman"/>
          <w:color w:val="323232"/>
          <w:lang w:eastAsia="pt-BR"/>
        </w:rPr>
      </w:pPr>
      <w:r>
        <w:rPr>
          <w:rFonts w:ascii="Times New Roman" w:eastAsia="Times New Roman" w:hAnsi="Times New Roman" w:cs="Times New Roman"/>
          <w:color w:val="323232"/>
          <w:lang w:eastAsia="pt-BR"/>
        </w:rPr>
        <w:t> Pospíšil.</w:t>
      </w:r>
      <w:r w:rsidR="009C6B51">
        <w:rPr>
          <w:rFonts w:ascii="Times New Roman" w:eastAsia="Times New Roman" w:hAnsi="Times New Roman" w:cs="Times New Roman"/>
          <w:color w:val="323232"/>
          <w:lang w:eastAsia="pt-BR"/>
        </w:rPr>
        <w:t>P</w:t>
      </w:r>
      <w:r>
        <w:rPr>
          <w:rFonts w:ascii="Times New Roman" w:eastAsia="Times New Roman" w:hAnsi="Times New Roman" w:cs="Times New Roman"/>
          <w:color w:val="323232"/>
          <w:lang w:eastAsia="pt-BR"/>
        </w:rPr>
        <w:t xml:space="preserve">. </w:t>
      </w:r>
      <w:r w:rsidRPr="00DA6FEE">
        <w:rPr>
          <w:rFonts w:ascii="Times New Roman" w:eastAsia="Times New Roman" w:hAnsi="Times New Roman" w:cs="Times New Roman"/>
          <w:b/>
          <w:bCs/>
          <w:color w:val="323232"/>
          <w:lang w:eastAsia="pt-BR"/>
        </w:rPr>
        <w:t>Molecular mechanisms of production and scavenging of reactive oxygen species by photosystem II</w:t>
      </w:r>
      <w:r>
        <w:rPr>
          <w:rFonts w:ascii="Times New Roman" w:eastAsia="Times New Roman" w:hAnsi="Times New Roman" w:cs="Times New Roman"/>
          <w:color w:val="323232"/>
          <w:lang w:eastAsia="pt-BR"/>
        </w:rPr>
        <w:t xml:space="preserve">. </w:t>
      </w:r>
      <w:r w:rsidRPr="008B1605">
        <w:rPr>
          <w:rFonts w:ascii="Times New Roman" w:eastAsia="Times New Roman" w:hAnsi="Times New Roman" w:cs="Times New Roman"/>
          <w:color w:val="323232"/>
          <w:lang w:eastAsia="pt-BR"/>
        </w:rPr>
        <w:t>BBA-Bioenerg., 1817 (2012), pp. 218-231</w:t>
      </w:r>
    </w:p>
    <w:p w14:paraId="79544D39" w14:textId="77777777" w:rsidR="00717B14" w:rsidRDefault="00717B14" w:rsidP="001D1ED4">
      <w:pPr>
        <w:spacing w:after="0"/>
        <w:rPr>
          <w:ins w:id="4998" w:author="Samylla Oliveira" w:date="2020-06-01T19:51:00Z"/>
          <w:rFonts w:ascii="Times New Roman" w:eastAsia="Times New Roman" w:hAnsi="Times New Roman" w:cs="Times New Roman"/>
          <w:color w:val="323232"/>
          <w:lang w:eastAsia="pt-BR"/>
        </w:rPr>
      </w:pPr>
    </w:p>
    <w:p w14:paraId="7F8D9730" w14:textId="3AD43078" w:rsidR="001D1ED4" w:rsidRPr="008F45BC" w:rsidRDefault="001D1ED4" w:rsidP="001D1ED4">
      <w:pPr>
        <w:spacing w:after="0"/>
        <w:rPr>
          <w:rStyle w:val="Hyperlink"/>
          <w:rFonts w:ascii="Times New Roman" w:eastAsia="Times New Roman" w:hAnsi="Times New Roman" w:cs="Times New Roman"/>
          <w:lang w:eastAsia="pt-BR"/>
        </w:rPr>
      </w:pPr>
      <w:r w:rsidRPr="00E73211">
        <w:rPr>
          <w:rFonts w:ascii="Times New Roman" w:eastAsia="Times New Roman" w:hAnsi="Times New Roman" w:cs="Times New Roman"/>
          <w:color w:val="323232"/>
          <w:lang w:eastAsia="pt-BR"/>
        </w:rPr>
        <w:t>Schaefer, A. M., Yrastorza, L.,</w:t>
      </w:r>
      <w:r>
        <w:rPr>
          <w:rFonts w:ascii="Times New Roman" w:eastAsia="Times New Roman" w:hAnsi="Times New Roman" w:cs="Times New Roman"/>
          <w:color w:val="323232"/>
          <w:lang w:eastAsia="pt-BR"/>
        </w:rPr>
        <w:t xml:space="preserve"> Stockley, N., Harvey, K., Harris, N., Grady, R., Sullivan, J., McFarland, M., Reif, J.S., 2020.</w:t>
      </w:r>
      <w:r w:rsidRPr="00E73211">
        <w:t xml:space="preserve"> </w:t>
      </w:r>
      <w:r w:rsidRPr="00E73211">
        <w:rPr>
          <w:rFonts w:ascii="Times New Roman" w:eastAsia="Times New Roman" w:hAnsi="Times New Roman" w:cs="Times New Roman"/>
          <w:color w:val="323232"/>
          <w:lang w:eastAsia="pt-BR"/>
        </w:rPr>
        <w:t>Exposure to microcystin among coastal residents during a cyanobacteria bloom in Florida</w:t>
      </w:r>
      <w:r>
        <w:rPr>
          <w:rFonts w:ascii="Times New Roman" w:eastAsia="Times New Roman" w:hAnsi="Times New Roman" w:cs="Times New Roman"/>
          <w:color w:val="323232"/>
          <w:lang w:eastAsia="pt-BR"/>
        </w:rPr>
        <w:t xml:space="preserve">. </w:t>
      </w:r>
      <w:r w:rsidRPr="008F45BC">
        <w:rPr>
          <w:rFonts w:ascii="Times New Roman" w:eastAsia="Times New Roman" w:hAnsi="Times New Roman" w:cs="Times New Roman"/>
          <w:color w:val="323232"/>
          <w:lang w:eastAsia="pt-BR"/>
        </w:rPr>
        <w:t>Harmful Algae.</w:t>
      </w:r>
      <w:r w:rsidRPr="008F45BC">
        <w:t xml:space="preserve"> </w:t>
      </w:r>
      <w:hyperlink r:id="rId46" w:history="1">
        <w:r w:rsidRPr="008F45BC">
          <w:rPr>
            <w:rStyle w:val="Hyperlink"/>
            <w:rFonts w:ascii="Times New Roman" w:eastAsia="Times New Roman" w:hAnsi="Times New Roman" w:cs="Times New Roman"/>
            <w:lang w:eastAsia="pt-BR"/>
          </w:rPr>
          <w:t>https://doi.org/10.1016/j.hal.2020.101769</w:t>
        </w:r>
      </w:hyperlink>
    </w:p>
    <w:p w14:paraId="4FC3FDB1" w14:textId="77777777" w:rsidR="009C6B51" w:rsidRPr="008F45BC" w:rsidRDefault="009C6B51" w:rsidP="001D1ED4">
      <w:pPr>
        <w:spacing w:after="0"/>
        <w:rPr>
          <w:rStyle w:val="Hyperlink"/>
          <w:rFonts w:ascii="Times New Roman" w:eastAsia="Times New Roman" w:hAnsi="Times New Roman" w:cs="Times New Roman"/>
          <w:lang w:eastAsia="pt-BR"/>
        </w:rPr>
      </w:pPr>
    </w:p>
    <w:p w14:paraId="77BC80F4" w14:textId="77777777" w:rsidR="009C6B51" w:rsidRPr="009C6B51" w:rsidRDefault="009C6B51" w:rsidP="009C6B51">
      <w:pPr>
        <w:spacing w:after="0"/>
        <w:rPr>
          <w:rFonts w:ascii="Times New Roman" w:eastAsia="Times New Roman" w:hAnsi="Times New Roman" w:cs="Times New Roman"/>
          <w:color w:val="323232"/>
          <w:lang w:eastAsia="pt-BR"/>
        </w:rPr>
      </w:pPr>
      <w:r w:rsidRPr="009C6B51">
        <w:rPr>
          <w:rFonts w:ascii="Times New Roman" w:eastAsia="Times New Roman" w:hAnsi="Times New Roman" w:cs="Times New Roman"/>
          <w:color w:val="323232"/>
          <w:lang w:eastAsia="pt-BR"/>
        </w:rPr>
        <w:t>Robertson, P. K. J.  Robertson, J.M.C., Bahnemann,   D.W.</w:t>
      </w:r>
    </w:p>
    <w:p w14:paraId="15ABFAAB" w14:textId="77777777" w:rsidR="009C6B51" w:rsidRPr="009C6B51" w:rsidRDefault="009C6B51" w:rsidP="009C6B51">
      <w:pPr>
        <w:spacing w:after="0"/>
        <w:rPr>
          <w:rFonts w:ascii="Times New Roman" w:eastAsia="Times New Roman" w:hAnsi="Times New Roman" w:cs="Times New Roman"/>
          <w:color w:val="323232"/>
          <w:lang w:eastAsia="pt-BR"/>
        </w:rPr>
      </w:pPr>
      <w:r w:rsidRPr="009C6B51">
        <w:rPr>
          <w:rFonts w:ascii="Times New Roman" w:eastAsia="Times New Roman" w:hAnsi="Times New Roman" w:cs="Times New Roman"/>
          <w:color w:val="323232"/>
          <w:lang w:eastAsia="pt-BR"/>
        </w:rPr>
        <w:t>Removal of microorganisms and their chemical metabolites from water using semiconductor photocatalysis</w:t>
      </w:r>
    </w:p>
    <w:p w14:paraId="2ED89C2F" w14:textId="1CCC45D4" w:rsidR="009C6B51" w:rsidRDefault="009C6B51" w:rsidP="009C6B51">
      <w:pPr>
        <w:spacing w:after="0"/>
        <w:rPr>
          <w:ins w:id="4999" w:author="Samylla Oliveira" w:date="2020-06-01T19:41:00Z"/>
          <w:rFonts w:ascii="Times New Roman" w:eastAsia="Times New Roman" w:hAnsi="Times New Roman" w:cs="Times New Roman"/>
          <w:color w:val="323232"/>
          <w:lang w:eastAsia="pt-BR"/>
        </w:rPr>
      </w:pPr>
      <w:r w:rsidRPr="009C6B51">
        <w:rPr>
          <w:rFonts w:ascii="Times New Roman" w:eastAsia="Times New Roman" w:hAnsi="Times New Roman" w:cs="Times New Roman"/>
          <w:color w:val="323232"/>
          <w:lang w:eastAsia="pt-BR"/>
        </w:rPr>
        <w:t>Journal of Hazardous Materials, 211-212(2012), pp. 161-171</w:t>
      </w:r>
    </w:p>
    <w:p w14:paraId="623115CA" w14:textId="77777777" w:rsidR="00A13029" w:rsidRDefault="00A13029" w:rsidP="009C6B51">
      <w:pPr>
        <w:spacing w:after="0"/>
        <w:rPr>
          <w:ins w:id="5000" w:author="Samylla Oliveira" w:date="2020-06-01T19:41:00Z"/>
          <w:rFonts w:ascii="Times New Roman" w:eastAsia="Times New Roman" w:hAnsi="Times New Roman" w:cs="Times New Roman"/>
          <w:color w:val="323232"/>
          <w:lang w:eastAsia="pt-BR"/>
        </w:rPr>
      </w:pPr>
    </w:p>
    <w:p w14:paraId="639F8E0F" w14:textId="33A87F86" w:rsidR="00A13029" w:rsidRPr="007B7953" w:rsidRDefault="00A13029" w:rsidP="009C6B51">
      <w:pPr>
        <w:spacing w:after="0"/>
        <w:rPr>
          <w:rFonts w:ascii="Times New Roman" w:eastAsia="Times New Roman" w:hAnsi="Times New Roman" w:cs="Times New Roman"/>
          <w:color w:val="323232"/>
          <w:lang w:val="pt-BR" w:eastAsia="pt-BR"/>
          <w:rPrChange w:id="5001" w:author="Samylla Oliveira" w:date="2020-06-17T13:30:00Z">
            <w:rPr>
              <w:rFonts w:ascii="Times New Roman" w:eastAsia="Times New Roman" w:hAnsi="Times New Roman" w:cs="Times New Roman"/>
              <w:color w:val="323232"/>
              <w:lang w:eastAsia="pt-BR"/>
            </w:rPr>
          </w:rPrChange>
        </w:rPr>
      </w:pPr>
      <w:ins w:id="5002" w:author="Samylla Oliveira" w:date="2020-06-01T19:41:00Z">
        <w:r w:rsidRPr="00A13029">
          <w:rPr>
            <w:rFonts w:ascii="Times New Roman" w:eastAsia="Times New Roman" w:hAnsi="Times New Roman" w:cs="Times New Roman"/>
            <w:color w:val="323232"/>
            <w:lang w:eastAsia="pt-BR"/>
          </w:rPr>
          <w:t xml:space="preserve">Sass, L., Spetea, C., Máté, Z., Nagy, F. &amp; Vass, I. 1997. Repair of UV‐B‐induced damage of photosystem II via de novo synthesis of the D1 and D2 reaction centre subunits in Synechocystis sp. </w:t>
        </w:r>
        <w:r w:rsidRPr="007B7953">
          <w:rPr>
            <w:rFonts w:ascii="Times New Roman" w:eastAsia="Times New Roman" w:hAnsi="Times New Roman" w:cs="Times New Roman"/>
            <w:color w:val="323232"/>
            <w:lang w:val="pt-BR" w:eastAsia="pt-BR"/>
            <w:rPrChange w:id="5003" w:author="Samylla Oliveira" w:date="2020-06-17T13:30:00Z">
              <w:rPr>
                <w:rFonts w:ascii="Times New Roman" w:eastAsia="Times New Roman" w:hAnsi="Times New Roman" w:cs="Times New Roman"/>
                <w:color w:val="323232"/>
                <w:lang w:eastAsia="pt-BR"/>
              </w:rPr>
            </w:rPrChange>
          </w:rPr>
          <w:t>PCC 6803. Photosynth. Res. 54: 55– 62.</w:t>
        </w:r>
      </w:ins>
    </w:p>
    <w:p w14:paraId="75EE1747" w14:textId="77777777" w:rsidR="001D1ED4" w:rsidRPr="007B7953" w:rsidRDefault="001D1ED4" w:rsidP="001D1ED4">
      <w:pPr>
        <w:spacing w:after="0"/>
        <w:rPr>
          <w:rFonts w:ascii="Times New Roman" w:eastAsia="Times New Roman" w:hAnsi="Times New Roman" w:cs="Times New Roman"/>
          <w:color w:val="323232"/>
          <w:lang w:val="pt-BR" w:eastAsia="pt-BR"/>
          <w:rPrChange w:id="5004" w:author="Samylla Oliveira" w:date="2020-06-17T13:30:00Z">
            <w:rPr>
              <w:rFonts w:ascii="Times New Roman" w:eastAsia="Times New Roman" w:hAnsi="Times New Roman" w:cs="Times New Roman"/>
              <w:color w:val="323232"/>
              <w:lang w:eastAsia="pt-BR"/>
            </w:rPr>
          </w:rPrChange>
        </w:rPr>
      </w:pPr>
    </w:p>
    <w:p w14:paraId="49FFEEF6" w14:textId="77777777" w:rsidR="001D1ED4" w:rsidRPr="00DA6FEE" w:rsidRDefault="001D1ED4" w:rsidP="001D1ED4">
      <w:pPr>
        <w:spacing w:after="0"/>
        <w:rPr>
          <w:rFonts w:ascii="Times New Roman" w:eastAsia="Times New Roman" w:hAnsi="Times New Roman" w:cs="Times New Roman"/>
          <w:color w:val="323232"/>
          <w:lang w:val="pt-BR" w:eastAsia="pt-BR"/>
        </w:rPr>
      </w:pPr>
      <w:r w:rsidRPr="00DA6FEE">
        <w:rPr>
          <w:rFonts w:ascii="Times New Roman" w:eastAsia="Times New Roman" w:hAnsi="Times New Roman" w:cs="Times New Roman"/>
          <w:color w:val="323232"/>
          <w:lang w:val="pt-BR" w:eastAsia="pt-BR"/>
        </w:rPr>
        <w:t>M. Sendra. I. Moreno- Garrido, M.P. Yeste, J.M. Gatica, J.Blasco.</w:t>
      </w:r>
    </w:p>
    <w:p w14:paraId="7A7F2A0E" w14:textId="77777777" w:rsidR="001D1ED4" w:rsidRPr="00DA6FEE" w:rsidRDefault="001D1ED4" w:rsidP="001D1ED4">
      <w:pPr>
        <w:spacing w:after="0"/>
        <w:rPr>
          <w:rFonts w:ascii="Times New Roman" w:eastAsia="Times New Roman" w:hAnsi="Times New Roman" w:cs="Times New Roman"/>
          <w:b/>
          <w:color w:val="323232"/>
          <w:lang w:eastAsia="pt-BR"/>
        </w:rPr>
      </w:pPr>
      <w:r w:rsidRPr="00DA6FEE">
        <w:rPr>
          <w:rFonts w:ascii="Times New Roman" w:eastAsia="Times New Roman" w:hAnsi="Times New Roman" w:cs="Times New Roman"/>
          <w:b/>
          <w:color w:val="323232"/>
          <w:lang w:eastAsia="pt-BR"/>
        </w:rPr>
        <w:t>Toxicity of TiO</w:t>
      </w:r>
      <w:r w:rsidRPr="00DA6FEE">
        <w:rPr>
          <w:rFonts w:ascii="Times New Roman" w:eastAsia="Times New Roman" w:hAnsi="Times New Roman" w:cs="Times New Roman"/>
          <w:b/>
          <w:color w:val="323232"/>
          <w:vertAlign w:val="subscript"/>
          <w:lang w:eastAsia="pt-BR"/>
        </w:rPr>
        <w:t>2</w:t>
      </w:r>
      <w:r w:rsidRPr="00DA6FEE">
        <w:rPr>
          <w:rFonts w:ascii="Times New Roman" w:eastAsia="Times New Roman" w:hAnsi="Times New Roman" w:cs="Times New Roman"/>
          <w:b/>
          <w:color w:val="323232"/>
          <w:lang w:eastAsia="pt-BR"/>
        </w:rPr>
        <w:t>, in nanoparticle or bulk form to freshwater and marine microalgae under visible light and UV-A radiation</w:t>
      </w:r>
    </w:p>
    <w:p w14:paraId="7B7D615B" w14:textId="77777777" w:rsidR="001D1ED4" w:rsidRDefault="001D1ED4" w:rsidP="001D1ED4">
      <w:pPr>
        <w:spacing w:after="0"/>
        <w:rPr>
          <w:rFonts w:ascii="Times New Roman" w:eastAsia="Times New Roman" w:hAnsi="Times New Roman" w:cs="Times New Roman"/>
          <w:color w:val="323232"/>
          <w:lang w:eastAsia="pt-BR"/>
        </w:rPr>
      </w:pPr>
      <w:r w:rsidRPr="00DA6FEE">
        <w:rPr>
          <w:rFonts w:ascii="Times New Roman" w:eastAsia="Times New Roman" w:hAnsi="Times New Roman" w:cs="Times New Roman"/>
          <w:color w:val="323232"/>
          <w:lang w:eastAsia="pt-BR"/>
        </w:rPr>
        <w:t>Environmental Pollution, 227 (2017), pp.  39-48</w:t>
      </w:r>
    </w:p>
    <w:p w14:paraId="140CCD15" w14:textId="77777777" w:rsidR="001D1ED4" w:rsidRDefault="001D1ED4" w:rsidP="001D1ED4">
      <w:pPr>
        <w:spacing w:after="0"/>
        <w:rPr>
          <w:rFonts w:ascii="Times New Roman" w:eastAsia="Times New Roman" w:hAnsi="Times New Roman" w:cs="Times New Roman"/>
          <w:color w:val="323232"/>
          <w:lang w:eastAsia="pt-BR"/>
        </w:rPr>
      </w:pPr>
    </w:p>
    <w:p w14:paraId="4A245D32" w14:textId="77777777" w:rsidR="001D1ED4" w:rsidRDefault="001D1ED4" w:rsidP="001D1ED4">
      <w:pPr>
        <w:spacing w:after="0"/>
        <w:rPr>
          <w:rFonts w:ascii="Times New Roman" w:eastAsia="Times New Roman" w:hAnsi="Times New Roman" w:cs="Times New Roman"/>
          <w:color w:val="323232"/>
          <w:lang w:eastAsia="pt-BR"/>
        </w:rPr>
      </w:pPr>
      <w:r w:rsidRPr="00AF194B">
        <w:rPr>
          <w:rFonts w:ascii="Times New Roman" w:eastAsia="Times New Roman" w:hAnsi="Times New Roman" w:cs="Times New Roman"/>
          <w:color w:val="323232"/>
          <w:lang w:eastAsia="pt-BR"/>
        </w:rPr>
        <w:t xml:space="preserve">Serrà, A., Pip, P., Gómez, E., Philippe, </w:t>
      </w:r>
      <w:r>
        <w:rPr>
          <w:rFonts w:ascii="Times New Roman" w:eastAsia="Times New Roman" w:hAnsi="Times New Roman" w:cs="Times New Roman"/>
          <w:color w:val="323232"/>
          <w:lang w:eastAsia="pt-BR"/>
        </w:rPr>
        <w:t>L., 2020.</w:t>
      </w:r>
      <w:r w:rsidRPr="00AF194B">
        <w:t xml:space="preserve"> </w:t>
      </w:r>
      <w:r w:rsidRPr="00AF194B">
        <w:rPr>
          <w:rFonts w:ascii="Times New Roman" w:eastAsia="Times New Roman" w:hAnsi="Times New Roman" w:cs="Times New Roman"/>
          <w:color w:val="323232"/>
          <w:lang w:eastAsia="pt-BR"/>
        </w:rPr>
        <w:t>Efficient magnetic hybrid ZnO-based photocatalysts for visible-light-driven removal of toxic cyanobacteria blooms and cyanotoxins</w:t>
      </w:r>
      <w:r>
        <w:rPr>
          <w:rFonts w:ascii="Times New Roman" w:eastAsia="Times New Roman" w:hAnsi="Times New Roman" w:cs="Times New Roman"/>
          <w:color w:val="323232"/>
          <w:lang w:eastAsia="pt-BR"/>
        </w:rPr>
        <w:t xml:space="preserve">.  </w:t>
      </w:r>
      <w:r w:rsidRPr="00AF194B">
        <w:rPr>
          <w:rFonts w:ascii="Times New Roman" w:eastAsia="Times New Roman" w:hAnsi="Times New Roman" w:cs="Times New Roman"/>
          <w:color w:val="323232"/>
          <w:lang w:eastAsia="pt-BR"/>
        </w:rPr>
        <w:t>App</w:t>
      </w:r>
      <w:r>
        <w:rPr>
          <w:rFonts w:ascii="Times New Roman" w:eastAsia="Times New Roman" w:hAnsi="Times New Roman" w:cs="Times New Roman"/>
          <w:color w:val="323232"/>
          <w:lang w:eastAsia="pt-BR"/>
        </w:rPr>
        <w:t xml:space="preserve">lied Catalysis B: Environmental. </w:t>
      </w:r>
      <w:hyperlink r:id="rId47" w:history="1">
        <w:r w:rsidRPr="00397D82">
          <w:rPr>
            <w:rStyle w:val="Hyperlink"/>
            <w:rFonts w:ascii="Times New Roman" w:eastAsia="Times New Roman" w:hAnsi="Times New Roman" w:cs="Times New Roman"/>
            <w:lang w:eastAsia="pt-BR"/>
          </w:rPr>
          <w:t>https://doi.org/10.1016/j.apcatb.2020.118745</w:t>
        </w:r>
      </w:hyperlink>
    </w:p>
    <w:p w14:paraId="70181456" w14:textId="77777777" w:rsidR="001D1ED4" w:rsidRDefault="001D1ED4" w:rsidP="001D1ED4">
      <w:pPr>
        <w:spacing w:after="0"/>
        <w:rPr>
          <w:rFonts w:ascii="Times New Roman" w:eastAsia="Times New Roman" w:hAnsi="Times New Roman" w:cs="Times New Roman"/>
          <w:color w:val="323232"/>
          <w:lang w:eastAsia="pt-BR"/>
        </w:rPr>
      </w:pPr>
    </w:p>
    <w:p w14:paraId="66D12AE4" w14:textId="3C6FCB71" w:rsidR="001D1ED4" w:rsidRDefault="001D1ED4" w:rsidP="001D1ED4">
      <w:pPr>
        <w:spacing w:after="0"/>
        <w:rPr>
          <w:rFonts w:ascii="Times New Roman" w:eastAsia="Times New Roman" w:hAnsi="Times New Roman" w:cs="Times New Roman"/>
          <w:color w:val="323232"/>
          <w:lang w:eastAsia="pt-BR"/>
        </w:rPr>
      </w:pPr>
      <w:r w:rsidRPr="001D1ED4">
        <w:rPr>
          <w:rFonts w:ascii="Times New Roman" w:eastAsia="Times New Roman" w:hAnsi="Times New Roman" w:cs="Times New Roman"/>
          <w:color w:val="323232"/>
          <w:lang w:eastAsia="pt-BR"/>
        </w:rPr>
        <w:lastRenderedPageBreak/>
        <w:t xml:space="preserve">Silva, M. O.D., Blom, J.F., Yankova, Y., Villiger, J., Pernthaler, J., 2018. </w:t>
      </w:r>
      <w:r w:rsidRPr="007C3E4C">
        <w:rPr>
          <w:rFonts w:ascii="Times New Roman" w:eastAsia="Times New Roman" w:hAnsi="Times New Roman" w:cs="Times New Roman"/>
          <w:color w:val="323232"/>
          <w:lang w:eastAsia="pt-BR"/>
        </w:rPr>
        <w:t>Priming of microbial microcystin degradation in biomass-fed gravity driven membrane filtration biofilms</w:t>
      </w:r>
      <w:r>
        <w:rPr>
          <w:rFonts w:ascii="Times New Roman" w:eastAsia="Times New Roman" w:hAnsi="Times New Roman" w:cs="Times New Roman"/>
          <w:color w:val="323232"/>
          <w:lang w:eastAsia="pt-BR"/>
        </w:rPr>
        <w:t xml:space="preserve">. </w:t>
      </w:r>
      <w:r w:rsidRPr="007C3E4C">
        <w:rPr>
          <w:rFonts w:ascii="Times New Roman" w:eastAsia="Times New Roman" w:hAnsi="Times New Roman" w:cs="Times New Roman"/>
          <w:color w:val="323232"/>
          <w:lang w:eastAsia="pt-BR"/>
        </w:rPr>
        <w:t>Systematic and Applied Microbiolog</w:t>
      </w:r>
      <w:r>
        <w:rPr>
          <w:rFonts w:ascii="Times New Roman" w:eastAsia="Times New Roman" w:hAnsi="Times New Roman" w:cs="Times New Roman"/>
          <w:color w:val="323232"/>
          <w:lang w:eastAsia="pt-BR"/>
        </w:rPr>
        <w:t>y. 41</w:t>
      </w:r>
      <w:r w:rsidRPr="007C3E4C">
        <w:rPr>
          <w:rFonts w:ascii="Times New Roman" w:eastAsia="Times New Roman" w:hAnsi="Times New Roman" w:cs="Times New Roman"/>
          <w:color w:val="323232"/>
          <w:lang w:eastAsia="pt-BR"/>
        </w:rPr>
        <w:t xml:space="preserve">, </w:t>
      </w:r>
      <w:r>
        <w:rPr>
          <w:rFonts w:ascii="Times New Roman" w:eastAsia="Times New Roman" w:hAnsi="Times New Roman" w:cs="Times New Roman"/>
          <w:color w:val="323232"/>
          <w:lang w:eastAsia="pt-BR"/>
        </w:rPr>
        <w:t>pp.</w:t>
      </w:r>
      <w:r w:rsidRPr="007C3E4C">
        <w:rPr>
          <w:rFonts w:ascii="Times New Roman" w:eastAsia="Times New Roman" w:hAnsi="Times New Roman" w:cs="Times New Roman"/>
          <w:color w:val="323232"/>
          <w:lang w:eastAsia="pt-BR"/>
        </w:rPr>
        <w:t xml:space="preserve"> 221-231</w:t>
      </w:r>
      <w:r>
        <w:rPr>
          <w:rFonts w:ascii="Times New Roman" w:eastAsia="Times New Roman" w:hAnsi="Times New Roman" w:cs="Times New Roman"/>
          <w:color w:val="323232"/>
          <w:lang w:eastAsia="pt-BR"/>
        </w:rPr>
        <w:t>.</w:t>
      </w:r>
      <w:r w:rsidRPr="007C3E4C">
        <w:t xml:space="preserve"> </w:t>
      </w:r>
      <w:r w:rsidRPr="007C3E4C">
        <w:rPr>
          <w:rFonts w:ascii="Times New Roman" w:eastAsia="Times New Roman" w:hAnsi="Times New Roman" w:cs="Times New Roman"/>
          <w:color w:val="323232"/>
          <w:lang w:eastAsia="pt-BR"/>
        </w:rPr>
        <w:t>https://doi.org/10.1016/j.syapm.2017.11.009</w:t>
      </w:r>
    </w:p>
    <w:p w14:paraId="27DC716A" w14:textId="77777777" w:rsidR="007B1E1B" w:rsidRPr="007C3E4C" w:rsidRDefault="007B1E1B" w:rsidP="001D1ED4">
      <w:pPr>
        <w:spacing w:after="0"/>
        <w:rPr>
          <w:rFonts w:ascii="Times New Roman" w:eastAsia="Times New Roman" w:hAnsi="Times New Roman" w:cs="Times New Roman"/>
          <w:color w:val="323232"/>
          <w:lang w:eastAsia="pt-BR"/>
        </w:rPr>
      </w:pPr>
    </w:p>
    <w:p w14:paraId="63F7EB55" w14:textId="3B240639" w:rsidR="001D1ED4" w:rsidRPr="00C42B0D" w:rsidRDefault="007B1E1B" w:rsidP="007B1E1B">
      <w:pPr>
        <w:rPr>
          <w:rFonts w:ascii="Times New Roman" w:hAnsi="Times New Roman" w:cs="Times New Roman"/>
          <w:lang w:val="pt-BR"/>
        </w:rPr>
      </w:pPr>
      <w:r w:rsidRPr="00E02BE1">
        <w:rPr>
          <w:rFonts w:ascii="Times New Roman" w:hAnsi="Times New Roman" w:cs="Times New Roman"/>
          <w:lang w:val="pt-BR"/>
        </w:rPr>
        <w:t xml:space="preserve">Teixeira, C.A.B. &amp; Jardim, W.F. (2004). </w:t>
      </w:r>
      <w:r w:rsidRPr="00DA6FEE">
        <w:rPr>
          <w:rFonts w:ascii="Times New Roman" w:hAnsi="Times New Roman" w:cs="Times New Roman"/>
          <w:lang w:val="pt-BR"/>
        </w:rPr>
        <w:t>Caderno Temático Volume 03. Processos Oxidativos Avançados. Conceitos teóricos. Campinas: UNICAMP</w:t>
      </w:r>
    </w:p>
    <w:p w14:paraId="5B52BD49" w14:textId="39AAB3CA" w:rsidR="00416BC1" w:rsidRDefault="00416BC1" w:rsidP="00416BC1">
      <w:pPr>
        <w:widowControl w:val="0"/>
        <w:autoSpaceDE w:val="0"/>
        <w:autoSpaceDN w:val="0"/>
        <w:adjustRightInd w:val="0"/>
        <w:ind w:left="480" w:hanging="480"/>
        <w:rPr>
          <w:rFonts w:ascii="Times New Roman" w:hAnsi="Times New Roman" w:cs="Times New Roman"/>
          <w:noProof/>
        </w:rPr>
      </w:pPr>
      <w:r w:rsidRPr="00C42B0D">
        <w:rPr>
          <w:rFonts w:ascii="Times New Roman" w:hAnsi="Times New Roman" w:cs="Times New Roman"/>
          <w:noProof/>
          <w:lang w:val="pt-BR"/>
        </w:rPr>
        <w:t xml:space="preserve">Wang, Xin, Wang Xuejiang, Zhao Jianfu, Song Jingke, Wang Jiayi, Ma Rongrong, M.J., 2017. </w:t>
      </w:r>
      <w:r w:rsidRPr="00416BC1">
        <w:rPr>
          <w:rFonts w:ascii="Times New Roman" w:hAnsi="Times New Roman" w:cs="Times New Roman"/>
          <w:noProof/>
        </w:rPr>
        <w:t>Solar light-driven photocatalytic destruction of cyanobacteria by F-Ce-TiO2 expanded perlite floating composites.pdf 253–263. https://doi.org/https://doi.org/10.1016/j.cej.2017.03.062</w:t>
      </w:r>
    </w:p>
    <w:p w14:paraId="38A26E32" w14:textId="62C9A4C1" w:rsidR="009C6B51" w:rsidRPr="009C6B51" w:rsidRDefault="009C6B51" w:rsidP="009C6B51">
      <w:pPr>
        <w:widowControl w:val="0"/>
        <w:autoSpaceDE w:val="0"/>
        <w:autoSpaceDN w:val="0"/>
        <w:adjustRightInd w:val="0"/>
        <w:ind w:left="480" w:hanging="480"/>
        <w:rPr>
          <w:rFonts w:ascii="Times New Roman" w:hAnsi="Times New Roman" w:cs="Times New Roman"/>
          <w:noProof/>
        </w:rPr>
      </w:pPr>
      <w:r w:rsidRPr="009C6B51">
        <w:rPr>
          <w:rFonts w:ascii="Times New Roman" w:hAnsi="Times New Roman" w:cs="Times New Roman"/>
          <w:noProof/>
        </w:rPr>
        <w:t>Xin, X., Zhang, H., Lei, P., Tang, W., Yin, W., Li, J., Zhong, H.,Li, K., 2020. Algal blooms in the middle and lower Han River: Characteristics, early warning and prevention. Science of The Total Environment. https://doi.org/</w:t>
      </w:r>
      <w:r>
        <w:rPr>
          <w:rFonts w:ascii="Times New Roman" w:hAnsi="Times New Roman" w:cs="Times New Roman"/>
          <w:noProof/>
        </w:rPr>
        <w:t>10.1016/j.scitotenv.2019.135293</w:t>
      </w:r>
    </w:p>
    <w:p w14:paraId="70260656" w14:textId="7D0F2B1D" w:rsidR="009C6B51" w:rsidRPr="009C6B51" w:rsidRDefault="009C6B51" w:rsidP="009C6B51">
      <w:pPr>
        <w:widowControl w:val="0"/>
        <w:autoSpaceDE w:val="0"/>
        <w:autoSpaceDN w:val="0"/>
        <w:adjustRightInd w:val="0"/>
        <w:ind w:left="480" w:hanging="480"/>
        <w:rPr>
          <w:rFonts w:ascii="Times New Roman" w:hAnsi="Times New Roman" w:cs="Times New Roman"/>
          <w:noProof/>
        </w:rPr>
      </w:pPr>
      <w:r w:rsidRPr="009C6B51">
        <w:rPr>
          <w:rFonts w:ascii="Times New Roman" w:hAnsi="Times New Roman" w:cs="Times New Roman"/>
          <w:noProof/>
        </w:rPr>
        <w:t xml:space="preserve">X. Wang, X. </w:t>
      </w:r>
      <w:r>
        <w:rPr>
          <w:rFonts w:ascii="Times New Roman" w:hAnsi="Times New Roman" w:cs="Times New Roman"/>
          <w:noProof/>
        </w:rPr>
        <w:t xml:space="preserve">Wang, J. Zhao, J. Song, C. Su. </w:t>
      </w:r>
      <w:r w:rsidRPr="009C6B51">
        <w:rPr>
          <w:rFonts w:ascii="Times New Roman" w:hAnsi="Times New Roman" w:cs="Times New Roman"/>
          <w:noProof/>
        </w:rPr>
        <w:t>Surface modified TiO2 floating photocatalyst with PDDA for efficient adsorption and photocatalytic inactiv</w:t>
      </w:r>
      <w:r>
        <w:rPr>
          <w:rFonts w:ascii="Times New Roman" w:hAnsi="Times New Roman" w:cs="Times New Roman"/>
          <w:noProof/>
        </w:rPr>
        <w:t xml:space="preserve">ation of Microcystis aeruginosa. </w:t>
      </w:r>
      <w:r w:rsidRPr="009C6B51">
        <w:rPr>
          <w:rFonts w:ascii="Times New Roman" w:hAnsi="Times New Roman" w:cs="Times New Roman"/>
          <w:noProof/>
        </w:rPr>
        <w:t>Water R</w:t>
      </w:r>
      <w:r>
        <w:rPr>
          <w:rFonts w:ascii="Times New Roman" w:hAnsi="Times New Roman" w:cs="Times New Roman"/>
          <w:noProof/>
        </w:rPr>
        <w:t>esearch, 131(2018), pp. 320-333</w:t>
      </w:r>
    </w:p>
    <w:p w14:paraId="7D7253D6" w14:textId="375C8B5F" w:rsidR="009C6B51" w:rsidRPr="009C6B51" w:rsidRDefault="009C6B51" w:rsidP="009C6B51">
      <w:pPr>
        <w:widowControl w:val="0"/>
        <w:autoSpaceDE w:val="0"/>
        <w:autoSpaceDN w:val="0"/>
        <w:adjustRightInd w:val="0"/>
        <w:ind w:left="480" w:hanging="480"/>
        <w:rPr>
          <w:rFonts w:ascii="Times New Roman" w:hAnsi="Times New Roman" w:cs="Times New Roman"/>
          <w:noProof/>
        </w:rPr>
      </w:pPr>
      <w:r w:rsidRPr="009C6B51">
        <w:rPr>
          <w:rFonts w:ascii="Times New Roman" w:hAnsi="Times New Roman" w:cs="Times New Roman"/>
          <w:noProof/>
        </w:rPr>
        <w:t xml:space="preserve">X. Wang, X. Wang, J. Zhao, </w:t>
      </w:r>
      <w:r>
        <w:rPr>
          <w:rFonts w:ascii="Times New Roman" w:hAnsi="Times New Roman" w:cs="Times New Roman"/>
          <w:noProof/>
        </w:rPr>
        <w:t xml:space="preserve">J. Song, J. Wang, R. Ma, J. Ma. </w:t>
      </w:r>
      <w:r w:rsidRPr="009C6B51">
        <w:rPr>
          <w:rFonts w:ascii="Times New Roman" w:hAnsi="Times New Roman" w:cs="Times New Roman"/>
          <w:noProof/>
        </w:rPr>
        <w:t>Solar light-driven photocatalytic destruction of cyanobacteria by F-Ce-TiO2/expan</w:t>
      </w:r>
      <w:r>
        <w:rPr>
          <w:rFonts w:ascii="Times New Roman" w:hAnsi="Times New Roman" w:cs="Times New Roman"/>
          <w:noProof/>
        </w:rPr>
        <w:t xml:space="preserve">ded perlite floating composites </w:t>
      </w:r>
      <w:r w:rsidRPr="009C6B51">
        <w:rPr>
          <w:rFonts w:ascii="Times New Roman" w:hAnsi="Times New Roman" w:cs="Times New Roman"/>
          <w:noProof/>
        </w:rPr>
        <w:t>Chemical Engineering Journal, 320 (2017), pp. 253-263</w:t>
      </w:r>
    </w:p>
    <w:p w14:paraId="64C019C8" w14:textId="77777777" w:rsidR="009C6B51" w:rsidRPr="00416BC1" w:rsidRDefault="009C6B51" w:rsidP="00416BC1">
      <w:pPr>
        <w:widowControl w:val="0"/>
        <w:autoSpaceDE w:val="0"/>
        <w:autoSpaceDN w:val="0"/>
        <w:adjustRightInd w:val="0"/>
        <w:ind w:left="480" w:hanging="480"/>
        <w:rPr>
          <w:rFonts w:ascii="Times New Roman" w:hAnsi="Times New Roman" w:cs="Times New Roman"/>
          <w:noProof/>
        </w:rPr>
      </w:pPr>
    </w:p>
    <w:p w14:paraId="7D8DC408" w14:textId="48AB1CCD" w:rsidR="007E3D43" w:rsidRPr="007B1E1B" w:rsidRDefault="00416BC1" w:rsidP="007B1E1B">
      <w:pPr>
        <w:rPr>
          <w:rStyle w:val="Hyperlink"/>
          <w:rFonts w:ascii="Times New Roman" w:hAnsi="Times New Roman" w:cs="Times New Roman"/>
          <w:color w:val="auto"/>
          <w:u w:val="none"/>
          <w:lang w:val="en-GB"/>
        </w:rPr>
      </w:pPr>
      <w:r>
        <w:rPr>
          <w:rFonts w:ascii="Times New Roman" w:hAnsi="Times New Roman" w:cs="Times New Roman"/>
          <w:lang w:val="en-GB"/>
        </w:rPr>
        <w:fldChar w:fldCharType="end"/>
      </w:r>
    </w:p>
    <w:p w14:paraId="03364149" w14:textId="0160E4F9" w:rsidR="007E3D43" w:rsidRDefault="007E3D43" w:rsidP="007E3D43">
      <w:pPr>
        <w:spacing w:after="0"/>
        <w:rPr>
          <w:rFonts w:ascii="Times New Roman" w:eastAsia="Times New Roman" w:hAnsi="Times New Roman" w:cs="Times New Roman"/>
          <w:color w:val="323232"/>
          <w:lang w:eastAsia="pt-BR"/>
        </w:rPr>
      </w:pPr>
      <w:r w:rsidRPr="007E3D43">
        <w:rPr>
          <w:rFonts w:ascii="Times New Roman" w:eastAsia="Times New Roman" w:hAnsi="Times New Roman" w:cs="Times New Roman"/>
          <w:color w:val="323232"/>
          <w:lang w:eastAsia="pt-BR"/>
        </w:rPr>
        <w:t xml:space="preserve">WIEGAND, C. and PFLUGMACHER, S. </w:t>
      </w:r>
      <w:del w:id="5005" w:author="Samylla Oliveira" w:date="2020-06-01T17:21:00Z">
        <w:r w:rsidRPr="007E3D43" w:rsidDel="00C002A8">
          <w:rPr>
            <w:rFonts w:ascii="Times New Roman" w:eastAsia="Times New Roman" w:hAnsi="Times New Roman" w:cs="Times New Roman"/>
            <w:color w:val="323232"/>
            <w:lang w:eastAsia="pt-BR"/>
          </w:rPr>
          <w:delText>(20</w:delText>
        </w:r>
        <w:r w:rsidDel="00C002A8">
          <w:rPr>
            <w:rFonts w:ascii="Times New Roman" w:eastAsia="Times New Roman" w:hAnsi="Times New Roman" w:cs="Times New Roman"/>
            <w:color w:val="323232"/>
            <w:lang w:eastAsia="pt-BR"/>
          </w:rPr>
          <w:delText xml:space="preserve">05) </w:delText>
        </w:r>
      </w:del>
      <w:r>
        <w:rPr>
          <w:rFonts w:ascii="Times New Roman" w:eastAsia="Times New Roman" w:hAnsi="Times New Roman" w:cs="Times New Roman"/>
          <w:color w:val="323232"/>
          <w:lang w:eastAsia="pt-BR"/>
        </w:rPr>
        <w:t xml:space="preserve">Ecotoxicological effects of </w:t>
      </w:r>
      <w:r w:rsidRPr="007E3D43">
        <w:rPr>
          <w:rFonts w:ascii="Times New Roman" w:eastAsia="Times New Roman" w:hAnsi="Times New Roman" w:cs="Times New Roman"/>
          <w:color w:val="323232"/>
          <w:lang w:eastAsia="pt-BR"/>
        </w:rPr>
        <w:t>selected cyanobacterial secondary metabolites</w:t>
      </w:r>
      <w:r>
        <w:rPr>
          <w:rFonts w:ascii="Times New Roman" w:eastAsia="Times New Roman" w:hAnsi="Times New Roman" w:cs="Times New Roman"/>
          <w:color w:val="323232"/>
          <w:lang w:eastAsia="pt-BR"/>
        </w:rPr>
        <w:t xml:space="preserve"> a short review. Toxicology and </w:t>
      </w:r>
      <w:r w:rsidRPr="007E3D43">
        <w:rPr>
          <w:rFonts w:ascii="Times New Roman" w:eastAsia="Times New Roman" w:hAnsi="Times New Roman" w:cs="Times New Roman"/>
          <w:color w:val="323232"/>
          <w:lang w:eastAsia="pt-BR"/>
        </w:rPr>
        <w:t>Applied Pharmacology, 203</w:t>
      </w:r>
      <w:ins w:id="5006" w:author="Samylla Oliveira" w:date="2020-06-01T17:21:00Z">
        <w:r w:rsidR="00C002A8">
          <w:rPr>
            <w:rFonts w:ascii="Times New Roman" w:eastAsia="Times New Roman" w:hAnsi="Times New Roman" w:cs="Times New Roman"/>
            <w:color w:val="323232"/>
            <w:lang w:eastAsia="pt-BR"/>
          </w:rPr>
          <w:t xml:space="preserve"> </w:t>
        </w:r>
        <w:r w:rsidR="00C002A8" w:rsidRPr="007E3D43">
          <w:rPr>
            <w:rFonts w:ascii="Times New Roman" w:eastAsia="Times New Roman" w:hAnsi="Times New Roman" w:cs="Times New Roman"/>
            <w:color w:val="323232"/>
            <w:lang w:eastAsia="pt-BR"/>
          </w:rPr>
          <w:t>(20</w:t>
        </w:r>
        <w:r w:rsidR="00C002A8">
          <w:rPr>
            <w:rFonts w:ascii="Times New Roman" w:eastAsia="Times New Roman" w:hAnsi="Times New Roman" w:cs="Times New Roman"/>
            <w:color w:val="323232"/>
            <w:lang w:eastAsia="pt-BR"/>
          </w:rPr>
          <w:t>05)</w:t>
        </w:r>
      </w:ins>
      <w:r w:rsidRPr="007E3D43">
        <w:rPr>
          <w:rFonts w:ascii="Times New Roman" w:eastAsia="Times New Roman" w:hAnsi="Times New Roman" w:cs="Times New Roman"/>
          <w:color w:val="323232"/>
          <w:lang w:eastAsia="pt-BR"/>
        </w:rPr>
        <w:t>, pp. 201-218</w:t>
      </w:r>
      <w:ins w:id="5007" w:author="Samylla Oliveira" w:date="2020-06-01T17:21:00Z">
        <w:r w:rsidR="00E7530A">
          <w:rPr>
            <w:rFonts w:ascii="Times New Roman" w:eastAsia="Times New Roman" w:hAnsi="Times New Roman" w:cs="Times New Roman"/>
            <w:color w:val="323232"/>
            <w:lang w:eastAsia="pt-BR"/>
          </w:rPr>
          <w:t>.</w:t>
        </w:r>
      </w:ins>
    </w:p>
    <w:p w14:paraId="7DCEDD02" w14:textId="700F9923" w:rsidR="00B524FF" w:rsidDel="00E7530A" w:rsidRDefault="00B524FF" w:rsidP="00600077">
      <w:pPr>
        <w:spacing w:after="0"/>
        <w:rPr>
          <w:del w:id="5008" w:author="Samylla Oliveira" w:date="2020-06-01T17:21:00Z"/>
          <w:rFonts w:ascii="Times New Roman" w:eastAsia="Times New Roman" w:hAnsi="Times New Roman" w:cs="Times New Roman"/>
          <w:color w:val="323232"/>
          <w:lang w:eastAsia="pt-BR"/>
        </w:rPr>
      </w:pPr>
    </w:p>
    <w:p w14:paraId="165D0236" w14:textId="77777777" w:rsidR="009E713D" w:rsidRDefault="009E713D" w:rsidP="00600077">
      <w:pPr>
        <w:spacing w:after="0"/>
        <w:rPr>
          <w:rFonts w:ascii="Times New Roman" w:eastAsia="Times New Roman" w:hAnsi="Times New Roman" w:cs="Times New Roman"/>
          <w:color w:val="323232"/>
          <w:lang w:eastAsia="pt-BR"/>
        </w:rPr>
      </w:pPr>
    </w:p>
    <w:p w14:paraId="502D9E11" w14:textId="2DB9893A" w:rsidR="00600077" w:rsidRDefault="009E713D" w:rsidP="00600077">
      <w:pPr>
        <w:spacing w:after="0"/>
        <w:rPr>
          <w:ins w:id="5009" w:author="Samylla Oliveira" w:date="2020-06-01T17:20:00Z"/>
          <w:rFonts w:ascii="Times New Roman" w:eastAsia="Times New Roman" w:hAnsi="Times New Roman" w:cs="Times New Roman"/>
          <w:color w:val="323232"/>
          <w:lang w:eastAsia="pt-BR"/>
        </w:rPr>
      </w:pPr>
      <w:r w:rsidRPr="009E713D">
        <w:rPr>
          <w:rFonts w:ascii="Times New Roman" w:eastAsia="Times New Roman" w:hAnsi="Times New Roman" w:cs="Times New Roman"/>
          <w:color w:val="323232"/>
          <w:lang w:eastAsia="pt-BR"/>
        </w:rPr>
        <w:t xml:space="preserve">Yang, J., Wang, F., </w:t>
      </w:r>
      <w:proofErr w:type="spellStart"/>
      <w:r w:rsidRPr="009E713D">
        <w:rPr>
          <w:rFonts w:ascii="Times New Roman" w:eastAsia="Times New Roman" w:hAnsi="Times New Roman" w:cs="Times New Roman"/>
          <w:color w:val="323232"/>
          <w:lang w:eastAsia="pt-BR"/>
        </w:rPr>
        <w:t>Lv</w:t>
      </w:r>
      <w:proofErr w:type="spellEnd"/>
      <w:r w:rsidRPr="009E713D">
        <w:rPr>
          <w:rFonts w:ascii="Times New Roman" w:eastAsia="Times New Roman" w:hAnsi="Times New Roman" w:cs="Times New Roman"/>
          <w:color w:val="323232"/>
          <w:lang w:eastAsia="pt-BR"/>
        </w:rPr>
        <w:t xml:space="preserve">, J., Liu, Q., Nan, F., Liu, X., Xu, L. </w:t>
      </w:r>
      <w:proofErr w:type="spellStart"/>
      <w:r w:rsidRPr="009E713D">
        <w:rPr>
          <w:rFonts w:ascii="Times New Roman" w:eastAsia="Times New Roman" w:hAnsi="Times New Roman" w:cs="Times New Roman"/>
          <w:color w:val="323232"/>
          <w:lang w:eastAsia="pt-BR"/>
        </w:rPr>
        <w:t>Xie</w:t>
      </w:r>
      <w:proofErr w:type="spellEnd"/>
      <w:r w:rsidRPr="009E713D">
        <w:rPr>
          <w:rFonts w:ascii="Times New Roman" w:eastAsia="Times New Roman" w:hAnsi="Times New Roman" w:cs="Times New Roman"/>
          <w:color w:val="323232"/>
          <w:lang w:eastAsia="pt-BR"/>
        </w:rPr>
        <w:t xml:space="preserve">, S., Feng, </w:t>
      </w:r>
      <w:proofErr w:type="spellStart"/>
      <w:r w:rsidRPr="009E713D">
        <w:rPr>
          <w:rFonts w:ascii="Times New Roman" w:eastAsia="Times New Roman" w:hAnsi="Times New Roman" w:cs="Times New Roman"/>
          <w:color w:val="323232"/>
          <w:lang w:eastAsia="pt-BR"/>
        </w:rPr>
        <w:t>J.The</w:t>
      </w:r>
      <w:proofErr w:type="spellEnd"/>
      <w:r w:rsidRPr="009E713D">
        <w:rPr>
          <w:rFonts w:ascii="Times New Roman" w:eastAsia="Times New Roman" w:hAnsi="Times New Roman" w:cs="Times New Roman"/>
          <w:color w:val="323232"/>
          <w:lang w:eastAsia="pt-BR"/>
        </w:rPr>
        <w:t xml:space="preserve"> spatiotemporal contribution of the phytoplankton community and environmental </w:t>
      </w:r>
      <w:r w:rsidRPr="009E713D">
        <w:rPr>
          <w:rFonts w:ascii="Times New Roman" w:eastAsia="Times New Roman" w:hAnsi="Times New Roman" w:cs="Times New Roman"/>
          <w:color w:val="323232"/>
          <w:lang w:eastAsia="pt-BR"/>
        </w:rPr>
        <w:lastRenderedPageBreak/>
        <w:t xml:space="preserve">variables to the carbon sequestration potential in an urban river. Environmental Science and Pollution Research </w:t>
      </w:r>
      <w:del w:id="5010" w:author="Samylla Oliveira" w:date="2020-06-01T17:21:00Z">
        <w:r w:rsidRPr="009E713D" w:rsidDel="00C002A8">
          <w:rPr>
            <w:rFonts w:ascii="Times New Roman" w:eastAsia="Times New Roman" w:hAnsi="Times New Roman" w:cs="Times New Roman"/>
            <w:color w:val="323232"/>
            <w:lang w:eastAsia="pt-BR"/>
          </w:rPr>
          <w:delText xml:space="preserve">(2020) </w:delText>
        </w:r>
      </w:del>
      <w:r w:rsidRPr="009E713D">
        <w:rPr>
          <w:rFonts w:ascii="Times New Roman" w:eastAsia="Times New Roman" w:hAnsi="Times New Roman" w:cs="Times New Roman"/>
          <w:color w:val="323232"/>
          <w:lang w:eastAsia="pt-BR"/>
        </w:rPr>
        <w:t>27</w:t>
      </w:r>
      <w:ins w:id="5011" w:author="Samylla Oliveira" w:date="2020-06-01T17:21:00Z">
        <w:r w:rsidR="00C002A8">
          <w:rPr>
            <w:rFonts w:ascii="Times New Roman" w:eastAsia="Times New Roman" w:hAnsi="Times New Roman" w:cs="Times New Roman"/>
            <w:color w:val="323232"/>
            <w:lang w:eastAsia="pt-BR"/>
          </w:rPr>
          <w:t xml:space="preserve"> </w:t>
        </w:r>
        <w:r w:rsidR="00C002A8" w:rsidRPr="009E713D">
          <w:rPr>
            <w:rFonts w:ascii="Times New Roman" w:eastAsia="Times New Roman" w:hAnsi="Times New Roman" w:cs="Times New Roman"/>
            <w:color w:val="323232"/>
            <w:lang w:eastAsia="pt-BR"/>
          </w:rPr>
          <w:t>(2020)</w:t>
        </w:r>
      </w:ins>
      <w:r w:rsidRPr="009E713D">
        <w:rPr>
          <w:rFonts w:ascii="Times New Roman" w:eastAsia="Times New Roman" w:hAnsi="Times New Roman" w:cs="Times New Roman"/>
          <w:color w:val="323232"/>
          <w:lang w:eastAsia="pt-BR"/>
        </w:rPr>
        <w:t>, pp. 4814–4829.</w:t>
      </w:r>
    </w:p>
    <w:p w14:paraId="48B1CE5F" w14:textId="77777777" w:rsidR="00C002A8" w:rsidRDefault="00C002A8" w:rsidP="00600077">
      <w:pPr>
        <w:spacing w:after="0"/>
        <w:rPr>
          <w:ins w:id="5012" w:author="Samylla Oliveira" w:date="2020-06-01T17:19:00Z"/>
          <w:rFonts w:ascii="Times New Roman" w:eastAsia="Times New Roman" w:hAnsi="Times New Roman" w:cs="Times New Roman"/>
          <w:color w:val="323232"/>
          <w:lang w:eastAsia="pt-BR"/>
        </w:rPr>
      </w:pPr>
    </w:p>
    <w:p w14:paraId="4A13760E" w14:textId="7D526808" w:rsidR="00C002A8" w:rsidRDefault="00C002A8" w:rsidP="00600077">
      <w:pPr>
        <w:spacing w:after="0"/>
        <w:rPr>
          <w:rFonts w:ascii="Times New Roman" w:eastAsia="Times New Roman" w:hAnsi="Times New Roman" w:cs="Times New Roman"/>
          <w:color w:val="323232"/>
          <w:lang w:eastAsia="pt-BR"/>
        </w:rPr>
      </w:pPr>
      <w:ins w:id="5013" w:author="Samylla Oliveira" w:date="2020-06-01T17:19:00Z">
        <w:r>
          <w:rPr>
            <w:rFonts w:ascii="Times New Roman" w:eastAsia="Times New Roman" w:hAnsi="Times New Roman" w:cs="Times New Roman"/>
            <w:color w:val="323232"/>
            <w:lang w:eastAsia="pt-BR"/>
          </w:rPr>
          <w:t xml:space="preserve">Yamamoto, Y., Nakahara, H. </w:t>
        </w:r>
      </w:ins>
      <w:ins w:id="5014" w:author="Samylla Oliveira" w:date="2020-06-01T17:20:00Z">
        <w:r w:rsidRPr="00C002A8">
          <w:rPr>
            <w:rFonts w:ascii="Times New Roman" w:eastAsia="Times New Roman" w:hAnsi="Times New Roman" w:cs="Times New Roman"/>
            <w:color w:val="323232"/>
            <w:lang w:eastAsia="pt-BR"/>
          </w:rPr>
          <w:t xml:space="preserve">Seasonal variations in the morphology of </w:t>
        </w:r>
        <w:proofErr w:type="spellStart"/>
        <w:r w:rsidRPr="00C002A8">
          <w:rPr>
            <w:rFonts w:ascii="Times New Roman" w:eastAsia="Times New Roman" w:hAnsi="Times New Roman" w:cs="Times New Roman"/>
            <w:color w:val="323232"/>
            <w:lang w:eastAsia="pt-BR"/>
          </w:rPr>
          <w:t>bloom</w:t>
        </w:r>
        <w:proofErr w:type="spellEnd"/>
        <w:r w:rsidRPr="00C002A8">
          <w:rPr>
            <w:rFonts w:ascii="Times New Roman" w:eastAsia="Times New Roman" w:hAnsi="Times New Roman" w:cs="Times New Roman"/>
            <w:color w:val="323232"/>
            <w:lang w:eastAsia="pt-BR"/>
          </w:rPr>
          <w:t>-forming cyanobacteria in a eutrophic pond</w:t>
        </w:r>
        <w:r>
          <w:rPr>
            <w:rFonts w:ascii="Times New Roman" w:eastAsia="Times New Roman" w:hAnsi="Times New Roman" w:cs="Times New Roman"/>
            <w:color w:val="323232"/>
            <w:lang w:eastAsia="pt-BR"/>
          </w:rPr>
          <w:t>.</w:t>
        </w:r>
        <w:r w:rsidRPr="00C002A8">
          <w:t xml:space="preserve"> </w:t>
        </w:r>
        <w:r w:rsidRPr="00C002A8">
          <w:rPr>
            <w:rFonts w:ascii="Times New Roman" w:eastAsia="Times New Roman" w:hAnsi="Times New Roman" w:cs="Times New Roman"/>
            <w:color w:val="323232"/>
            <w:lang w:eastAsia="pt-BR"/>
          </w:rPr>
          <w:t>Limnology 10</w:t>
        </w:r>
        <w:r>
          <w:rPr>
            <w:rFonts w:ascii="Times New Roman" w:eastAsia="Times New Roman" w:hAnsi="Times New Roman" w:cs="Times New Roman"/>
            <w:color w:val="323232"/>
            <w:lang w:eastAsia="pt-BR"/>
          </w:rPr>
          <w:t xml:space="preserve"> </w:t>
        </w:r>
        <w:r w:rsidRPr="00C002A8">
          <w:rPr>
            <w:rFonts w:ascii="Times New Roman" w:eastAsia="Times New Roman" w:hAnsi="Times New Roman" w:cs="Times New Roman"/>
            <w:color w:val="323232"/>
            <w:lang w:eastAsia="pt-BR"/>
          </w:rPr>
          <w:t xml:space="preserve">(2009), </w:t>
        </w:r>
        <w:r>
          <w:rPr>
            <w:rFonts w:ascii="Times New Roman" w:eastAsia="Times New Roman" w:hAnsi="Times New Roman" w:cs="Times New Roman"/>
            <w:color w:val="323232"/>
            <w:lang w:eastAsia="pt-BR"/>
          </w:rPr>
          <w:t xml:space="preserve">pp. </w:t>
        </w:r>
        <w:r w:rsidRPr="00C002A8">
          <w:rPr>
            <w:rFonts w:ascii="Times New Roman" w:eastAsia="Times New Roman" w:hAnsi="Times New Roman" w:cs="Times New Roman"/>
            <w:color w:val="323232"/>
            <w:lang w:eastAsia="pt-BR"/>
          </w:rPr>
          <w:t>185–193</w:t>
        </w:r>
        <w:r>
          <w:rPr>
            <w:rFonts w:ascii="Times New Roman" w:eastAsia="Times New Roman" w:hAnsi="Times New Roman" w:cs="Times New Roman"/>
            <w:color w:val="323232"/>
            <w:lang w:eastAsia="pt-BR"/>
          </w:rPr>
          <w:t>.</w:t>
        </w:r>
      </w:ins>
    </w:p>
    <w:p w14:paraId="245513B0" w14:textId="77777777" w:rsidR="009E713D" w:rsidRPr="00C42B0D" w:rsidRDefault="009E713D" w:rsidP="00600077">
      <w:pPr>
        <w:spacing w:after="0"/>
        <w:rPr>
          <w:rFonts w:ascii="Times New Roman" w:eastAsia="Times New Roman" w:hAnsi="Times New Roman" w:cs="Times New Roman"/>
          <w:color w:val="323232"/>
          <w:lang w:eastAsia="pt-BR"/>
        </w:rPr>
      </w:pPr>
    </w:p>
    <w:p w14:paraId="0115D7DC" w14:textId="77777777" w:rsidR="00600077" w:rsidRPr="00DA6FEE" w:rsidRDefault="00600077" w:rsidP="00600077">
      <w:pPr>
        <w:spacing w:after="0"/>
        <w:rPr>
          <w:rFonts w:ascii="Times New Roman" w:eastAsia="Times New Roman" w:hAnsi="Times New Roman" w:cs="Times New Roman"/>
          <w:color w:val="323232"/>
          <w:lang w:eastAsia="pt-BR"/>
        </w:rPr>
      </w:pPr>
      <w:r w:rsidRPr="00DA6FEE">
        <w:rPr>
          <w:rFonts w:ascii="Times New Roman" w:eastAsia="Times New Roman" w:hAnsi="Times New Roman" w:cs="Times New Roman"/>
          <w:color w:val="323232"/>
          <w:lang w:eastAsia="pt-BR"/>
        </w:rPr>
        <w:t>X. Yu, J. Zhou, Z. Wang, W. Cai</w:t>
      </w:r>
    </w:p>
    <w:p w14:paraId="3E06B2B1" w14:textId="77777777" w:rsidR="00600077" w:rsidRPr="00DA6FEE" w:rsidRDefault="00600077" w:rsidP="00600077">
      <w:pPr>
        <w:spacing w:after="0"/>
        <w:rPr>
          <w:rFonts w:ascii="Times New Roman" w:eastAsia="Times New Roman" w:hAnsi="Times New Roman" w:cs="Times New Roman"/>
          <w:color w:val="323232"/>
          <w:lang w:eastAsia="pt-BR"/>
        </w:rPr>
      </w:pPr>
      <w:r w:rsidRPr="00DA6FEE">
        <w:rPr>
          <w:rFonts w:ascii="Times New Roman" w:eastAsia="Times New Roman" w:hAnsi="Times New Roman" w:cs="Times New Roman"/>
          <w:b/>
          <w:bCs/>
          <w:color w:val="323232"/>
          <w:lang w:eastAsia="pt-BR"/>
        </w:rPr>
        <w:t>Preparation of visible light-responsive AgBiO</w:t>
      </w:r>
      <w:r w:rsidRPr="00DA6FEE">
        <w:rPr>
          <w:rFonts w:ascii="Times New Roman" w:eastAsia="Times New Roman" w:hAnsi="Times New Roman" w:cs="Times New Roman"/>
          <w:b/>
          <w:bCs/>
          <w:color w:val="323232"/>
          <w:vertAlign w:val="subscript"/>
          <w:lang w:eastAsia="pt-BR"/>
        </w:rPr>
        <w:t>3</w:t>
      </w:r>
      <w:r w:rsidRPr="00DA6FEE">
        <w:rPr>
          <w:rFonts w:ascii="Times New Roman" w:eastAsia="Times New Roman" w:hAnsi="Times New Roman" w:cs="Times New Roman"/>
          <w:b/>
          <w:bCs/>
          <w:color w:val="323232"/>
          <w:lang w:eastAsia="pt-BR"/>
        </w:rPr>
        <w:t> bactericide and its control effect on the </w:t>
      </w:r>
      <w:r w:rsidRPr="00DA6FEE">
        <w:rPr>
          <w:rFonts w:ascii="Times New Roman" w:eastAsia="Times New Roman" w:hAnsi="Times New Roman" w:cs="Times New Roman"/>
          <w:b/>
          <w:bCs/>
          <w:i/>
          <w:iCs/>
          <w:color w:val="323232"/>
          <w:lang w:eastAsia="pt-BR"/>
        </w:rPr>
        <w:t>Microcystis aeruginosa</w:t>
      </w:r>
    </w:p>
    <w:p w14:paraId="22020ABE" w14:textId="77777777" w:rsidR="00600077" w:rsidRPr="00DA6FEE" w:rsidRDefault="00600077" w:rsidP="00600077">
      <w:pPr>
        <w:spacing w:after="0"/>
        <w:rPr>
          <w:rFonts w:ascii="Times New Roman" w:eastAsia="Times New Roman" w:hAnsi="Times New Roman" w:cs="Times New Roman"/>
          <w:color w:val="323232"/>
          <w:lang w:eastAsia="pt-BR"/>
        </w:rPr>
      </w:pPr>
      <w:r w:rsidRPr="00DA6FEE">
        <w:rPr>
          <w:rFonts w:ascii="Times New Roman" w:eastAsia="Times New Roman" w:hAnsi="Times New Roman" w:cs="Times New Roman"/>
          <w:color w:val="323232"/>
          <w:lang w:eastAsia="pt-BR"/>
        </w:rPr>
        <w:t xml:space="preserve">J. </w:t>
      </w:r>
      <w:proofErr w:type="spellStart"/>
      <w:r w:rsidRPr="00DA6FEE">
        <w:rPr>
          <w:rFonts w:ascii="Times New Roman" w:eastAsia="Times New Roman" w:hAnsi="Times New Roman" w:cs="Times New Roman"/>
          <w:color w:val="323232"/>
          <w:lang w:eastAsia="pt-BR"/>
        </w:rPr>
        <w:t>Photochem</w:t>
      </w:r>
      <w:proofErr w:type="spellEnd"/>
      <w:r w:rsidRPr="00DA6FEE">
        <w:rPr>
          <w:rFonts w:ascii="Times New Roman" w:eastAsia="Times New Roman" w:hAnsi="Times New Roman" w:cs="Times New Roman"/>
          <w:color w:val="323232"/>
          <w:lang w:eastAsia="pt-BR"/>
        </w:rPr>
        <w:t xml:space="preserve">. </w:t>
      </w:r>
      <w:proofErr w:type="spellStart"/>
      <w:r w:rsidRPr="00DA6FEE">
        <w:rPr>
          <w:rFonts w:ascii="Times New Roman" w:eastAsia="Times New Roman" w:hAnsi="Times New Roman" w:cs="Times New Roman"/>
          <w:color w:val="323232"/>
          <w:lang w:eastAsia="pt-BR"/>
        </w:rPr>
        <w:t>Photobiol</w:t>
      </w:r>
      <w:proofErr w:type="spellEnd"/>
      <w:r w:rsidRPr="00DA6FEE">
        <w:rPr>
          <w:rFonts w:ascii="Times New Roman" w:eastAsia="Times New Roman" w:hAnsi="Times New Roman" w:cs="Times New Roman"/>
          <w:color w:val="323232"/>
          <w:lang w:eastAsia="pt-BR"/>
        </w:rPr>
        <w:t>. B, 101 (2010), pp. 265-270</w:t>
      </w:r>
    </w:p>
    <w:p w14:paraId="7F363B70" w14:textId="77D0F720" w:rsidR="00F238E0" w:rsidRDefault="00F238E0" w:rsidP="00600077">
      <w:pPr>
        <w:spacing w:after="0"/>
        <w:rPr>
          <w:rFonts w:ascii="Times New Roman" w:eastAsia="Times New Roman" w:hAnsi="Times New Roman" w:cs="Times New Roman"/>
          <w:color w:val="323232"/>
          <w:lang w:eastAsia="pt-BR"/>
        </w:rPr>
      </w:pPr>
    </w:p>
    <w:p w14:paraId="0BAB0CB0" w14:textId="4E398E21" w:rsidR="00600077" w:rsidRPr="00AF194B" w:rsidRDefault="00600077" w:rsidP="00600077">
      <w:pPr>
        <w:rPr>
          <w:rFonts w:ascii="Times New Roman" w:hAnsi="Times New Roman" w:cs="Times New Roman"/>
        </w:rPr>
      </w:pPr>
      <w:r w:rsidRPr="00DA6FEE">
        <w:rPr>
          <w:rFonts w:ascii="Times New Roman" w:hAnsi="Times New Roman" w:cs="Times New Roman"/>
        </w:rPr>
        <w:t>Zhao,</w:t>
      </w:r>
      <w:r w:rsidR="00AF194B" w:rsidRPr="00AF194B">
        <w:rPr>
          <w:rFonts w:ascii="Times New Roman" w:hAnsi="Times New Roman" w:cs="Times New Roman"/>
        </w:rPr>
        <w:t xml:space="preserve"> </w:t>
      </w:r>
      <w:r w:rsidR="00AF194B" w:rsidRPr="00DA6FEE">
        <w:rPr>
          <w:rFonts w:ascii="Times New Roman" w:hAnsi="Times New Roman" w:cs="Times New Roman"/>
        </w:rPr>
        <w:t>J.,</w:t>
      </w:r>
      <w:r w:rsidRPr="00DA6FEE">
        <w:rPr>
          <w:rFonts w:ascii="Times New Roman" w:hAnsi="Times New Roman" w:cs="Times New Roman"/>
        </w:rPr>
        <w:t xml:space="preserve"> Wang</w:t>
      </w:r>
      <w:r w:rsidR="00AF194B">
        <w:rPr>
          <w:rFonts w:ascii="Times New Roman" w:hAnsi="Times New Roman" w:cs="Times New Roman"/>
        </w:rPr>
        <w:t>, Z., White,</w:t>
      </w:r>
      <w:r w:rsidR="00AF194B" w:rsidRPr="00DA6FEE">
        <w:rPr>
          <w:rFonts w:ascii="Times New Roman" w:hAnsi="Times New Roman" w:cs="Times New Roman"/>
        </w:rPr>
        <w:t xml:space="preserve"> J.C.</w:t>
      </w:r>
      <w:r w:rsidR="00AF194B">
        <w:rPr>
          <w:rFonts w:ascii="Times New Roman" w:hAnsi="Times New Roman" w:cs="Times New Roman"/>
        </w:rPr>
        <w:t>,</w:t>
      </w:r>
      <w:r w:rsidR="00AF194B" w:rsidRPr="00DA6FEE">
        <w:rPr>
          <w:rFonts w:ascii="Times New Roman" w:hAnsi="Times New Roman" w:cs="Times New Roman"/>
        </w:rPr>
        <w:t xml:space="preserve"> Xing</w:t>
      </w:r>
      <w:r w:rsidR="00AF194B">
        <w:rPr>
          <w:rFonts w:ascii="Times New Roman" w:hAnsi="Times New Roman" w:cs="Times New Roman"/>
        </w:rPr>
        <w:t xml:space="preserve">, </w:t>
      </w:r>
      <w:r w:rsidR="00AF194B" w:rsidRPr="00DA6FEE">
        <w:rPr>
          <w:rFonts w:ascii="Times New Roman" w:hAnsi="Times New Roman" w:cs="Times New Roman"/>
        </w:rPr>
        <w:t>B.</w:t>
      </w:r>
      <w:r w:rsidR="00AF194B">
        <w:rPr>
          <w:rFonts w:ascii="Times New Roman" w:hAnsi="Times New Roman" w:cs="Times New Roman"/>
        </w:rPr>
        <w:t xml:space="preserve"> </w:t>
      </w:r>
      <w:r w:rsidRPr="00DA6FEE">
        <w:rPr>
          <w:rFonts w:ascii="Times New Roman" w:hAnsi="Times New Roman" w:cs="Times New Roman"/>
          <w:b/>
        </w:rPr>
        <w:t>Graphene in the aquatic environment: adsorption, dispersion, toxicity and transformation</w:t>
      </w:r>
      <w:r w:rsidR="00AF194B">
        <w:rPr>
          <w:rFonts w:ascii="Times New Roman" w:hAnsi="Times New Roman" w:cs="Times New Roman"/>
        </w:rPr>
        <w:t xml:space="preserve">. </w:t>
      </w:r>
      <w:r w:rsidRPr="00AF194B">
        <w:rPr>
          <w:rFonts w:ascii="Times New Roman" w:hAnsi="Times New Roman" w:cs="Times New Roman"/>
        </w:rPr>
        <w:t>Environ. Sci. Technol., 48 (2014), pp. 9995-10009</w:t>
      </w:r>
    </w:p>
    <w:p w14:paraId="6A62CB72" w14:textId="1FB06451" w:rsidR="00E36F45" w:rsidRDefault="00E36F45" w:rsidP="00E36F45">
      <w:pPr>
        <w:rPr>
          <w:rFonts w:ascii="Times New Roman" w:hAnsi="Times New Roman" w:cs="Times New Roman"/>
        </w:rPr>
      </w:pPr>
      <w:r w:rsidRPr="00E36F45">
        <w:rPr>
          <w:rFonts w:ascii="Times New Roman" w:hAnsi="Times New Roman" w:cs="Times New Roman"/>
        </w:rPr>
        <w:t xml:space="preserve">Zhang, X., Ye, X., Chen, </w:t>
      </w:r>
      <w:r>
        <w:rPr>
          <w:rFonts w:ascii="Times New Roman" w:hAnsi="Times New Roman" w:cs="Times New Roman"/>
        </w:rPr>
        <w:t xml:space="preserve">L., Zhao, H., Shi, Q., Xiao, Y., Ma, L., Hou, X., Chen, Y., Yang, F., 2020. </w:t>
      </w:r>
      <w:r w:rsidRPr="00E36F45">
        <w:rPr>
          <w:rFonts w:ascii="Times New Roman" w:hAnsi="Times New Roman" w:cs="Times New Roman"/>
        </w:rPr>
        <w:t xml:space="preserve">Functional role of </w:t>
      </w:r>
      <w:proofErr w:type="spellStart"/>
      <w:r w:rsidRPr="00E36F45">
        <w:rPr>
          <w:rFonts w:ascii="Times New Roman" w:hAnsi="Times New Roman" w:cs="Times New Roman"/>
        </w:rPr>
        <w:t>bloom</w:t>
      </w:r>
      <w:proofErr w:type="spellEnd"/>
      <w:r w:rsidRPr="00E36F45">
        <w:rPr>
          <w:rFonts w:ascii="Times New Roman" w:hAnsi="Times New Roman" w:cs="Times New Roman"/>
        </w:rPr>
        <w:t>-forming cyanobacterium Planktothrix in ecologically shaping aquatic environments</w:t>
      </w:r>
      <w:r>
        <w:rPr>
          <w:rFonts w:ascii="Times New Roman" w:hAnsi="Times New Roman" w:cs="Times New Roman"/>
        </w:rPr>
        <w:t xml:space="preserve">. </w:t>
      </w:r>
      <w:r w:rsidRPr="00E36F45">
        <w:rPr>
          <w:rFonts w:ascii="Times New Roman" w:hAnsi="Times New Roman" w:cs="Times New Roman"/>
        </w:rPr>
        <w:t>Science of The Total Environment</w:t>
      </w:r>
      <w:r>
        <w:rPr>
          <w:rFonts w:ascii="Times New Roman" w:hAnsi="Times New Roman" w:cs="Times New Roman"/>
        </w:rPr>
        <w:t xml:space="preserve">. </w:t>
      </w:r>
      <w:hyperlink r:id="rId48" w:history="1">
        <w:r w:rsidR="00A61B38" w:rsidRPr="00C42B0D">
          <w:rPr>
            <w:rStyle w:val="Hyperlink"/>
            <w:rFonts w:ascii="Times New Roman" w:hAnsi="Times New Roman" w:cs="Times New Roman"/>
          </w:rPr>
          <w:t>https://doi.org/10.1016/j.scitotenv.2019.136314</w:t>
        </w:r>
      </w:hyperlink>
    </w:p>
    <w:p w14:paraId="45540C8E" w14:textId="3DA3CA9A" w:rsidR="00AF194B" w:rsidRDefault="00AF194B" w:rsidP="00AF194B">
      <w:pPr>
        <w:rPr>
          <w:rFonts w:ascii="Times New Roman" w:hAnsi="Times New Roman" w:cs="Times New Roman"/>
        </w:rPr>
      </w:pPr>
      <w:r>
        <w:rPr>
          <w:rFonts w:ascii="Times New Roman" w:hAnsi="Times New Roman" w:cs="Times New Roman"/>
        </w:rPr>
        <w:t xml:space="preserve">Zhang, X., Ma, Y., Tang, T., </w:t>
      </w:r>
      <w:proofErr w:type="spellStart"/>
      <w:r>
        <w:rPr>
          <w:rFonts w:ascii="Times New Roman" w:hAnsi="Times New Roman" w:cs="Times New Roman"/>
        </w:rPr>
        <w:t>Xiong</w:t>
      </w:r>
      <w:proofErr w:type="spellEnd"/>
      <w:r>
        <w:rPr>
          <w:rFonts w:ascii="Times New Roman" w:hAnsi="Times New Roman" w:cs="Times New Roman"/>
        </w:rPr>
        <w:t xml:space="preserve">, Y., Dai, R.. </w:t>
      </w:r>
      <w:r w:rsidRPr="00AF194B">
        <w:rPr>
          <w:rFonts w:ascii="Times New Roman" w:hAnsi="Times New Roman" w:cs="Times New Roman"/>
        </w:rPr>
        <w:t>Removal of cyanobacteria and control of algal organic matter by simultaneous oxidation and coagulation - comparing the H2O2/Fe(II) and H2O2/Fe(III) processes</w:t>
      </w:r>
      <w:r>
        <w:rPr>
          <w:rFonts w:ascii="Times New Roman" w:hAnsi="Times New Roman" w:cs="Times New Roman"/>
        </w:rPr>
        <w:t xml:space="preserve">. </w:t>
      </w:r>
      <w:r w:rsidRPr="00AF194B">
        <w:rPr>
          <w:rFonts w:ascii="Times New Roman" w:hAnsi="Times New Roman" w:cs="Times New Roman"/>
        </w:rPr>
        <w:t>Science of The Total Environment</w:t>
      </w:r>
      <w:r>
        <w:rPr>
          <w:rFonts w:ascii="Times New Roman" w:hAnsi="Times New Roman" w:cs="Times New Roman"/>
        </w:rPr>
        <w:t xml:space="preserve">. </w:t>
      </w:r>
      <w:hyperlink r:id="rId49" w:history="1">
        <w:r w:rsidRPr="00397D82">
          <w:rPr>
            <w:rStyle w:val="Hyperlink"/>
            <w:rFonts w:ascii="Times New Roman" w:hAnsi="Times New Roman" w:cs="Times New Roman"/>
          </w:rPr>
          <w:t>https://doi.org/10.1016/j.scitotenv.2020.137653</w:t>
        </w:r>
      </w:hyperlink>
    </w:p>
    <w:p w14:paraId="6E09C8AF" w14:textId="4FA05913" w:rsidR="00A61B38" w:rsidRDefault="00A61B38" w:rsidP="00176EE5">
      <w:pPr>
        <w:rPr>
          <w:rFonts w:ascii="Times New Roman" w:hAnsi="Times New Roman" w:cs="Times New Roman"/>
        </w:rPr>
      </w:pPr>
      <w:r w:rsidRPr="00A61B38">
        <w:rPr>
          <w:rFonts w:ascii="Times New Roman" w:hAnsi="Times New Roman" w:cs="Times New Roman"/>
        </w:rPr>
        <w:t>Zhou, T., Cao, H., Zheng, J., Teng, F</w:t>
      </w:r>
      <w:r>
        <w:rPr>
          <w:rFonts w:ascii="Times New Roman" w:hAnsi="Times New Roman" w:cs="Times New Roman"/>
        </w:rPr>
        <w:t>., Wang, X., Lou, K., Zhang, X., Tao, Y., 2020.</w:t>
      </w:r>
      <w:r w:rsidRPr="00A61B38">
        <w:t xml:space="preserve"> </w:t>
      </w:r>
      <w:r w:rsidRPr="00A61B38">
        <w:rPr>
          <w:rFonts w:ascii="Times New Roman" w:hAnsi="Times New Roman" w:cs="Times New Roman"/>
        </w:rPr>
        <w:t>Suppression of water-bloom cyanobacterium Microcystis aeruginosa by algaecide hydrogen peroxide maximized through programmed cell death</w:t>
      </w:r>
      <w:r>
        <w:rPr>
          <w:rFonts w:ascii="Times New Roman" w:hAnsi="Times New Roman" w:cs="Times New Roman"/>
        </w:rPr>
        <w:t xml:space="preserve">. Journal of Hazardous Materials. </w:t>
      </w:r>
      <w:hyperlink r:id="rId50" w:history="1">
        <w:r w:rsidRPr="00397D82">
          <w:rPr>
            <w:rStyle w:val="Hyperlink"/>
            <w:rFonts w:ascii="Times New Roman" w:hAnsi="Times New Roman" w:cs="Times New Roman"/>
          </w:rPr>
          <w:t>https://doi.org/10.1016/j.jhazmat.2020.122394</w:t>
        </w:r>
      </w:hyperlink>
    </w:p>
    <w:p w14:paraId="6A14C48D" w14:textId="77777777" w:rsidR="00A61B38" w:rsidRDefault="00A61B38" w:rsidP="00176EE5">
      <w:pPr>
        <w:rPr>
          <w:rFonts w:ascii="Times New Roman" w:hAnsi="Times New Roman" w:cs="Times New Roman"/>
        </w:rPr>
      </w:pPr>
    </w:p>
    <w:p w14:paraId="4635A066" w14:textId="125733FC" w:rsidR="00EF1806" w:rsidRPr="00C42B0D" w:rsidRDefault="00EF1806" w:rsidP="00900167">
      <w:pPr>
        <w:rPr>
          <w:rFonts w:ascii="Times New Roman" w:hAnsi="Times New Roman" w:cs="Times New Roman"/>
          <w:color w:val="000000"/>
        </w:rPr>
      </w:pPr>
    </w:p>
    <w:p w14:paraId="3672169A" w14:textId="51D9D36F" w:rsidR="00EF1806" w:rsidRPr="00C42B0D" w:rsidRDefault="00EF1806" w:rsidP="00900167">
      <w:pPr>
        <w:rPr>
          <w:rFonts w:ascii="Times New Roman" w:hAnsi="Times New Roman" w:cs="Times New Roman"/>
          <w:color w:val="000000"/>
        </w:rPr>
      </w:pPr>
    </w:p>
    <w:p w14:paraId="2C9119B9" w14:textId="5594A439" w:rsidR="00EF1806" w:rsidRPr="00C42B0D" w:rsidRDefault="00EF1806" w:rsidP="00900167">
      <w:pPr>
        <w:rPr>
          <w:rFonts w:ascii="Times New Roman" w:hAnsi="Times New Roman" w:cs="Times New Roman"/>
          <w:color w:val="000000"/>
        </w:rPr>
      </w:pPr>
    </w:p>
    <w:p w14:paraId="6E8310A2" w14:textId="05292196" w:rsidR="00E93F62" w:rsidRPr="00C42B0D" w:rsidRDefault="00E93F62" w:rsidP="00900167">
      <w:pPr>
        <w:rPr>
          <w:rFonts w:ascii="Times New Roman" w:hAnsi="Times New Roman" w:cs="Times New Roman"/>
        </w:rPr>
      </w:pPr>
    </w:p>
    <w:p w14:paraId="6BB477B3" w14:textId="47AE0089" w:rsidR="006C267C" w:rsidRPr="00C42B0D" w:rsidRDefault="002C2401" w:rsidP="00900167">
      <w:pPr>
        <w:rPr>
          <w:rFonts w:ascii="Times New Roman" w:hAnsi="Times New Roman" w:cs="Times New Roman"/>
          <w:b/>
        </w:rPr>
      </w:pPr>
      <w:r w:rsidRPr="00C42B0D">
        <w:rPr>
          <w:rFonts w:ascii="Times New Roman" w:hAnsi="Times New Roman" w:cs="Times New Roman"/>
          <w:b/>
        </w:rPr>
        <w:t>MATERIAL COMPLEMENTAR</w:t>
      </w:r>
    </w:p>
    <w:p w14:paraId="79575372" w14:textId="77777777" w:rsidR="002C2401" w:rsidRPr="00C42B0D" w:rsidRDefault="002C2401" w:rsidP="00900167">
      <w:pPr>
        <w:rPr>
          <w:rFonts w:ascii="Times New Roman" w:hAnsi="Times New Roman" w:cs="Times New Roman"/>
          <w:b/>
        </w:rPr>
      </w:pPr>
    </w:p>
    <w:p w14:paraId="406905A1" w14:textId="48343425" w:rsidR="00DE36E1" w:rsidRPr="00DA6FEE" w:rsidRDefault="00DE36E1" w:rsidP="00DE36E1">
      <w:pPr>
        <w:ind w:firstLine="709"/>
        <w:rPr>
          <w:rFonts w:ascii="Times New Roman" w:hAnsi="Times New Roman" w:cs="Times New Roman"/>
          <w:lang w:val="pt-BR"/>
        </w:rPr>
      </w:pPr>
      <w:r>
        <w:rPr>
          <w:rFonts w:ascii="Times New Roman" w:hAnsi="Times New Roman" w:cs="Times New Roman"/>
          <w:lang w:val="pt-BR"/>
        </w:rPr>
        <w:t>A qualidade do modelo proposto no presente artigo</w:t>
      </w:r>
      <w:r w:rsidRPr="00DA6FEE">
        <w:rPr>
          <w:rFonts w:ascii="Times New Roman" w:hAnsi="Times New Roman" w:cs="Times New Roman"/>
          <w:lang w:val="pt-BR"/>
        </w:rPr>
        <w:t xml:space="preserve"> foi verificada por 2 métodos:</w:t>
      </w:r>
    </w:p>
    <w:p w14:paraId="1809CB41" w14:textId="552EEFDD" w:rsidR="00DE36E1" w:rsidRPr="00DA6FEE" w:rsidRDefault="00DE36E1" w:rsidP="00DE36E1">
      <w:pPr>
        <w:pStyle w:val="PargrafodaLista"/>
        <w:numPr>
          <w:ilvl w:val="0"/>
          <w:numId w:val="8"/>
        </w:numPr>
        <w:spacing w:after="160"/>
        <w:rPr>
          <w:rFonts w:ascii="Times New Roman" w:hAnsi="Times New Roman" w:cs="Times New Roman"/>
          <w:lang w:val="pt-BR"/>
        </w:rPr>
      </w:pPr>
      <w:r w:rsidRPr="00DA6FEE">
        <w:rPr>
          <w:rFonts w:ascii="Times New Roman" w:hAnsi="Times New Roman" w:cs="Times New Roman"/>
          <w:lang w:val="pt-BR"/>
        </w:rPr>
        <w:t xml:space="preserve">Método 1: Qualidade dos resíduos </w:t>
      </w:r>
      <w:r w:rsidRPr="00DA6FEE">
        <w:rPr>
          <w:rFonts w:ascii="Times New Roman" w:hAnsi="Times New Roman" w:cs="Times New Roman"/>
        </w:rPr>
        <w:fldChar w:fldCharType="begin" w:fldLock="1"/>
      </w:r>
      <w:r w:rsidR="00416BC1">
        <w:rPr>
          <w:rFonts w:ascii="Times New Roman" w:hAnsi="Times New Roman" w:cs="Times New Roman"/>
          <w:lang w:val="pt-BR"/>
        </w:rPr>
        <w:instrText>ADDIN CSL_CITATION {"citationItems":[{"id":"ITEM-1","itemData":{"author":[{"dropping-particle":"","family":"AGRESTI","given":"A.","non-dropping-particle":"","parse-names":false,"suffix":""}],"edition":"2.","id":"ITEM-1","issued":{"date-parts":[["2012"]]},"number-of-pages":"721","publisher":"John Wley &amp; Sons","publisher-place":"New Jersey","title":"Categorical Data Analysis","type":"book"},"uris":["http://www.mendeley.com/documents/?uuid=7c8bcf55-78f2-484a-ab1f-d9c8d0d3478b","http://www.mendeley.com/documents/?uuid=e98b2f21-6c4d-4aa1-b0cf-8b1a579ec986"]},{"id":"ITEM-2","itemData":{"author":[{"dropping-particle":"","family":"Giolo","given":"Suely Ruiz","non-dropping-particle":"","parse-names":false,"suffix":""}],"id":"ITEM-2","issued":{"date-parts":[["2017"]]},"number-of-pages":"256","publisher":"Blusher","publisher-place":"São Paulo","title":"Introdução à análise de dados categóricos com aplicações","type":"book"},"uris":["http://www.mendeley.com/documents/?uuid=c5a86cf5-2473-4464-841f-546f4e6ea8a4"]}],"mendeley":{"formattedCitation":"(AGRESTI, 2012; Giolo, 2017)","plainTextFormattedCitation":"(AGRESTI, 2012; Giolo, 2017)","previouslyFormattedCitation":"(AGRESTI, 2012; Giolo, 2017)"},"properties":{"noteIndex":0},"schema":"https://github.com/citation-style-language/schema/raw/master/csl-citation.json"}</w:instrText>
      </w:r>
      <w:r w:rsidRPr="00DA6FEE">
        <w:rPr>
          <w:rFonts w:ascii="Times New Roman" w:hAnsi="Times New Roman" w:cs="Times New Roman"/>
        </w:rPr>
        <w:fldChar w:fldCharType="separate"/>
      </w:r>
      <w:r w:rsidR="00416BC1" w:rsidRPr="00416BC1">
        <w:rPr>
          <w:rFonts w:ascii="Times New Roman" w:hAnsi="Times New Roman" w:cs="Times New Roman"/>
          <w:noProof/>
          <w:lang w:val="pt-BR"/>
        </w:rPr>
        <w:t>(AGRESTI, 2012; Giolo, 2017)</w:t>
      </w:r>
      <w:r w:rsidRPr="00DA6FEE">
        <w:rPr>
          <w:rFonts w:ascii="Times New Roman" w:hAnsi="Times New Roman" w:cs="Times New Roman"/>
        </w:rPr>
        <w:fldChar w:fldCharType="end"/>
      </w:r>
      <w:r w:rsidRPr="00DA6FEE">
        <w:rPr>
          <w:rFonts w:ascii="Times New Roman" w:hAnsi="Times New Roman" w:cs="Times New Roman"/>
          <w:lang w:val="pt-BR"/>
        </w:rPr>
        <w:t xml:space="preserve">: </w:t>
      </w:r>
    </w:p>
    <w:p w14:paraId="4AC74751" w14:textId="77777777" w:rsidR="00DE36E1" w:rsidRPr="00DA6FEE" w:rsidRDefault="00DE36E1" w:rsidP="00DE36E1">
      <w:pPr>
        <w:pStyle w:val="PargrafodaLista"/>
        <w:numPr>
          <w:ilvl w:val="1"/>
          <w:numId w:val="8"/>
        </w:numPr>
        <w:spacing w:after="160"/>
        <w:rPr>
          <w:rFonts w:ascii="Times New Roman" w:hAnsi="Times New Roman" w:cs="Times New Roman"/>
          <w:lang w:val="pt-BR"/>
        </w:rPr>
      </w:pPr>
      <w:r w:rsidRPr="00DA6FEE">
        <w:rPr>
          <w:rFonts w:ascii="Times New Roman" w:hAnsi="Times New Roman" w:cs="Times New Roman"/>
          <w:lang w:val="pt-BR"/>
        </w:rPr>
        <w:t>Resíduos de Pearson (Figura 1A) e da Deviance (Figura 1C) aleatoriamente distribuídos entre ±3 indicam modelo ajustado;</w:t>
      </w:r>
    </w:p>
    <w:p w14:paraId="5A07CBEF" w14:textId="77777777" w:rsidR="00DE36E1" w:rsidRPr="00DA6FEE" w:rsidRDefault="00DE36E1" w:rsidP="00DE36E1">
      <w:pPr>
        <w:pStyle w:val="PargrafodaLista"/>
        <w:numPr>
          <w:ilvl w:val="1"/>
          <w:numId w:val="8"/>
        </w:numPr>
        <w:spacing w:after="160"/>
        <w:rPr>
          <w:rFonts w:ascii="Times New Roman" w:hAnsi="Times New Roman" w:cs="Times New Roman"/>
          <w:lang w:val="pt-BR"/>
        </w:rPr>
      </w:pPr>
      <w:r w:rsidRPr="00DA6FEE">
        <w:rPr>
          <w:rFonts w:ascii="Times New Roman" w:hAnsi="Times New Roman" w:cs="Times New Roman"/>
          <w:lang w:val="pt-BR"/>
        </w:rPr>
        <w:t xml:space="preserve">Resíduos de Pearson e da Deviance dentro do envelope simulado indicam modelo ajustado, similar as Figuras 1B e 1D, respectivamente. </w:t>
      </w:r>
    </w:p>
    <w:p w14:paraId="78278409" w14:textId="77777777" w:rsidR="00DE36E1" w:rsidRPr="00DA6FEE" w:rsidRDefault="00DE36E1" w:rsidP="00DE36E1">
      <w:pPr>
        <w:pStyle w:val="PargrafodaLista"/>
        <w:numPr>
          <w:ilvl w:val="0"/>
          <w:numId w:val="8"/>
        </w:numPr>
        <w:spacing w:after="160"/>
        <w:rPr>
          <w:rFonts w:ascii="Times New Roman" w:hAnsi="Times New Roman" w:cs="Times New Roman"/>
          <w:lang w:val="pt-BR"/>
        </w:rPr>
      </w:pPr>
      <w:r w:rsidRPr="00DA6FEE">
        <w:rPr>
          <w:rFonts w:ascii="Times New Roman" w:hAnsi="Times New Roman" w:cs="Times New Roman"/>
          <w:lang w:val="pt-BR"/>
        </w:rPr>
        <w:t>Método 2: Tabela de análise da variância (tabela ANODEV), que além de atestar a qualidade do modelo, permite saber qual das variáveis independentes (Sample e/ou Phylum) é significante (p&lt;0,05) para explicar a variabilidade das chances de células íntegras.</w:t>
      </w:r>
    </w:p>
    <w:p w14:paraId="1F0142E9" w14:textId="77777777" w:rsidR="00DE36E1" w:rsidRPr="00DA6FEE" w:rsidRDefault="00DE36E1" w:rsidP="00DE36E1">
      <w:pPr>
        <w:pStyle w:val="PargrafodaLista"/>
        <w:ind w:left="765"/>
        <w:rPr>
          <w:rFonts w:ascii="Times New Roman" w:hAnsi="Times New Roman" w:cs="Times New Roman"/>
          <w:lang w:val="pt-BR"/>
        </w:rPr>
      </w:pPr>
      <w:r w:rsidRPr="00DA6FEE">
        <w:rPr>
          <w:rFonts w:ascii="Times New Roman" w:hAnsi="Times New Roman" w:cs="Times New Roman"/>
          <w:lang w:val="pt-BR"/>
        </w:rPr>
        <w:t xml:space="preserve">Na tabela ANODEV encontram-se os valores: </w:t>
      </w:r>
    </w:p>
    <w:p w14:paraId="0E709F04"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Dos graus de liberdade: utilizado para o cálculo do p-valor;</w:t>
      </w:r>
    </w:p>
    <w:p w14:paraId="1191230A" w14:textId="77777777" w:rsidR="00DE36E1" w:rsidRPr="00DA6FEE" w:rsidRDefault="00DE36E1" w:rsidP="00DE36E1">
      <w:pPr>
        <w:pStyle w:val="PargrafodaLista"/>
        <w:numPr>
          <w:ilvl w:val="0"/>
          <w:numId w:val="6"/>
        </w:numPr>
        <w:spacing w:after="160"/>
        <w:rPr>
          <w:rFonts w:ascii="Times New Roman" w:hAnsi="Times New Roman" w:cs="Times New Roman"/>
        </w:rPr>
      </w:pPr>
      <w:r w:rsidRPr="00DA6FEE">
        <w:rPr>
          <w:rFonts w:ascii="Times New Roman" w:hAnsi="Times New Roman" w:cs="Times New Roman"/>
        </w:rPr>
        <w:t>Da Deviance;</w:t>
      </w:r>
    </w:p>
    <w:p w14:paraId="07F9EE29"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Resid. Deviance: utilizada para saber se a Eq (1) reduziu significativamente (p&lt;0,05) a deviance do modelo nulo (aquele sem nenhuma variável);</w:t>
      </w:r>
    </w:p>
    <w:p w14:paraId="1A323EDD"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Resid. DF: utilizado para cálculo das estatísticas Qui-quadrado dos resíduos de Pearson (Q</w:t>
      </w:r>
      <w:r w:rsidRPr="00DA6FEE">
        <w:rPr>
          <w:rFonts w:ascii="Times New Roman" w:hAnsi="Times New Roman" w:cs="Times New Roman"/>
          <w:vertAlign w:val="subscript"/>
          <w:lang w:val="pt-BR"/>
        </w:rPr>
        <w:t>P</w:t>
      </w:r>
      <w:r w:rsidRPr="00DA6FEE">
        <w:rPr>
          <w:rFonts w:ascii="Times New Roman" w:hAnsi="Times New Roman" w:cs="Times New Roman"/>
          <w:lang w:val="pt-BR"/>
        </w:rPr>
        <w:t>) e da Deviance (Q</w:t>
      </w:r>
      <w:r w:rsidRPr="00DA6FEE">
        <w:rPr>
          <w:rFonts w:ascii="Times New Roman" w:hAnsi="Times New Roman" w:cs="Times New Roman"/>
          <w:vertAlign w:val="subscript"/>
          <w:lang w:val="pt-BR"/>
        </w:rPr>
        <w:t>L</w:t>
      </w:r>
      <w:r w:rsidRPr="00DA6FEE">
        <w:rPr>
          <w:rFonts w:ascii="Times New Roman" w:hAnsi="Times New Roman" w:cs="Times New Roman"/>
          <w:lang w:val="pt-BR"/>
        </w:rPr>
        <w:t xml:space="preserve">), que atestam modelo ajustando quanto p&gt;0,05. </w:t>
      </w:r>
    </w:p>
    <w:p w14:paraId="14A25EF5"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p-valor: calculado pela estatística qui-quadrado e os graus de liberdade.</w:t>
      </w:r>
    </w:p>
    <w:p w14:paraId="34219919" w14:textId="77777777" w:rsidR="00DE36E1" w:rsidRPr="00DA6FEE" w:rsidRDefault="00DE36E1" w:rsidP="00DE36E1">
      <w:pPr>
        <w:pStyle w:val="PargrafodaLista"/>
        <w:numPr>
          <w:ilvl w:val="0"/>
          <w:numId w:val="6"/>
        </w:numPr>
        <w:spacing w:after="160"/>
        <w:rPr>
          <w:rFonts w:ascii="Times New Roman" w:hAnsi="Times New Roman" w:cs="Times New Roman"/>
          <w:lang w:val="pt-BR"/>
        </w:rPr>
      </w:pPr>
      <w:r w:rsidRPr="00DA6FEE">
        <w:rPr>
          <w:rFonts w:ascii="Times New Roman" w:hAnsi="Times New Roman" w:cs="Times New Roman"/>
          <w:lang w:val="pt-BR"/>
        </w:rPr>
        <w:t>Do Critério de informação de Akaike (AIC): excetuando-se o modelo saturado (aquele que possui todas as variáveis e suas respectivas interações), para considerar Equação (1) ajustada, a mesma deve apresentar o menor AIC possível dentre os modelos testados.</w:t>
      </w:r>
    </w:p>
    <w:p w14:paraId="6AE2A860" w14:textId="77777777" w:rsidR="004F10C0" w:rsidRPr="004F10C0" w:rsidRDefault="004F10C0" w:rsidP="004F10C0">
      <w:pPr>
        <w:pStyle w:val="PargrafodaLista"/>
        <w:ind w:left="765"/>
        <w:rPr>
          <w:rFonts w:ascii="Times New Roman" w:hAnsi="Times New Roman" w:cs="Times New Roman"/>
          <w:lang w:val="pt-BR"/>
        </w:rPr>
      </w:pPr>
    </w:p>
    <w:p w14:paraId="14625CFE" w14:textId="5E4A3D4A" w:rsidR="004F10C0" w:rsidRPr="00DA6FEE" w:rsidRDefault="004F10C0" w:rsidP="004F10C0">
      <w:pPr>
        <w:pStyle w:val="Legenda"/>
        <w:keepNext/>
        <w:ind w:left="765"/>
        <w:rPr>
          <w:rFonts w:ascii="Times New Roman" w:hAnsi="Times New Roman" w:cs="Times New Roman"/>
        </w:rPr>
      </w:pPr>
      <w:r w:rsidRPr="00DA6FEE">
        <w:rPr>
          <w:rFonts w:ascii="Times New Roman" w:hAnsi="Times New Roman" w:cs="Times New Roman"/>
        </w:rPr>
        <w:lastRenderedPageBreak/>
        <w:t xml:space="preserve">Figura </w:t>
      </w:r>
      <w:r>
        <w:rPr>
          <w:rFonts w:ascii="Times New Roman" w:hAnsi="Times New Roman" w:cs="Times New Roman"/>
        </w:rPr>
        <w:t>1</w:t>
      </w:r>
      <w:r w:rsidRPr="00DA6FEE">
        <w:rPr>
          <w:rFonts w:ascii="Times New Roman" w:hAnsi="Times New Roman" w:cs="Times New Roman"/>
        </w:rPr>
        <w:t xml:space="preserve"> - Exemplo dos resíduos de Pearson (A) , da deviance (C) e dos seus respectivos envelopes simulados (B) e (D) para n observações.</w:t>
      </w:r>
    </w:p>
    <w:p w14:paraId="1C964854" w14:textId="77777777" w:rsidR="004F10C0" w:rsidRPr="004F10C0" w:rsidRDefault="004F10C0" w:rsidP="004F10C0">
      <w:pPr>
        <w:pStyle w:val="PargrafodaLista"/>
        <w:keepNext/>
        <w:ind w:left="765"/>
        <w:rPr>
          <w:rFonts w:ascii="Times New Roman" w:hAnsi="Times New Roman" w:cs="Times New Roman"/>
        </w:rPr>
      </w:pPr>
      <w:commentRangeStart w:id="5015"/>
      <w:r w:rsidRPr="00DA6FEE">
        <w:rPr>
          <w:noProof/>
          <w:lang w:val="pt-BR" w:eastAsia="pt-BR"/>
        </w:rPr>
        <w:drawing>
          <wp:inline distT="0" distB="0" distL="0" distR="0" wp14:anchorId="4C618001" wp14:editId="537876C3">
            <wp:extent cx="3999613" cy="3416968"/>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CF93F.tmp"/>
                    <pic:cNvPicPr/>
                  </pic:nvPicPr>
                  <pic:blipFill>
                    <a:blip r:embed="rId51">
                      <a:extLst>
                        <a:ext uri="{28A0092B-C50C-407E-A947-70E740481C1C}">
                          <a14:useLocalDpi xmlns:a14="http://schemas.microsoft.com/office/drawing/2010/main" val="0"/>
                        </a:ext>
                      </a:extLst>
                    </a:blip>
                    <a:stretch>
                      <a:fillRect/>
                    </a:stretch>
                  </pic:blipFill>
                  <pic:spPr>
                    <a:xfrm>
                      <a:off x="0" y="0"/>
                      <a:ext cx="4006060" cy="3422476"/>
                    </a:xfrm>
                    <a:prstGeom prst="rect">
                      <a:avLst/>
                    </a:prstGeom>
                  </pic:spPr>
                </pic:pic>
              </a:graphicData>
            </a:graphic>
          </wp:inline>
        </w:drawing>
      </w:r>
      <w:commentRangeEnd w:id="5015"/>
      <w:r w:rsidRPr="00DA6FEE">
        <w:rPr>
          <w:rStyle w:val="Refdecomentrio"/>
          <w:rFonts w:ascii="Times New Roman" w:hAnsi="Times New Roman" w:cs="Times New Roman"/>
        </w:rPr>
        <w:commentReference w:id="5015"/>
      </w:r>
    </w:p>
    <w:p w14:paraId="07FB217D" w14:textId="77777777" w:rsidR="00DE36E1" w:rsidRPr="00DA6FEE" w:rsidRDefault="00DE36E1" w:rsidP="00DE36E1">
      <w:pPr>
        <w:pStyle w:val="PargrafodaLista"/>
        <w:spacing w:after="160"/>
        <w:ind w:left="765"/>
        <w:rPr>
          <w:rFonts w:ascii="Times New Roman" w:hAnsi="Times New Roman" w:cs="Times New Roman"/>
          <w:lang w:val="pt-BR"/>
        </w:rPr>
      </w:pPr>
    </w:p>
    <w:p w14:paraId="48405DE0" w14:textId="705094B5" w:rsidR="00DE36E1" w:rsidRPr="00DA6FEE" w:rsidRDefault="00DE36E1" w:rsidP="00DE36E1">
      <w:pPr>
        <w:pStyle w:val="PargrafodaLista"/>
        <w:ind w:left="765"/>
        <w:rPr>
          <w:rFonts w:ascii="Times New Roman" w:hAnsi="Times New Roman" w:cs="Times New Roman"/>
          <w:lang w:val="pt-BR"/>
        </w:rPr>
      </w:pPr>
      <w:r w:rsidRPr="00DA6FEE">
        <w:rPr>
          <w:rFonts w:ascii="Times New Roman" w:hAnsi="Times New Roman" w:cs="Times New Roman"/>
          <w:lang w:val="pt-BR"/>
        </w:rPr>
        <w:t xml:space="preserve">A Tabela ANODEV foi construída conforme a </w:t>
      </w:r>
      <w:r w:rsidRPr="00DA6FEE">
        <w:rPr>
          <w:rFonts w:ascii="Times New Roman" w:hAnsi="Times New Roman" w:cs="Times New Roman"/>
        </w:rPr>
        <w:fldChar w:fldCharType="begin"/>
      </w:r>
      <w:r w:rsidRPr="00DA6FEE">
        <w:rPr>
          <w:rFonts w:ascii="Times New Roman" w:hAnsi="Times New Roman" w:cs="Times New Roman"/>
          <w:lang w:val="pt-BR"/>
        </w:rPr>
        <w:instrText xml:space="preserve"> REF _Ref34300330 \h  \* MERGEFORMAT </w:instrText>
      </w:r>
      <w:r w:rsidRPr="00DA6FEE">
        <w:rPr>
          <w:rFonts w:ascii="Times New Roman" w:hAnsi="Times New Roman" w:cs="Times New Roman"/>
        </w:rPr>
      </w:r>
      <w:r w:rsidRPr="00DA6FEE">
        <w:rPr>
          <w:rFonts w:ascii="Times New Roman" w:hAnsi="Times New Roman" w:cs="Times New Roman"/>
        </w:rPr>
        <w:fldChar w:fldCharType="separate"/>
      </w:r>
      <w:r w:rsidRPr="00DA6FEE">
        <w:rPr>
          <w:rFonts w:ascii="Times New Roman" w:hAnsi="Times New Roman" w:cs="Times New Roman"/>
          <w:lang w:val="pt-BR"/>
        </w:rPr>
        <w:t xml:space="preserve">Tabela </w:t>
      </w:r>
      <w:r>
        <w:rPr>
          <w:rFonts w:ascii="Times New Roman" w:hAnsi="Times New Roman" w:cs="Times New Roman"/>
          <w:noProof/>
          <w:lang w:val="pt-BR"/>
        </w:rPr>
        <w:t>1</w:t>
      </w:r>
      <w:r w:rsidRPr="00DA6FEE">
        <w:rPr>
          <w:rFonts w:ascii="Times New Roman" w:hAnsi="Times New Roman" w:cs="Times New Roman"/>
        </w:rPr>
        <w:fldChar w:fldCharType="end"/>
      </w:r>
      <w:r w:rsidRPr="00DA6FEE">
        <w:rPr>
          <w:rFonts w:ascii="Times New Roman" w:hAnsi="Times New Roman" w:cs="Times New Roman"/>
          <w:lang w:val="pt-BR"/>
        </w:rPr>
        <w:t>:</w:t>
      </w:r>
    </w:p>
    <w:p w14:paraId="685E2D52" w14:textId="75404B98" w:rsidR="00DE36E1" w:rsidRPr="00DA6FEE" w:rsidRDefault="00DE36E1" w:rsidP="00DE36E1">
      <w:pPr>
        <w:pStyle w:val="Legenda"/>
        <w:keepNext/>
        <w:rPr>
          <w:rFonts w:ascii="Times New Roman" w:hAnsi="Times New Roman" w:cs="Times New Roman"/>
        </w:rPr>
      </w:pPr>
      <w:bookmarkStart w:id="5016" w:name="_Ref34300330"/>
      <w:bookmarkStart w:id="5017" w:name="_Ref34300324"/>
      <w:r w:rsidRPr="00DA6FEE">
        <w:rPr>
          <w:rFonts w:ascii="Times New Roman" w:hAnsi="Times New Roman" w:cs="Times New Roman"/>
        </w:rPr>
        <w:t xml:space="preserve">Tabela </w:t>
      </w:r>
      <w:bookmarkEnd w:id="5016"/>
      <w:r>
        <w:rPr>
          <w:rFonts w:ascii="Times New Roman" w:hAnsi="Times New Roman" w:cs="Times New Roman"/>
        </w:rPr>
        <w:t>1</w:t>
      </w:r>
      <w:r w:rsidRPr="00DA6FEE">
        <w:rPr>
          <w:rFonts w:ascii="Times New Roman" w:hAnsi="Times New Roman" w:cs="Times New Roman"/>
        </w:rPr>
        <w:t xml:space="preserve"> –</w:t>
      </w:r>
      <w:bookmarkEnd w:id="5017"/>
      <w:r w:rsidRPr="00DA6FEE">
        <w:rPr>
          <w:rFonts w:ascii="Times New Roman" w:hAnsi="Times New Roman" w:cs="Times New Roman"/>
        </w:rPr>
        <w:t xml:space="preserve"> Método de construção da TABELA ANODEV</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3"/>
        <w:gridCol w:w="1089"/>
        <w:gridCol w:w="1000"/>
        <w:gridCol w:w="1588"/>
        <w:gridCol w:w="1478"/>
        <w:gridCol w:w="726"/>
        <w:gridCol w:w="510"/>
      </w:tblGrid>
      <w:tr w:rsidR="00DE36E1" w:rsidRPr="003524F9" w14:paraId="647AB085" w14:textId="77777777" w:rsidTr="00843704">
        <w:tc>
          <w:tcPr>
            <w:tcW w:w="1172" w:type="pct"/>
            <w:tcBorders>
              <w:top w:val="single" w:sz="18" w:space="0" w:color="auto"/>
              <w:bottom w:val="double" w:sz="4" w:space="0" w:color="auto"/>
            </w:tcBorders>
            <w:vAlign w:val="center"/>
          </w:tcPr>
          <w:p w14:paraId="7FFD7F8C"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Model</w:t>
            </w:r>
          </w:p>
        </w:tc>
        <w:tc>
          <w:tcPr>
            <w:tcW w:w="614" w:type="pct"/>
            <w:tcBorders>
              <w:top w:val="single" w:sz="18" w:space="0" w:color="auto"/>
              <w:bottom w:val="double" w:sz="4" w:space="0" w:color="auto"/>
            </w:tcBorders>
            <w:vAlign w:val="center"/>
          </w:tcPr>
          <w:p w14:paraId="3B13191E"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DF</w:t>
            </w:r>
          </w:p>
        </w:tc>
        <w:tc>
          <w:tcPr>
            <w:tcW w:w="570" w:type="pct"/>
            <w:tcBorders>
              <w:top w:val="single" w:sz="18" w:space="0" w:color="auto"/>
              <w:bottom w:val="double" w:sz="4" w:space="0" w:color="auto"/>
            </w:tcBorders>
            <w:vAlign w:val="center"/>
          </w:tcPr>
          <w:p w14:paraId="66B76618"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 xml:space="preserve">Deviance </w:t>
            </w:r>
          </w:p>
        </w:tc>
        <w:tc>
          <w:tcPr>
            <w:tcW w:w="980" w:type="pct"/>
            <w:tcBorders>
              <w:top w:val="single" w:sz="18" w:space="0" w:color="auto"/>
              <w:bottom w:val="double" w:sz="4" w:space="0" w:color="auto"/>
            </w:tcBorders>
            <w:vAlign w:val="center"/>
          </w:tcPr>
          <w:p w14:paraId="24D48A86"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Resid. Deviance</w:t>
            </w:r>
          </w:p>
        </w:tc>
        <w:tc>
          <w:tcPr>
            <w:tcW w:w="915" w:type="pct"/>
            <w:tcBorders>
              <w:top w:val="single" w:sz="18" w:space="0" w:color="auto"/>
              <w:bottom w:val="double" w:sz="4" w:space="0" w:color="auto"/>
            </w:tcBorders>
            <w:vAlign w:val="center"/>
          </w:tcPr>
          <w:p w14:paraId="08D30E6D"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Resid. DF</w:t>
            </w:r>
          </w:p>
        </w:tc>
        <w:tc>
          <w:tcPr>
            <w:tcW w:w="473" w:type="pct"/>
            <w:tcBorders>
              <w:top w:val="single" w:sz="18" w:space="0" w:color="auto"/>
              <w:bottom w:val="double" w:sz="4" w:space="0" w:color="auto"/>
            </w:tcBorders>
            <w:vAlign w:val="center"/>
          </w:tcPr>
          <w:p w14:paraId="23DD139D"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 xml:space="preserve">p-value </w:t>
            </w:r>
          </w:p>
        </w:tc>
        <w:tc>
          <w:tcPr>
            <w:tcW w:w="276" w:type="pct"/>
            <w:tcBorders>
              <w:top w:val="single" w:sz="18" w:space="0" w:color="auto"/>
              <w:bottom w:val="double" w:sz="4" w:space="0" w:color="auto"/>
            </w:tcBorders>
            <w:vAlign w:val="center"/>
          </w:tcPr>
          <w:p w14:paraId="7346215C" w14:textId="77777777" w:rsidR="00DE36E1" w:rsidRPr="003524F9" w:rsidRDefault="00DE36E1" w:rsidP="00843704">
            <w:pPr>
              <w:jc w:val="right"/>
              <w:rPr>
                <w:rFonts w:ascii="Times New Roman" w:hAnsi="Times New Roman" w:cs="Times New Roman"/>
                <w:b/>
                <w:sz w:val="16"/>
                <w:szCs w:val="16"/>
              </w:rPr>
            </w:pPr>
            <w:r w:rsidRPr="003524F9">
              <w:rPr>
                <w:rFonts w:ascii="Times New Roman" w:hAnsi="Times New Roman" w:cs="Times New Roman"/>
                <w:b/>
                <w:sz w:val="16"/>
                <w:szCs w:val="16"/>
              </w:rPr>
              <w:t>AIC</w:t>
            </w:r>
          </w:p>
        </w:tc>
      </w:tr>
      <w:tr w:rsidR="00DE36E1" w:rsidRPr="003524F9" w14:paraId="116BE0B1" w14:textId="77777777" w:rsidTr="00843704">
        <w:tc>
          <w:tcPr>
            <w:tcW w:w="1172" w:type="pct"/>
            <w:tcBorders>
              <w:top w:val="double" w:sz="4" w:space="0" w:color="auto"/>
            </w:tcBorders>
            <w:vAlign w:val="center"/>
          </w:tcPr>
          <w:p w14:paraId="51D2BFF2"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Null</w:t>
            </w:r>
          </w:p>
        </w:tc>
        <w:tc>
          <w:tcPr>
            <w:tcW w:w="614" w:type="pct"/>
            <w:tcBorders>
              <w:top w:val="double" w:sz="4" w:space="0" w:color="auto"/>
            </w:tcBorders>
            <w:vAlign w:val="center"/>
          </w:tcPr>
          <w:p w14:paraId="1D1A9AC1" w14:textId="77777777" w:rsidR="00DE36E1" w:rsidRPr="003524F9" w:rsidRDefault="00DE36E1" w:rsidP="00843704">
            <w:pPr>
              <w:jc w:val="right"/>
              <w:rPr>
                <w:rFonts w:ascii="Times New Roman" w:hAnsi="Times New Roman" w:cs="Times New Roman"/>
                <w:sz w:val="16"/>
                <w:szCs w:val="16"/>
                <w:vertAlign w:val="subscript"/>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Null</w:t>
            </w:r>
          </w:p>
        </w:tc>
        <w:tc>
          <w:tcPr>
            <w:tcW w:w="570" w:type="pct"/>
            <w:tcBorders>
              <w:top w:val="double" w:sz="4" w:space="0" w:color="auto"/>
            </w:tcBorders>
            <w:vAlign w:val="center"/>
          </w:tcPr>
          <w:p w14:paraId="20AFB0E9"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Null</w:t>
            </w:r>
          </w:p>
        </w:tc>
        <w:tc>
          <w:tcPr>
            <w:tcW w:w="980" w:type="pct"/>
            <w:tcBorders>
              <w:top w:val="double" w:sz="4" w:space="0" w:color="auto"/>
            </w:tcBorders>
            <w:vAlign w:val="center"/>
          </w:tcPr>
          <w:p w14:paraId="0F22A979" w14:textId="77777777" w:rsidR="00DE36E1" w:rsidRPr="003524F9" w:rsidRDefault="00DE36E1" w:rsidP="00843704">
            <w:pPr>
              <w:pStyle w:val="PargrafodaLista"/>
              <w:numPr>
                <w:ilvl w:val="0"/>
                <w:numId w:val="7"/>
              </w:numPr>
              <w:spacing w:after="0"/>
              <w:jc w:val="right"/>
              <w:rPr>
                <w:rFonts w:ascii="Times New Roman" w:hAnsi="Times New Roman" w:cs="Times New Roman"/>
                <w:sz w:val="16"/>
                <w:szCs w:val="16"/>
              </w:rPr>
            </w:pPr>
          </w:p>
        </w:tc>
        <w:tc>
          <w:tcPr>
            <w:tcW w:w="915" w:type="pct"/>
            <w:tcBorders>
              <w:top w:val="double" w:sz="4" w:space="0" w:color="auto"/>
            </w:tcBorders>
            <w:vAlign w:val="center"/>
          </w:tcPr>
          <w:p w14:paraId="3FCC3DBB"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473" w:type="pct"/>
            <w:tcBorders>
              <w:top w:val="double" w:sz="4" w:space="0" w:color="auto"/>
            </w:tcBorders>
            <w:vAlign w:val="center"/>
          </w:tcPr>
          <w:p w14:paraId="1969004F"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tcBorders>
              <w:top w:val="double" w:sz="4" w:space="0" w:color="auto"/>
            </w:tcBorders>
            <w:vAlign w:val="center"/>
          </w:tcPr>
          <w:p w14:paraId="6C3D9437"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r w:rsidR="00DE36E1" w:rsidRPr="003524F9" w14:paraId="00774E5B" w14:textId="77777777" w:rsidTr="00843704">
        <w:tc>
          <w:tcPr>
            <w:tcW w:w="1172" w:type="pct"/>
            <w:vAlign w:val="center"/>
          </w:tcPr>
          <w:p w14:paraId="7297B08D"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Phylum</w:t>
            </w:r>
          </w:p>
        </w:tc>
        <w:tc>
          <w:tcPr>
            <w:tcW w:w="614" w:type="pct"/>
            <w:vAlign w:val="center"/>
          </w:tcPr>
          <w:p w14:paraId="405D11A6"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Phylum</w:t>
            </w:r>
          </w:p>
        </w:tc>
        <w:tc>
          <w:tcPr>
            <w:tcW w:w="570" w:type="pct"/>
            <w:vAlign w:val="center"/>
          </w:tcPr>
          <w:p w14:paraId="4D7AF408"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Phylum</w:t>
            </w:r>
          </w:p>
        </w:tc>
        <w:tc>
          <w:tcPr>
            <w:tcW w:w="980" w:type="pct"/>
            <w:vAlign w:val="center"/>
          </w:tcPr>
          <w:p w14:paraId="00F0B1E0"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D</w:t>
            </w:r>
            <w:r w:rsidRPr="003524F9">
              <w:rPr>
                <w:rFonts w:ascii="Times New Roman" w:hAnsi="Times New Roman" w:cs="Times New Roman"/>
                <w:sz w:val="16"/>
                <w:szCs w:val="16"/>
                <w:vertAlign w:val="subscript"/>
              </w:rPr>
              <w:t>Phylum</w:t>
            </w:r>
          </w:p>
        </w:tc>
        <w:tc>
          <w:tcPr>
            <w:tcW w:w="915" w:type="pct"/>
            <w:vAlign w:val="center"/>
          </w:tcPr>
          <w:p w14:paraId="2CE47F1F"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DF</w:t>
            </w:r>
            <w:r w:rsidRPr="003524F9">
              <w:rPr>
                <w:rFonts w:ascii="Times New Roman" w:hAnsi="Times New Roman" w:cs="Times New Roman"/>
                <w:sz w:val="16"/>
                <w:szCs w:val="16"/>
                <w:vertAlign w:val="subscript"/>
              </w:rPr>
              <w:t>Phylum</w:t>
            </w:r>
          </w:p>
        </w:tc>
        <w:tc>
          <w:tcPr>
            <w:tcW w:w="473" w:type="pct"/>
            <w:vAlign w:val="center"/>
          </w:tcPr>
          <w:p w14:paraId="54ED8A33"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vAlign w:val="center"/>
          </w:tcPr>
          <w:p w14:paraId="37DBA5E0"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r w:rsidR="00DE36E1" w:rsidRPr="003524F9" w14:paraId="0DEF8843" w14:textId="77777777" w:rsidTr="00843704">
        <w:tc>
          <w:tcPr>
            <w:tcW w:w="1172" w:type="pct"/>
            <w:vAlign w:val="center"/>
          </w:tcPr>
          <w:p w14:paraId="7C05B393"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Sample</w:t>
            </w:r>
          </w:p>
        </w:tc>
        <w:tc>
          <w:tcPr>
            <w:tcW w:w="614" w:type="pct"/>
            <w:vAlign w:val="center"/>
          </w:tcPr>
          <w:p w14:paraId="01C7094A"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Sample</w:t>
            </w:r>
          </w:p>
        </w:tc>
        <w:tc>
          <w:tcPr>
            <w:tcW w:w="570" w:type="pct"/>
            <w:vAlign w:val="center"/>
          </w:tcPr>
          <w:p w14:paraId="4BBC16B3" w14:textId="77777777" w:rsidR="00DE36E1" w:rsidRPr="003524F9" w:rsidRDefault="00DE36E1" w:rsidP="00843704">
            <w:pPr>
              <w:jc w:val="right"/>
              <w:rPr>
                <w:rFonts w:ascii="Times New Roman" w:hAnsi="Times New Roman" w:cs="Times New Roman"/>
                <w:sz w:val="16"/>
                <w:szCs w:val="16"/>
              </w:rPr>
            </w:pPr>
            <w:proofErr w:type="spellStart"/>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Sample</w:t>
            </w:r>
            <w:proofErr w:type="spellEnd"/>
          </w:p>
        </w:tc>
        <w:tc>
          <w:tcPr>
            <w:tcW w:w="980" w:type="pct"/>
            <w:vAlign w:val="center"/>
          </w:tcPr>
          <w:p w14:paraId="09BFC16D"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w:t>
            </w:r>
            <w:proofErr w:type="spellStart"/>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Sample</w:t>
            </w:r>
            <w:proofErr w:type="spellEnd"/>
          </w:p>
        </w:tc>
        <w:tc>
          <w:tcPr>
            <w:tcW w:w="915" w:type="pct"/>
            <w:vAlign w:val="center"/>
          </w:tcPr>
          <w:p w14:paraId="1C6C2866"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DF</w:t>
            </w:r>
            <w:r w:rsidRPr="003524F9">
              <w:rPr>
                <w:rFonts w:ascii="Times New Roman" w:hAnsi="Times New Roman" w:cs="Times New Roman"/>
                <w:sz w:val="16"/>
                <w:szCs w:val="16"/>
                <w:vertAlign w:val="subscript"/>
              </w:rPr>
              <w:t>Sample</w:t>
            </w:r>
          </w:p>
        </w:tc>
        <w:tc>
          <w:tcPr>
            <w:tcW w:w="473" w:type="pct"/>
            <w:vAlign w:val="center"/>
          </w:tcPr>
          <w:p w14:paraId="7C569490"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vAlign w:val="center"/>
          </w:tcPr>
          <w:p w14:paraId="208E4B68"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r w:rsidR="00DE36E1" w:rsidRPr="003524F9" w14:paraId="299925EF" w14:textId="77777777" w:rsidTr="00843704">
        <w:tc>
          <w:tcPr>
            <w:tcW w:w="1172" w:type="pct"/>
            <w:vAlign w:val="center"/>
          </w:tcPr>
          <w:p w14:paraId="394B1DA6" w14:textId="77777777" w:rsidR="00DE36E1" w:rsidRPr="003524F9" w:rsidRDefault="00DE36E1" w:rsidP="00843704">
            <w:pPr>
              <w:jc w:val="right"/>
              <w:rPr>
                <w:rFonts w:ascii="Times New Roman" w:hAnsi="Times New Roman" w:cs="Times New Roman"/>
                <w:sz w:val="16"/>
                <w:szCs w:val="16"/>
              </w:rPr>
            </w:pPr>
            <w:proofErr w:type="spellStart"/>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Sample</w:t>
            </w: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Phylum</w:t>
            </w:r>
            <w:proofErr w:type="spellEnd"/>
          </w:p>
        </w:tc>
        <w:tc>
          <w:tcPr>
            <w:tcW w:w="614" w:type="pct"/>
            <w:vAlign w:val="center"/>
          </w:tcPr>
          <w:p w14:paraId="11BD42B3"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Sample+Phylum</w:t>
            </w:r>
          </w:p>
        </w:tc>
        <w:tc>
          <w:tcPr>
            <w:tcW w:w="570" w:type="pct"/>
            <w:vAlign w:val="center"/>
          </w:tcPr>
          <w:p w14:paraId="24B474E4"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Sample+Phylum</w:t>
            </w:r>
          </w:p>
        </w:tc>
        <w:tc>
          <w:tcPr>
            <w:tcW w:w="980" w:type="pct"/>
            <w:vAlign w:val="center"/>
          </w:tcPr>
          <w:p w14:paraId="39F51A95" w14:textId="77777777" w:rsidR="00DE36E1" w:rsidRPr="003524F9" w:rsidRDefault="00DE36E1" w:rsidP="00843704">
            <w:pPr>
              <w:jc w:val="right"/>
              <w:rPr>
                <w:rFonts w:ascii="Times New Roman" w:hAnsi="Times New Roman" w:cs="Times New Roman"/>
                <w:sz w:val="16"/>
                <w:szCs w:val="16"/>
              </w:rPr>
            </w:pPr>
            <w:proofErr w:type="spellStart"/>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Sample</w:t>
            </w:r>
            <w:proofErr w:type="spellEnd"/>
            <w:r w:rsidRPr="003524F9">
              <w:rPr>
                <w:rFonts w:ascii="Times New Roman" w:hAnsi="Times New Roman" w:cs="Times New Roman"/>
                <w:sz w:val="16"/>
                <w:szCs w:val="16"/>
              </w:rPr>
              <w:t xml:space="preserve"> - D</w:t>
            </w:r>
            <w:r w:rsidRPr="003524F9">
              <w:rPr>
                <w:rFonts w:ascii="Times New Roman" w:hAnsi="Times New Roman" w:cs="Times New Roman"/>
                <w:sz w:val="16"/>
                <w:szCs w:val="16"/>
                <w:vertAlign w:val="subscript"/>
              </w:rPr>
              <w:t>Sample+Phylum</w:t>
            </w:r>
          </w:p>
        </w:tc>
        <w:tc>
          <w:tcPr>
            <w:tcW w:w="915" w:type="pct"/>
            <w:vAlign w:val="center"/>
          </w:tcPr>
          <w:p w14:paraId="0B09921C"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Null</w:t>
            </w:r>
            <w:r w:rsidRPr="003524F9">
              <w:rPr>
                <w:rFonts w:ascii="Times New Roman" w:hAnsi="Times New Roman" w:cs="Times New Roman"/>
                <w:sz w:val="16"/>
                <w:szCs w:val="16"/>
              </w:rPr>
              <w:t xml:space="preserve"> - DF</w:t>
            </w:r>
            <w:r w:rsidRPr="003524F9">
              <w:rPr>
                <w:rFonts w:ascii="Times New Roman" w:hAnsi="Times New Roman" w:cs="Times New Roman"/>
                <w:sz w:val="16"/>
                <w:szCs w:val="16"/>
                <w:vertAlign w:val="subscript"/>
              </w:rPr>
              <w:t>Sample+Phylum</w:t>
            </w:r>
          </w:p>
        </w:tc>
        <w:tc>
          <w:tcPr>
            <w:tcW w:w="473" w:type="pct"/>
            <w:vAlign w:val="center"/>
          </w:tcPr>
          <w:p w14:paraId="0936F6B2"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vAlign w:val="center"/>
          </w:tcPr>
          <w:p w14:paraId="1CA2B8D3"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r w:rsidR="00DE36E1" w:rsidRPr="003524F9" w14:paraId="6B7CD938" w14:textId="77777777" w:rsidTr="00843704">
        <w:tc>
          <w:tcPr>
            <w:tcW w:w="1172" w:type="pct"/>
            <w:tcBorders>
              <w:bottom w:val="single" w:sz="18" w:space="0" w:color="auto"/>
            </w:tcBorders>
            <w:vAlign w:val="center"/>
          </w:tcPr>
          <w:p w14:paraId="73510CE6" w14:textId="77777777" w:rsidR="00DE36E1" w:rsidRPr="003524F9" w:rsidRDefault="00DE36E1" w:rsidP="00843704">
            <w:pPr>
              <w:jc w:val="right"/>
              <w:rPr>
                <w:rFonts w:ascii="Times New Roman" w:hAnsi="Times New Roman" w:cs="Times New Roman"/>
                <w:sz w:val="16"/>
                <w:szCs w:val="16"/>
              </w:rPr>
            </w:pPr>
            <w:proofErr w:type="spellStart"/>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Sample</w:t>
            </w: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Phylum</w:t>
            </w: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Sample</w:t>
            </w:r>
            <w:r w:rsidRPr="003524F9">
              <w:rPr>
                <w:rFonts w:ascii="Times New Roman" w:hAnsi="Times New Roman" w:cs="Times New Roman"/>
                <w:sz w:val="16"/>
                <w:szCs w:val="16"/>
              </w:rPr>
              <w:t>|X</w:t>
            </w:r>
            <w:r w:rsidRPr="003524F9">
              <w:rPr>
                <w:rFonts w:ascii="Times New Roman" w:hAnsi="Times New Roman" w:cs="Times New Roman"/>
                <w:sz w:val="16"/>
                <w:szCs w:val="16"/>
                <w:vertAlign w:val="subscript"/>
              </w:rPr>
              <w:t>Phylum</w:t>
            </w:r>
            <w:proofErr w:type="spellEnd"/>
          </w:p>
        </w:tc>
        <w:tc>
          <w:tcPr>
            <w:tcW w:w="614" w:type="pct"/>
            <w:tcBorders>
              <w:bottom w:val="single" w:sz="18" w:space="0" w:color="auto"/>
            </w:tcBorders>
            <w:vAlign w:val="center"/>
          </w:tcPr>
          <w:p w14:paraId="0768D3E9"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DF</w:t>
            </w:r>
            <w:r w:rsidRPr="003524F9">
              <w:rPr>
                <w:rFonts w:ascii="Times New Roman" w:hAnsi="Times New Roman" w:cs="Times New Roman"/>
                <w:sz w:val="16"/>
                <w:szCs w:val="16"/>
                <w:vertAlign w:val="subscript"/>
              </w:rPr>
              <w:t>Saturated</w:t>
            </w:r>
          </w:p>
        </w:tc>
        <w:tc>
          <w:tcPr>
            <w:tcW w:w="570" w:type="pct"/>
            <w:tcBorders>
              <w:bottom w:val="single" w:sz="18" w:space="0" w:color="auto"/>
            </w:tcBorders>
            <w:vAlign w:val="center"/>
          </w:tcPr>
          <w:p w14:paraId="5B964AF7"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Saturated</w:t>
            </w:r>
          </w:p>
        </w:tc>
        <w:tc>
          <w:tcPr>
            <w:tcW w:w="980" w:type="pct"/>
            <w:tcBorders>
              <w:bottom w:val="single" w:sz="18" w:space="0" w:color="auto"/>
            </w:tcBorders>
            <w:vAlign w:val="center"/>
          </w:tcPr>
          <w:p w14:paraId="2FC6BDD9"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 xml:space="preserve">Sample+Phylum - </w:t>
            </w:r>
            <w:r w:rsidRPr="003524F9">
              <w:rPr>
                <w:rFonts w:ascii="Times New Roman" w:hAnsi="Times New Roman" w:cs="Times New Roman"/>
                <w:sz w:val="16"/>
                <w:szCs w:val="16"/>
              </w:rPr>
              <w:t>D</w:t>
            </w:r>
            <w:r w:rsidRPr="003524F9">
              <w:rPr>
                <w:rFonts w:ascii="Times New Roman" w:hAnsi="Times New Roman" w:cs="Times New Roman"/>
                <w:sz w:val="16"/>
                <w:szCs w:val="16"/>
                <w:vertAlign w:val="subscript"/>
              </w:rPr>
              <w:t>Saturated</w:t>
            </w:r>
          </w:p>
        </w:tc>
        <w:tc>
          <w:tcPr>
            <w:tcW w:w="915" w:type="pct"/>
            <w:tcBorders>
              <w:bottom w:val="single" w:sz="18" w:space="0" w:color="auto"/>
            </w:tcBorders>
            <w:vAlign w:val="center"/>
          </w:tcPr>
          <w:p w14:paraId="766DF8AF"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0</w:t>
            </w:r>
          </w:p>
        </w:tc>
        <w:tc>
          <w:tcPr>
            <w:tcW w:w="473" w:type="pct"/>
            <w:tcBorders>
              <w:bottom w:val="single" w:sz="18" w:space="0" w:color="auto"/>
            </w:tcBorders>
            <w:vAlign w:val="center"/>
          </w:tcPr>
          <w:p w14:paraId="73EA3D05"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c>
          <w:tcPr>
            <w:tcW w:w="276" w:type="pct"/>
            <w:tcBorders>
              <w:bottom w:val="single" w:sz="18" w:space="0" w:color="auto"/>
            </w:tcBorders>
            <w:vAlign w:val="center"/>
          </w:tcPr>
          <w:p w14:paraId="7C33D4EF" w14:textId="77777777" w:rsidR="00DE36E1" w:rsidRPr="003524F9" w:rsidRDefault="00DE36E1" w:rsidP="00843704">
            <w:pPr>
              <w:jc w:val="right"/>
              <w:rPr>
                <w:rFonts w:ascii="Times New Roman" w:hAnsi="Times New Roman" w:cs="Times New Roman"/>
                <w:sz w:val="16"/>
                <w:szCs w:val="16"/>
              </w:rPr>
            </w:pPr>
            <w:r w:rsidRPr="003524F9">
              <w:rPr>
                <w:rFonts w:ascii="Times New Roman" w:hAnsi="Times New Roman" w:cs="Times New Roman"/>
                <w:sz w:val="16"/>
                <w:szCs w:val="16"/>
              </w:rPr>
              <w:t>-</w:t>
            </w:r>
          </w:p>
        </w:tc>
      </w:tr>
    </w:tbl>
    <w:p w14:paraId="2FA6380C" w14:textId="77777777" w:rsidR="00DE36E1" w:rsidRPr="00DA6FEE" w:rsidRDefault="00DE36E1" w:rsidP="00DE36E1">
      <w:pPr>
        <w:pStyle w:val="Nota"/>
        <w:rPr>
          <w:rFonts w:ascii="Times New Roman" w:hAnsi="Times New Roman" w:cs="Times New Roman"/>
        </w:rPr>
      </w:pPr>
      <w:r w:rsidRPr="00DA6FEE">
        <w:rPr>
          <w:rFonts w:ascii="Times New Roman" w:hAnsi="Times New Roman" w:cs="Times New Roman"/>
        </w:rPr>
        <w:t xml:space="preserve">Note: DF = degree of freedom; D = deviance; Resid. Deviance = Residual deviance; </w:t>
      </w:r>
      <w:proofErr w:type="spellStart"/>
      <w:r w:rsidRPr="00DA6FEE">
        <w:rPr>
          <w:rFonts w:ascii="Times New Roman" w:hAnsi="Times New Roman" w:cs="Times New Roman"/>
        </w:rPr>
        <w:t>DF</w:t>
      </w:r>
      <w:r w:rsidRPr="00DA6FEE">
        <w:rPr>
          <w:rFonts w:ascii="Times New Roman" w:hAnsi="Times New Roman" w:cs="Times New Roman"/>
          <w:vertAlign w:val="subscript"/>
        </w:rPr>
        <w:t>i</w:t>
      </w:r>
      <w:proofErr w:type="spellEnd"/>
      <w:r w:rsidRPr="00DA6FEE">
        <w:rPr>
          <w:rFonts w:ascii="Times New Roman" w:hAnsi="Times New Roman" w:cs="Times New Roman"/>
          <w:vertAlign w:val="subscript"/>
        </w:rPr>
        <w:t xml:space="preserve"> </w:t>
      </w:r>
      <w:r w:rsidRPr="00DA6FEE">
        <w:rPr>
          <w:rFonts w:ascii="Times New Roman" w:hAnsi="Times New Roman" w:cs="Times New Roman"/>
        </w:rPr>
        <w:t>= degree of freedom of models that contains: no variable (</w:t>
      </w:r>
      <w:r w:rsidRPr="00DA6FEE">
        <w:rPr>
          <w:rFonts w:ascii="Times New Roman" w:hAnsi="Times New Roman" w:cs="Times New Roman"/>
          <w:szCs w:val="16"/>
        </w:rPr>
        <w:t>DF</w:t>
      </w:r>
      <w:r w:rsidRPr="00DA6FEE">
        <w:rPr>
          <w:rFonts w:ascii="Times New Roman" w:hAnsi="Times New Roman" w:cs="Times New Roman"/>
          <w:szCs w:val="16"/>
          <w:vertAlign w:val="subscript"/>
        </w:rPr>
        <w:t>Null</w:t>
      </w:r>
      <w:r w:rsidRPr="00DA6FEE">
        <w:rPr>
          <w:rFonts w:ascii="Times New Roman" w:hAnsi="Times New Roman" w:cs="Times New Roman"/>
        </w:rPr>
        <w:t>), only “Phylum” (DF</w:t>
      </w:r>
      <w:r w:rsidRPr="00DA6FEE">
        <w:rPr>
          <w:rFonts w:ascii="Times New Roman" w:hAnsi="Times New Roman" w:cs="Times New Roman"/>
          <w:vertAlign w:val="subscript"/>
        </w:rPr>
        <w:t>Phylum</w:t>
      </w:r>
      <w:r w:rsidRPr="00DA6FEE">
        <w:rPr>
          <w:rFonts w:ascii="Times New Roman" w:hAnsi="Times New Roman" w:cs="Times New Roman"/>
        </w:rPr>
        <w:t>), only “Sample” (DF</w:t>
      </w:r>
      <w:r w:rsidRPr="00DA6FEE">
        <w:rPr>
          <w:rFonts w:ascii="Times New Roman" w:hAnsi="Times New Roman" w:cs="Times New Roman"/>
          <w:vertAlign w:val="subscript"/>
        </w:rPr>
        <w:t>Sample</w:t>
      </w:r>
      <w:r w:rsidRPr="00DA6FEE">
        <w:rPr>
          <w:rFonts w:ascii="Times New Roman" w:hAnsi="Times New Roman" w:cs="Times New Roman"/>
        </w:rPr>
        <w:t>), “Sample and Phylum” (DFSample + Phylum) and “Sample and Phylum and their interactions (</w:t>
      </w:r>
      <w:proofErr w:type="spellStart"/>
      <w:r w:rsidRPr="00DA6FEE">
        <w:rPr>
          <w:rFonts w:ascii="Times New Roman" w:hAnsi="Times New Roman" w:cs="Times New Roman"/>
          <w:szCs w:val="16"/>
        </w:rPr>
        <w:t>X</w:t>
      </w:r>
      <w:r w:rsidRPr="00DA6FEE">
        <w:rPr>
          <w:rFonts w:ascii="Times New Roman" w:hAnsi="Times New Roman" w:cs="Times New Roman"/>
          <w:szCs w:val="16"/>
          <w:vertAlign w:val="subscript"/>
        </w:rPr>
        <w:t>Sample</w:t>
      </w:r>
      <w:r w:rsidRPr="00DA6FEE">
        <w:rPr>
          <w:rFonts w:ascii="Times New Roman" w:hAnsi="Times New Roman" w:cs="Times New Roman"/>
          <w:szCs w:val="16"/>
        </w:rPr>
        <w:t>|X</w:t>
      </w:r>
      <w:r w:rsidRPr="00DA6FEE">
        <w:rPr>
          <w:rFonts w:ascii="Times New Roman" w:hAnsi="Times New Roman" w:cs="Times New Roman"/>
          <w:szCs w:val="16"/>
          <w:vertAlign w:val="subscript"/>
        </w:rPr>
        <w:t>Phylum</w:t>
      </w:r>
      <w:proofErr w:type="spellEnd"/>
      <w:r w:rsidRPr="00DA6FEE">
        <w:rPr>
          <w:rFonts w:ascii="Times New Roman" w:hAnsi="Times New Roman" w:cs="Times New Roman"/>
        </w:rPr>
        <w:t>)” (</w:t>
      </w:r>
      <w:r w:rsidRPr="00DA6FEE">
        <w:rPr>
          <w:rFonts w:ascii="Times New Roman" w:hAnsi="Times New Roman" w:cs="Times New Roman"/>
          <w:szCs w:val="16"/>
        </w:rPr>
        <w:t>DF</w:t>
      </w:r>
      <w:r w:rsidRPr="00DA6FEE">
        <w:rPr>
          <w:rFonts w:ascii="Times New Roman" w:hAnsi="Times New Roman" w:cs="Times New Roman"/>
          <w:szCs w:val="16"/>
          <w:vertAlign w:val="subscript"/>
        </w:rPr>
        <w:t>Saturated</w:t>
      </w:r>
      <w:r w:rsidRPr="00DA6FEE">
        <w:rPr>
          <w:rFonts w:ascii="Times New Roman" w:hAnsi="Times New Roman" w:cs="Times New Roman"/>
        </w:rPr>
        <w:t>). The same logic is applied on D</w:t>
      </w:r>
      <w:r w:rsidRPr="00DA6FEE">
        <w:rPr>
          <w:rFonts w:ascii="Times New Roman" w:hAnsi="Times New Roman" w:cs="Times New Roman"/>
          <w:vertAlign w:val="subscript"/>
        </w:rPr>
        <w:t>i</w:t>
      </w:r>
      <w:r w:rsidRPr="00DA6FEE">
        <w:rPr>
          <w:rFonts w:ascii="Times New Roman" w:hAnsi="Times New Roman" w:cs="Times New Roman"/>
        </w:rPr>
        <w:t xml:space="preserve"> in the Deviance column.</w:t>
      </w:r>
    </w:p>
    <w:p w14:paraId="16C10432" w14:textId="77777777" w:rsidR="00DE36E1" w:rsidRPr="00DA6FEE" w:rsidRDefault="00DE36E1" w:rsidP="00DE36E1">
      <w:pPr>
        <w:ind w:firstLine="1134"/>
        <w:rPr>
          <w:rFonts w:ascii="Times New Roman" w:hAnsi="Times New Roman" w:cs="Times New Roman"/>
        </w:rPr>
      </w:pPr>
    </w:p>
    <w:p w14:paraId="05CAB1DB" w14:textId="4EF9AAF0" w:rsidR="00DE36E1" w:rsidRPr="00DA6FEE" w:rsidDel="00634AB5" w:rsidRDefault="00DE36E1" w:rsidP="00DE36E1">
      <w:pPr>
        <w:rPr>
          <w:moveFrom w:id="5018" w:author="Samylla Oliveira" w:date="2020-08-03T10:26:00Z"/>
          <w:rFonts w:ascii="Times New Roman" w:hAnsi="Times New Roman" w:cs="Times New Roman"/>
          <w:color w:val="000000"/>
          <w:lang w:val="pt-BR"/>
        </w:rPr>
      </w:pPr>
      <w:moveFromRangeStart w:id="5019" w:author="Samylla Oliveira" w:date="2020-08-03T10:26:00Z" w:name="move47342814"/>
      <w:moveFrom w:id="5020" w:author="Samylla Oliveira" w:date="2020-08-03T10:26:00Z">
        <w:r w:rsidRPr="00DA6FEE" w:rsidDel="00634AB5">
          <w:rPr>
            <w:rFonts w:ascii="Times New Roman" w:hAnsi="Times New Roman" w:cs="Times New Roman"/>
            <w:color w:val="000000"/>
            <w:lang w:val="pt-BR"/>
          </w:rPr>
          <w:t xml:space="preserve">Os cenários específicos para comparação utilizados, apresentados na Tabela </w:t>
        </w:r>
        <w:r w:rsidDel="00634AB5">
          <w:rPr>
            <w:rFonts w:ascii="Times New Roman" w:hAnsi="Times New Roman" w:cs="Times New Roman"/>
            <w:color w:val="000000"/>
            <w:lang w:val="pt-BR"/>
          </w:rPr>
          <w:t>2</w:t>
        </w:r>
        <w:r w:rsidRPr="00DA6FEE" w:rsidDel="00634AB5">
          <w:rPr>
            <w:rFonts w:ascii="Times New Roman" w:hAnsi="Times New Roman" w:cs="Times New Roman"/>
            <w:color w:val="000000"/>
            <w:lang w:val="pt-BR"/>
          </w:rPr>
          <w:t>, foram:</w:t>
        </w:r>
      </w:moveFrom>
    </w:p>
    <w:p w14:paraId="4C15E12B" w14:textId="00905F13" w:rsidR="00DE36E1" w:rsidRPr="00DA6FEE" w:rsidDel="00634AB5" w:rsidRDefault="00DE36E1" w:rsidP="00DE36E1">
      <w:pPr>
        <w:jc w:val="center"/>
        <w:rPr>
          <w:moveFrom w:id="5021" w:author="Samylla Oliveira" w:date="2020-08-03T10:26:00Z"/>
          <w:rFonts w:ascii="Times New Roman" w:hAnsi="Times New Roman" w:cs="Times New Roman"/>
          <w:color w:val="000000"/>
          <w:sz w:val="20"/>
          <w:szCs w:val="20"/>
          <w:lang w:val="pt-BR"/>
        </w:rPr>
      </w:pPr>
      <w:moveFrom w:id="5022" w:author="Samylla Oliveira" w:date="2020-08-03T10:26:00Z">
        <w:r w:rsidRPr="00DA6FEE" w:rsidDel="00634AB5">
          <w:rPr>
            <w:rFonts w:ascii="Times New Roman" w:hAnsi="Times New Roman" w:cs="Times New Roman"/>
            <w:color w:val="000000"/>
            <w:sz w:val="20"/>
            <w:szCs w:val="20"/>
            <w:lang w:val="pt-BR"/>
          </w:rPr>
          <w:t xml:space="preserve">Tabela </w:t>
        </w:r>
        <w:r w:rsidDel="00634AB5">
          <w:rPr>
            <w:rFonts w:ascii="Times New Roman" w:hAnsi="Times New Roman" w:cs="Times New Roman"/>
            <w:color w:val="000000"/>
            <w:sz w:val="20"/>
            <w:szCs w:val="20"/>
            <w:lang w:val="pt-BR"/>
          </w:rPr>
          <w:t>2</w:t>
        </w:r>
        <w:r w:rsidRPr="00DA6FEE" w:rsidDel="00634AB5">
          <w:rPr>
            <w:rFonts w:ascii="Times New Roman" w:hAnsi="Times New Roman" w:cs="Times New Roman"/>
            <w:color w:val="000000"/>
            <w:sz w:val="20"/>
            <w:szCs w:val="20"/>
            <w:lang w:val="pt-BR"/>
          </w:rPr>
          <w:t>: Cenários específicos de comparação</w:t>
        </w:r>
      </w:moveFrom>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7"/>
        <w:gridCol w:w="1930"/>
        <w:gridCol w:w="3092"/>
        <w:gridCol w:w="1815"/>
      </w:tblGrid>
      <w:tr w:rsidR="00DE36E1" w:rsidRPr="00DA6FEE" w:rsidDel="00634AB5" w14:paraId="40F4E188" w14:textId="1A215B5D" w:rsidTr="00843704">
        <w:trPr>
          <w:jc w:val="center"/>
        </w:trPr>
        <w:tc>
          <w:tcPr>
            <w:tcW w:w="980" w:type="pct"/>
            <w:tcBorders>
              <w:top w:val="single" w:sz="18" w:space="0" w:color="auto"/>
              <w:bottom w:val="double" w:sz="4" w:space="0" w:color="auto"/>
            </w:tcBorders>
            <w:vAlign w:val="center"/>
          </w:tcPr>
          <w:p w14:paraId="7E6C1AD0" w14:textId="3518A2CC" w:rsidR="00DE36E1" w:rsidRPr="00DA6FEE" w:rsidDel="00634AB5" w:rsidRDefault="00E21651" w:rsidP="00843704">
            <w:pPr>
              <w:jc w:val="center"/>
              <w:rPr>
                <w:moveFrom w:id="5023" w:author="Samylla Oliveira" w:date="2020-08-03T10:26:00Z"/>
                <w:rFonts w:ascii="Times New Roman" w:hAnsi="Times New Roman" w:cs="Times New Roman"/>
                <w:b/>
                <w:sz w:val="14"/>
                <w:szCs w:val="14"/>
              </w:rPr>
            </w:pPr>
            <m:oMathPara>
              <m:oMath>
                <m:sSub>
                  <m:sSubPr>
                    <m:ctrlPr>
                      <w:rPr>
                        <w:rFonts w:ascii="Cambria Math" w:hAnsi="Cambria Math" w:cs="Times New Roman"/>
                        <w:b/>
                        <w:i/>
                        <w:sz w:val="14"/>
                        <w:szCs w:val="14"/>
                      </w:rPr>
                    </m:ctrlPr>
                  </m:sSubPr>
                  <m:e>
                    <m:acc>
                      <m:accPr>
                        <m:ctrlPr>
                          <w:rPr>
                            <w:rFonts w:ascii="Cambria Math" w:hAnsi="Cambria Math" w:cs="Times New Roman"/>
                            <w:b/>
                            <w:i/>
                            <w:sz w:val="14"/>
                            <w:szCs w:val="14"/>
                          </w:rPr>
                        </m:ctrlPr>
                      </m:accPr>
                      <m:e>
                        <m:r>
                          <m:rPr>
                            <m:sty m:val="bi"/>
                          </m:rPr>
                          <w:rPr>
                            <w:rFonts w:ascii="Cambria Math" w:hAnsi="Cambria Math" w:cs="Times New Roman"/>
                            <w:sz w:val="14"/>
                            <w:szCs w:val="14"/>
                          </w:rPr>
                          <m:t>OR</m:t>
                        </m:r>
                      </m:e>
                    </m:acc>
                  </m:e>
                  <m:sub>
                    <m:r>
                      <m:rPr>
                        <m:sty m:val="bi"/>
                      </m:rPr>
                      <w:rPr>
                        <w:rFonts w:ascii="Cambria Math" w:hAnsi="Cambria Math" w:cs="Times New Roman"/>
                        <w:sz w:val="14"/>
                        <w:szCs w:val="14"/>
                      </w:rPr>
                      <m:t>i</m:t>
                    </m:r>
                  </m:sub>
                </m:sSub>
              </m:oMath>
            </m:oMathPara>
          </w:p>
        </w:tc>
        <w:tc>
          <w:tcPr>
            <w:tcW w:w="1135" w:type="pct"/>
            <w:tcBorders>
              <w:top w:val="single" w:sz="18" w:space="0" w:color="auto"/>
              <w:bottom w:val="double" w:sz="4" w:space="0" w:color="auto"/>
            </w:tcBorders>
            <w:vAlign w:val="center"/>
          </w:tcPr>
          <w:p w14:paraId="144DA8DB" w14:textId="0D2A3B03" w:rsidR="00DE36E1" w:rsidRPr="00DA6FEE" w:rsidDel="00634AB5" w:rsidRDefault="00DE36E1" w:rsidP="00843704">
            <w:pPr>
              <w:jc w:val="center"/>
              <w:rPr>
                <w:moveFrom w:id="5024" w:author="Samylla Oliveira" w:date="2020-08-03T10:26:00Z"/>
                <w:rFonts w:ascii="Times New Roman" w:hAnsi="Times New Roman" w:cs="Times New Roman"/>
                <w:b/>
                <w:sz w:val="14"/>
                <w:szCs w:val="14"/>
              </w:rPr>
            </w:pPr>
            <w:moveFrom w:id="5025" w:author="Samylla Oliveira" w:date="2020-08-03T10:26:00Z">
              <w:r w:rsidRPr="00DA6FEE" w:rsidDel="00634AB5">
                <w:rPr>
                  <w:rFonts w:ascii="Times New Roman" w:hAnsi="Times New Roman" w:cs="Times New Roman"/>
                  <w:b/>
                  <w:sz w:val="14"/>
                  <w:szCs w:val="14"/>
                </w:rPr>
                <w:t>Specific scenarios</w:t>
              </w:r>
            </w:moveFrom>
          </w:p>
          <w:p w14:paraId="0253A6D0" w14:textId="28269FD5" w:rsidR="00DE36E1" w:rsidRPr="00DA6FEE" w:rsidDel="00634AB5" w:rsidRDefault="00DE36E1" w:rsidP="00843704">
            <w:pPr>
              <w:jc w:val="center"/>
              <w:rPr>
                <w:moveFrom w:id="5026" w:author="Samylla Oliveira" w:date="2020-08-03T10:26:00Z"/>
                <w:rFonts w:ascii="Times New Roman" w:hAnsi="Times New Roman" w:cs="Times New Roman"/>
                <w:b/>
                <w:sz w:val="14"/>
                <w:szCs w:val="14"/>
              </w:rPr>
            </w:pPr>
            <w:moveFrom w:id="5027" w:author="Samylla Oliveira" w:date="2020-08-03T10:26:00Z">
              <w:r w:rsidRPr="00DA6FEE" w:rsidDel="00634AB5">
                <w:rPr>
                  <w:rFonts w:ascii="Times New Roman" w:hAnsi="Times New Roman" w:cs="Times New Roman"/>
                  <w:b/>
                  <w:sz w:val="14"/>
                  <w:szCs w:val="14"/>
                </w:rPr>
                <w:t>Table 1</w:t>
              </w:r>
            </w:moveFrom>
          </w:p>
        </w:tc>
        <w:tc>
          <w:tcPr>
            <w:tcW w:w="1818" w:type="pct"/>
            <w:tcBorders>
              <w:top w:val="single" w:sz="18" w:space="0" w:color="auto"/>
              <w:bottom w:val="double" w:sz="4" w:space="0" w:color="auto"/>
            </w:tcBorders>
            <w:vAlign w:val="center"/>
          </w:tcPr>
          <w:p w14:paraId="5E333774" w14:textId="6CCE7BA1" w:rsidR="00DE36E1" w:rsidRPr="00DA6FEE" w:rsidDel="00634AB5" w:rsidRDefault="00DE36E1" w:rsidP="00843704">
            <w:pPr>
              <w:jc w:val="center"/>
              <w:rPr>
                <w:moveFrom w:id="5028" w:author="Samylla Oliveira" w:date="2020-08-03T10:26:00Z"/>
                <w:rFonts w:ascii="Times New Roman" w:hAnsi="Times New Roman" w:cs="Times New Roman"/>
                <w:b/>
                <w:sz w:val="14"/>
                <w:szCs w:val="14"/>
              </w:rPr>
            </w:pPr>
            <w:moveFrom w:id="5029" w:author="Samylla Oliveira" w:date="2020-08-03T10:26:00Z">
              <w:r w:rsidRPr="00DA6FEE" w:rsidDel="00634AB5">
                <w:rPr>
                  <w:rFonts w:ascii="Times New Roman" w:hAnsi="Times New Roman" w:cs="Times New Roman"/>
                  <w:b/>
                  <w:sz w:val="14"/>
                  <w:szCs w:val="14"/>
                </w:rPr>
                <w:t>GOAL</w:t>
              </w:r>
            </w:moveFrom>
          </w:p>
        </w:tc>
        <w:tc>
          <w:tcPr>
            <w:tcW w:w="1068" w:type="pct"/>
            <w:tcBorders>
              <w:top w:val="single" w:sz="18" w:space="0" w:color="auto"/>
              <w:bottom w:val="double" w:sz="4" w:space="0" w:color="auto"/>
            </w:tcBorders>
            <w:vAlign w:val="center"/>
          </w:tcPr>
          <w:p w14:paraId="6DE33854" w14:textId="4869B3BE" w:rsidR="00DE36E1" w:rsidRPr="00DA6FEE" w:rsidDel="00634AB5" w:rsidRDefault="00DE36E1" w:rsidP="00843704">
            <w:pPr>
              <w:jc w:val="center"/>
              <w:rPr>
                <w:moveFrom w:id="5030" w:author="Samylla Oliveira" w:date="2020-08-03T10:26:00Z"/>
                <w:rFonts w:ascii="Times New Roman" w:hAnsi="Times New Roman" w:cs="Times New Roman"/>
                <w:b/>
                <w:sz w:val="14"/>
                <w:szCs w:val="14"/>
              </w:rPr>
            </w:pPr>
            <w:moveFrom w:id="5031" w:author="Samylla Oliveira" w:date="2020-08-03T10:26:00Z">
              <w:r w:rsidRPr="00DA6FEE" w:rsidDel="00634AB5">
                <w:rPr>
                  <w:rFonts w:ascii="Times New Roman" w:hAnsi="Times New Roman" w:cs="Times New Roman"/>
                  <w:b/>
                  <w:sz w:val="14"/>
                  <w:szCs w:val="14"/>
                </w:rPr>
                <w:t>Answer</w:t>
              </w:r>
            </w:moveFrom>
          </w:p>
        </w:tc>
      </w:tr>
      <w:tr w:rsidR="00DE36E1" w:rsidRPr="00DA6FEE" w:rsidDel="00634AB5" w14:paraId="18CEED30" w14:textId="7206757C" w:rsidTr="00843704">
        <w:trPr>
          <w:jc w:val="center"/>
        </w:trPr>
        <w:tc>
          <w:tcPr>
            <w:tcW w:w="980" w:type="pct"/>
            <w:tcBorders>
              <w:top w:val="double" w:sz="4" w:space="0" w:color="auto"/>
            </w:tcBorders>
            <w:vAlign w:val="center"/>
          </w:tcPr>
          <w:p w14:paraId="0D7CF15B" w14:textId="68EDB45E" w:rsidR="00DE36E1" w:rsidRPr="00DA6FEE" w:rsidDel="00634AB5" w:rsidRDefault="00E21651" w:rsidP="00843704">
            <w:pPr>
              <w:jc w:val="center"/>
              <w:rPr>
                <w:moveFrom w:id="5032" w:author="Samylla Oliveira" w:date="2020-08-03T10:26:00Z"/>
                <w:rFonts w:ascii="Times New Roman" w:hAnsi="Times New Roman" w:cs="Times New Roman"/>
                <w:sz w:val="14"/>
                <w:szCs w:val="14"/>
              </w:rPr>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rPr>
                        <w:rFonts w:ascii="Cambria Math" w:hAnsi="Cambria Math" w:cs="Times New Roman"/>
                        <w:sz w:val="14"/>
                        <w:szCs w:val="14"/>
                      </w:rPr>
                      <m:t>1</m:t>
                    </m:r>
                  </m:sub>
                </m:sSub>
              </m:oMath>
            </m:oMathPara>
          </w:p>
        </w:tc>
        <w:tc>
          <w:tcPr>
            <w:tcW w:w="1135" w:type="pct"/>
            <w:tcBorders>
              <w:top w:val="double" w:sz="4" w:space="0" w:color="auto"/>
            </w:tcBorders>
            <w:vAlign w:val="center"/>
          </w:tcPr>
          <w:p w14:paraId="0D43E676" w14:textId="5686073B" w:rsidR="00DE36E1" w:rsidRPr="00DA6FEE" w:rsidDel="00634AB5" w:rsidRDefault="00E21651" w:rsidP="00843704">
            <w:pPr>
              <w:jc w:val="center"/>
              <w:rPr>
                <w:moveFrom w:id="5033" w:author="Samylla Oliveira" w:date="2020-08-03T10:26:00Z"/>
                <w:rFonts w:ascii="Times New Roman" w:hAnsi="Times New Roman" w:cs="Times New Roman"/>
                <w:sz w:val="14"/>
                <w:szCs w:val="14"/>
              </w:rPr>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2</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1</m:t>
                        </m:r>
                      </m:sub>
                    </m:sSub>
                  </m:den>
                </m:f>
                <m:r>
                  <w:rPr>
                    <w:rFonts w:ascii="Cambria Math" w:hAnsi="Cambria Math" w:cs="Times New Roman"/>
                    <w:sz w:val="14"/>
                    <w:szCs w:val="14"/>
                  </w:rPr>
                  <m:t xml:space="preserve">,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6</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5</m:t>
                        </m:r>
                      </m:sub>
                    </m:sSub>
                  </m:den>
                </m:f>
              </m:oMath>
            </m:oMathPara>
          </w:p>
        </w:tc>
        <w:tc>
          <w:tcPr>
            <w:tcW w:w="1818" w:type="pct"/>
            <w:tcBorders>
              <w:top w:val="double" w:sz="4" w:space="0" w:color="auto"/>
            </w:tcBorders>
            <w:vAlign w:val="center"/>
          </w:tcPr>
          <w:p w14:paraId="00ECEB67" w14:textId="6ED03873" w:rsidR="00DE36E1" w:rsidRPr="00DA6FEE" w:rsidDel="00634AB5" w:rsidRDefault="00DE36E1" w:rsidP="00843704">
            <w:pPr>
              <w:jc w:val="center"/>
              <w:rPr>
                <w:moveFrom w:id="5034" w:author="Samylla Oliveira" w:date="2020-08-03T10:26:00Z"/>
                <w:rFonts w:ascii="Times New Roman" w:hAnsi="Times New Roman" w:cs="Times New Roman"/>
                <w:sz w:val="14"/>
                <w:szCs w:val="14"/>
              </w:rPr>
            </w:pPr>
            <w:moveFrom w:id="5035" w:author="Samylla Oliveira" w:date="2020-08-03T10:26:00Z">
              <w:r w:rsidRPr="00DA6FEE" w:rsidDel="00634AB5">
                <w:rPr>
                  <w:rFonts w:ascii="Times New Roman" w:hAnsi="Times New Roman" w:cs="Times New Roman"/>
                  <w:sz w:val="14"/>
                  <w:szCs w:val="14"/>
                </w:rPr>
                <w:t>check if in any time the odds of algae intact cells are different* from these of cyanobacteria</w:t>
              </w:r>
            </w:moveFrom>
          </w:p>
        </w:tc>
        <w:tc>
          <w:tcPr>
            <w:tcW w:w="1068" w:type="pct"/>
            <w:tcBorders>
              <w:top w:val="double" w:sz="4" w:space="0" w:color="auto"/>
            </w:tcBorders>
            <w:vAlign w:val="center"/>
          </w:tcPr>
          <w:p w14:paraId="1C0F7A2E" w14:textId="451281B2" w:rsidR="00DE36E1" w:rsidRPr="00DA6FEE" w:rsidDel="00634AB5" w:rsidRDefault="00DE36E1" w:rsidP="00843704">
            <w:pPr>
              <w:jc w:val="center"/>
              <w:rPr>
                <w:moveFrom w:id="5036" w:author="Samylla Oliveira" w:date="2020-08-03T10:26:00Z"/>
                <w:rFonts w:ascii="Times New Roman" w:hAnsi="Times New Roman" w:cs="Times New Roman"/>
                <w:sz w:val="14"/>
                <w:szCs w:val="14"/>
              </w:rPr>
            </w:pPr>
            <w:moveFrom w:id="5037" w:author="Samylla Oliveira" w:date="2020-08-03T10:26:00Z">
              <w:r w:rsidRPr="00DA6FEE" w:rsidDel="00634AB5">
                <w:rPr>
                  <w:rFonts w:ascii="Times New Roman" w:hAnsi="Times New Roman" w:cs="Times New Roman"/>
                  <w:sz w:val="14"/>
                  <w:szCs w:val="14"/>
                </w:rPr>
                <w:t>QUESTION I</w:t>
              </w:r>
            </w:moveFrom>
          </w:p>
        </w:tc>
      </w:tr>
      <w:tr w:rsidR="00DE36E1" w:rsidRPr="00DA6FEE" w:rsidDel="00634AB5" w14:paraId="261A8F87" w14:textId="0E827B42" w:rsidTr="00843704">
        <w:trPr>
          <w:jc w:val="center"/>
        </w:trPr>
        <w:tc>
          <w:tcPr>
            <w:tcW w:w="980" w:type="pct"/>
            <w:vAlign w:val="center"/>
          </w:tcPr>
          <w:p w14:paraId="556E0B70" w14:textId="54846352" w:rsidR="00DE36E1" w:rsidRPr="00DA6FEE" w:rsidDel="00634AB5" w:rsidRDefault="00E21651" w:rsidP="00843704">
            <w:pPr>
              <w:jc w:val="center"/>
              <w:rPr>
                <w:moveFrom w:id="5038" w:author="Samylla Oliveira" w:date="2020-08-03T10:26:00Z"/>
                <w:rFonts w:ascii="Times New Roman" w:hAnsi="Times New Roman" w:cs="Times New Roman"/>
                <w:sz w:val="14"/>
                <w:szCs w:val="14"/>
              </w:rPr>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rPr>
                        <w:rFonts w:ascii="Cambria Math" w:hAnsi="Cambria Math" w:cs="Times New Roman"/>
                        <w:sz w:val="14"/>
                        <w:szCs w:val="14"/>
                      </w:rPr>
                      <m:t>2</m:t>
                    </m:r>
                  </m:sub>
                </m:sSub>
              </m:oMath>
            </m:oMathPara>
          </w:p>
        </w:tc>
        <w:tc>
          <w:tcPr>
            <w:tcW w:w="1135" w:type="pct"/>
            <w:vAlign w:val="center"/>
          </w:tcPr>
          <w:p w14:paraId="79B9A455" w14:textId="77000C26" w:rsidR="00DE36E1" w:rsidRPr="00DA6FEE" w:rsidDel="00634AB5" w:rsidRDefault="00E21651" w:rsidP="00843704">
            <w:pPr>
              <w:jc w:val="center"/>
              <w:rPr>
                <w:moveFrom w:id="5039" w:author="Samylla Oliveira" w:date="2020-08-03T10:26:00Z"/>
                <w:rFonts w:ascii="Times New Roman" w:hAnsi="Times New Roman" w:cs="Times New Roman"/>
                <w:sz w:val="14"/>
                <w:szCs w:val="14"/>
              </w:rPr>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1</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2</m:t>
                        </m:r>
                      </m:sub>
                    </m:sSub>
                  </m:den>
                </m:f>
              </m:oMath>
            </m:oMathPara>
          </w:p>
        </w:tc>
        <w:tc>
          <w:tcPr>
            <w:tcW w:w="1818" w:type="pct"/>
            <w:vAlign w:val="center"/>
          </w:tcPr>
          <w:p w14:paraId="61E254E7" w14:textId="57DF101B" w:rsidR="00DE36E1" w:rsidRPr="00DA6FEE" w:rsidDel="00634AB5" w:rsidRDefault="00DE36E1" w:rsidP="00843704">
            <w:pPr>
              <w:jc w:val="center"/>
              <w:rPr>
                <w:moveFrom w:id="5040" w:author="Samylla Oliveira" w:date="2020-08-03T10:26:00Z"/>
                <w:rFonts w:ascii="Times New Roman" w:hAnsi="Times New Roman" w:cs="Times New Roman"/>
                <w:sz w:val="14"/>
                <w:szCs w:val="14"/>
              </w:rPr>
            </w:pPr>
            <w:moveFrom w:id="5041" w:author="Samylla Oliveira" w:date="2020-08-03T10:26:00Z">
              <w:r w:rsidRPr="00DA6FEE" w:rsidDel="00634AB5">
                <w:rPr>
                  <w:rFonts w:ascii="Times New Roman" w:hAnsi="Times New Roman" w:cs="Times New Roman"/>
                  <w:sz w:val="14"/>
                  <w:szCs w:val="14"/>
                </w:rPr>
                <w:t>check if in any time the odds of control integrated cells are different* from those of raw water</w:t>
              </w:r>
            </w:moveFrom>
          </w:p>
        </w:tc>
        <w:tc>
          <w:tcPr>
            <w:tcW w:w="1068" w:type="pct"/>
            <w:vAlign w:val="center"/>
          </w:tcPr>
          <w:p w14:paraId="42DFFDDB" w14:textId="2379B0DB" w:rsidR="00DE36E1" w:rsidRPr="00DA6FEE" w:rsidDel="00634AB5" w:rsidRDefault="00DE36E1" w:rsidP="00843704">
            <w:pPr>
              <w:jc w:val="center"/>
              <w:rPr>
                <w:moveFrom w:id="5042" w:author="Samylla Oliveira" w:date="2020-08-03T10:26:00Z"/>
                <w:rFonts w:ascii="Times New Roman" w:hAnsi="Times New Roman" w:cs="Times New Roman"/>
                <w:sz w:val="14"/>
                <w:szCs w:val="14"/>
              </w:rPr>
            </w:pPr>
            <w:moveFrom w:id="5043" w:author="Samylla Oliveira" w:date="2020-08-03T10:26:00Z">
              <w:r w:rsidRPr="00DA6FEE" w:rsidDel="00634AB5">
                <w:rPr>
                  <w:rFonts w:ascii="Times New Roman" w:hAnsi="Times New Roman" w:cs="Times New Roman"/>
                  <w:sz w:val="14"/>
                  <w:szCs w:val="14"/>
                </w:rPr>
                <w:t>QUESTION II</w:t>
              </w:r>
            </w:moveFrom>
          </w:p>
        </w:tc>
      </w:tr>
      <w:tr w:rsidR="00DE36E1" w:rsidRPr="00DA6FEE" w:rsidDel="00634AB5" w14:paraId="0A4F4285" w14:textId="00A00903" w:rsidTr="00843704">
        <w:trPr>
          <w:trHeight w:val="483"/>
          <w:jc w:val="center"/>
        </w:trPr>
        <w:tc>
          <w:tcPr>
            <w:tcW w:w="980" w:type="pct"/>
            <w:vMerge w:val="restart"/>
            <w:vAlign w:val="center"/>
          </w:tcPr>
          <w:p w14:paraId="64010721" w14:textId="54AE18C9" w:rsidR="00DE36E1" w:rsidRPr="00DA6FEE" w:rsidDel="00634AB5" w:rsidRDefault="00E21651" w:rsidP="00843704">
            <w:pPr>
              <w:jc w:val="center"/>
              <w:rPr>
                <w:moveFrom w:id="5044" w:author="Samylla Oliveira" w:date="2020-08-03T10:26:00Z"/>
                <w:rFonts w:ascii="Times New Roman" w:hAnsi="Times New Roman" w:cs="Times New Roman"/>
                <w:sz w:val="14"/>
                <w:szCs w:val="14"/>
              </w:rPr>
            </w:pPr>
            <m:oMathPara>
              <m:oMath>
                <m:sSub>
                  <m:sSubPr>
                    <m:ctrlPr>
                      <w:rPr>
                        <w:rFonts w:ascii="Cambria Math" w:hAnsi="Cambria Math" w:cs="Times New Roman"/>
                        <w:i/>
                        <w:sz w:val="14"/>
                        <w:szCs w:val="14"/>
                      </w:rPr>
                    </m:ctrlPr>
                  </m:sSubPr>
                  <m:e>
                    <m:acc>
                      <m:accPr>
                        <m:ctrlPr>
                          <w:rPr>
                            <w:rFonts w:ascii="Cambria Math" w:hAnsi="Cambria Math" w:cs="Times New Roman"/>
                            <w:i/>
                            <w:sz w:val="14"/>
                            <w:szCs w:val="14"/>
                          </w:rPr>
                        </m:ctrlPr>
                      </m:accPr>
                      <m:e>
                        <m:r>
                          <w:rPr>
                            <w:rFonts w:ascii="Cambria Math" w:hAnsi="Cambria Math" w:cs="Times New Roman"/>
                            <w:sz w:val="14"/>
                            <w:szCs w:val="14"/>
                          </w:rPr>
                          <m:t>OR</m:t>
                        </m:r>
                      </m:e>
                    </m:acc>
                  </m:e>
                  <m:sub>
                    <m:r>
                      <w:rPr>
                        <w:rFonts w:ascii="Cambria Math" w:hAnsi="Cambria Math" w:cs="Times New Roman"/>
                        <w:sz w:val="14"/>
                        <w:szCs w:val="14"/>
                      </w:rPr>
                      <m:t>3</m:t>
                    </m:r>
                  </m:sub>
                </m:sSub>
              </m:oMath>
            </m:oMathPara>
          </w:p>
        </w:tc>
        <w:tc>
          <w:tcPr>
            <w:tcW w:w="1135" w:type="pct"/>
            <w:vMerge w:val="restart"/>
            <w:vAlign w:val="center"/>
          </w:tcPr>
          <w:p w14:paraId="167B7C12" w14:textId="11DA1932" w:rsidR="00DE36E1" w:rsidRPr="00DA6FEE" w:rsidDel="00634AB5" w:rsidRDefault="00E21651" w:rsidP="00843704">
            <w:pPr>
              <w:jc w:val="center"/>
              <w:rPr>
                <w:moveFrom w:id="5045" w:author="Samylla Oliveira" w:date="2020-08-03T10:26:00Z"/>
                <w:rFonts w:ascii="Times New Roman" w:hAnsi="Times New Roman" w:cs="Times New Roman"/>
                <w:sz w:val="14"/>
                <w:szCs w:val="14"/>
              </w:rPr>
            </w:pPr>
            <m:oMathPara>
              <m:oMath>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5</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3</m:t>
                        </m:r>
                      </m:sub>
                    </m:sSub>
                  </m:den>
                </m:f>
                <m:r>
                  <w:rPr>
                    <w:rFonts w:ascii="Cambria Math" w:hAnsi="Cambria Math" w:cs="Times New Roman"/>
                    <w:sz w:val="14"/>
                    <w:szCs w:val="14"/>
                  </w:rPr>
                  <m:t xml:space="preserve"> or </m:t>
                </m:r>
                <m:f>
                  <m:fPr>
                    <m:ctrlPr>
                      <w:rPr>
                        <w:rFonts w:ascii="Cambria Math" w:hAnsi="Cambria Math" w:cs="Times New Roman"/>
                        <w:i/>
                        <w:sz w:val="14"/>
                        <w:szCs w:val="14"/>
                      </w:rPr>
                    </m:ctrlPr>
                  </m:fPr>
                  <m:num>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6</m:t>
                        </m:r>
                      </m:sub>
                    </m:sSub>
                  </m:num>
                  <m:den>
                    <m:sSub>
                      <m:sSubPr>
                        <m:ctrlPr>
                          <w:rPr>
                            <w:rFonts w:ascii="Cambria Math" w:hAnsi="Cambria Math" w:cs="Times New Roman"/>
                            <w:i/>
                            <w:sz w:val="14"/>
                            <w:szCs w:val="14"/>
                          </w:rPr>
                        </m:ctrlPr>
                      </m:sSubPr>
                      <m:e>
                        <m:r>
                          <w:rPr>
                            <w:rFonts w:ascii="Cambria Math" w:hAnsi="Cambria Math" w:cs="Times New Roman"/>
                            <w:sz w:val="14"/>
                            <w:szCs w:val="14"/>
                          </w:rPr>
                          <m:t>S</m:t>
                        </m:r>
                      </m:e>
                      <m:sub>
                        <m:r>
                          <w:rPr>
                            <w:rFonts w:ascii="Cambria Math" w:hAnsi="Cambria Math" w:cs="Times New Roman"/>
                            <w:sz w:val="14"/>
                            <w:szCs w:val="14"/>
                          </w:rPr>
                          <m:t>4</m:t>
                        </m:r>
                      </m:sub>
                    </m:sSub>
                  </m:den>
                </m:f>
              </m:oMath>
            </m:oMathPara>
          </w:p>
        </w:tc>
        <w:tc>
          <w:tcPr>
            <w:tcW w:w="1818" w:type="pct"/>
            <w:vMerge w:val="restart"/>
            <w:vAlign w:val="center"/>
          </w:tcPr>
          <w:p w14:paraId="1A53746A" w14:textId="22E6770F" w:rsidR="00DE36E1" w:rsidRPr="00DA6FEE" w:rsidDel="00634AB5" w:rsidRDefault="00DE36E1" w:rsidP="00843704">
            <w:pPr>
              <w:jc w:val="center"/>
              <w:rPr>
                <w:moveFrom w:id="5046" w:author="Samylla Oliveira" w:date="2020-08-03T10:26:00Z"/>
                <w:rFonts w:ascii="Times New Roman" w:hAnsi="Times New Roman" w:cs="Times New Roman"/>
                <w:sz w:val="14"/>
                <w:szCs w:val="14"/>
              </w:rPr>
            </w:pPr>
            <w:moveFrom w:id="5047" w:author="Samylla Oliveira" w:date="2020-08-03T10:26:00Z">
              <w:r w:rsidRPr="00DA6FEE" w:rsidDel="00634AB5">
                <w:rPr>
                  <w:rFonts w:ascii="Times New Roman" w:hAnsi="Times New Roman" w:cs="Times New Roman"/>
                  <w:sz w:val="14"/>
                  <w:szCs w:val="14"/>
                </w:rPr>
                <w:t>check if in any time the changes of integrated cells in the treatment with Photocatalysis are different* from the control</w:t>
              </w:r>
            </w:moveFrom>
          </w:p>
        </w:tc>
        <w:tc>
          <w:tcPr>
            <w:tcW w:w="1068" w:type="pct"/>
            <w:vMerge w:val="restart"/>
            <w:vAlign w:val="center"/>
          </w:tcPr>
          <w:p w14:paraId="0EA5D0FD" w14:textId="7E7243CD" w:rsidR="00DE36E1" w:rsidRPr="00DA6FEE" w:rsidDel="00634AB5" w:rsidRDefault="00DE36E1" w:rsidP="00843704">
            <w:pPr>
              <w:jc w:val="center"/>
              <w:rPr>
                <w:moveFrom w:id="5048" w:author="Samylla Oliveira" w:date="2020-08-03T10:26:00Z"/>
                <w:rFonts w:ascii="Times New Roman" w:hAnsi="Times New Roman" w:cs="Times New Roman"/>
                <w:sz w:val="14"/>
                <w:szCs w:val="14"/>
              </w:rPr>
            </w:pPr>
            <w:moveFrom w:id="5049" w:author="Samylla Oliveira" w:date="2020-08-03T10:26:00Z">
              <w:r w:rsidRPr="00DA6FEE" w:rsidDel="00634AB5">
                <w:rPr>
                  <w:rFonts w:ascii="Times New Roman" w:hAnsi="Times New Roman" w:cs="Times New Roman"/>
                  <w:sz w:val="14"/>
                  <w:szCs w:val="14"/>
                </w:rPr>
                <w:t>QUESTION III</w:t>
              </w:r>
            </w:moveFrom>
          </w:p>
        </w:tc>
      </w:tr>
      <w:tr w:rsidR="00DE36E1" w:rsidRPr="00DA6FEE" w:rsidDel="00634AB5" w14:paraId="4AED6146" w14:textId="1291DE63" w:rsidTr="00843704">
        <w:trPr>
          <w:trHeight w:val="441"/>
          <w:jc w:val="center"/>
        </w:trPr>
        <w:tc>
          <w:tcPr>
            <w:tcW w:w="980" w:type="pct"/>
            <w:vMerge/>
            <w:tcBorders>
              <w:bottom w:val="single" w:sz="18" w:space="0" w:color="auto"/>
            </w:tcBorders>
            <w:vAlign w:val="center"/>
          </w:tcPr>
          <w:p w14:paraId="1DB79C2B" w14:textId="16865D2F" w:rsidR="00DE36E1" w:rsidRPr="00DA6FEE" w:rsidDel="00634AB5" w:rsidRDefault="00DE36E1" w:rsidP="00843704">
            <w:pPr>
              <w:jc w:val="right"/>
              <w:rPr>
                <w:moveFrom w:id="5050" w:author="Samylla Oliveira" w:date="2020-08-03T10:26:00Z"/>
                <w:rFonts w:ascii="Times New Roman" w:hAnsi="Times New Roman" w:cs="Times New Roman"/>
                <w:sz w:val="14"/>
                <w:szCs w:val="14"/>
              </w:rPr>
            </w:pPr>
          </w:p>
        </w:tc>
        <w:tc>
          <w:tcPr>
            <w:tcW w:w="1135" w:type="pct"/>
            <w:vMerge/>
            <w:tcBorders>
              <w:bottom w:val="single" w:sz="18" w:space="0" w:color="auto"/>
            </w:tcBorders>
            <w:vAlign w:val="center"/>
          </w:tcPr>
          <w:p w14:paraId="27EEEBC6" w14:textId="3BB1842E" w:rsidR="00DE36E1" w:rsidRPr="00DA6FEE" w:rsidDel="00634AB5" w:rsidRDefault="00DE36E1" w:rsidP="00843704">
            <w:pPr>
              <w:jc w:val="right"/>
              <w:rPr>
                <w:moveFrom w:id="5051" w:author="Samylla Oliveira" w:date="2020-08-03T10:26:00Z"/>
                <w:rFonts w:ascii="Times New Roman" w:hAnsi="Times New Roman" w:cs="Times New Roman"/>
                <w:sz w:val="14"/>
                <w:szCs w:val="14"/>
              </w:rPr>
            </w:pPr>
          </w:p>
        </w:tc>
        <w:tc>
          <w:tcPr>
            <w:tcW w:w="1818" w:type="pct"/>
            <w:vMerge/>
            <w:tcBorders>
              <w:bottom w:val="single" w:sz="18" w:space="0" w:color="auto"/>
            </w:tcBorders>
            <w:vAlign w:val="center"/>
          </w:tcPr>
          <w:p w14:paraId="13D7CFB8" w14:textId="2428AF38" w:rsidR="00DE36E1" w:rsidRPr="00DA6FEE" w:rsidDel="00634AB5" w:rsidRDefault="00DE36E1" w:rsidP="00843704">
            <w:pPr>
              <w:jc w:val="right"/>
              <w:rPr>
                <w:moveFrom w:id="5052" w:author="Samylla Oliveira" w:date="2020-08-03T10:26:00Z"/>
                <w:rFonts w:ascii="Times New Roman" w:hAnsi="Times New Roman" w:cs="Times New Roman"/>
                <w:sz w:val="14"/>
                <w:szCs w:val="14"/>
              </w:rPr>
            </w:pPr>
          </w:p>
        </w:tc>
        <w:tc>
          <w:tcPr>
            <w:tcW w:w="1068" w:type="pct"/>
            <w:vMerge/>
            <w:tcBorders>
              <w:bottom w:val="single" w:sz="18" w:space="0" w:color="auto"/>
            </w:tcBorders>
            <w:vAlign w:val="center"/>
          </w:tcPr>
          <w:p w14:paraId="59486F94" w14:textId="47D6B2B0" w:rsidR="00DE36E1" w:rsidRPr="00DA6FEE" w:rsidDel="00634AB5" w:rsidRDefault="00DE36E1" w:rsidP="00843704">
            <w:pPr>
              <w:jc w:val="right"/>
              <w:rPr>
                <w:moveFrom w:id="5053" w:author="Samylla Oliveira" w:date="2020-08-03T10:26:00Z"/>
                <w:rFonts w:ascii="Times New Roman" w:hAnsi="Times New Roman" w:cs="Times New Roman"/>
                <w:sz w:val="14"/>
                <w:szCs w:val="14"/>
              </w:rPr>
            </w:pPr>
          </w:p>
        </w:tc>
      </w:tr>
    </w:tbl>
    <w:p w14:paraId="0FB99279" w14:textId="703586FD" w:rsidR="00DE36E1" w:rsidRPr="00DE36E1" w:rsidDel="00634AB5" w:rsidRDefault="00DE36E1" w:rsidP="00DE36E1">
      <w:pPr>
        <w:pStyle w:val="Nota"/>
        <w:rPr>
          <w:moveFrom w:id="5054" w:author="Samylla Oliveira" w:date="2020-08-03T10:26:00Z"/>
          <w:rFonts w:ascii="Times New Roman" w:hAnsi="Times New Roman" w:cs="Times New Roman"/>
          <w:lang w:val="pt-BR"/>
        </w:rPr>
      </w:pPr>
      <w:moveFrom w:id="5055" w:author="Samylla Oliveira" w:date="2020-08-03T10:26:00Z">
        <w:r w:rsidRPr="00DA6FEE" w:rsidDel="00634AB5">
          <w:rPr>
            <w:rFonts w:ascii="Times New Roman" w:hAnsi="Times New Roman" w:cs="Times New Roman"/>
          </w:rPr>
          <w:t xml:space="preserve">*Note: differences may be an increase (R1 region of Figure 2) or decrease (R2 Region of Figure 2). </w:t>
        </w:r>
        <w:r w:rsidRPr="00DE36E1" w:rsidDel="00634AB5">
          <w:rPr>
            <w:rFonts w:ascii="Times New Roman" w:hAnsi="Times New Roman" w:cs="Times New Roman"/>
            <w:lang w:val="pt-BR"/>
          </w:rPr>
          <w:t xml:space="preserve">In case of the R3 Region, no difference found. </w:t>
        </w:r>
      </w:moveFrom>
    </w:p>
    <w:p w14:paraId="5D1AE55E" w14:textId="508897E3" w:rsidR="004F10C0" w:rsidDel="00634AB5" w:rsidRDefault="004F10C0" w:rsidP="006C267C">
      <w:pPr>
        <w:ind w:firstLine="1134"/>
        <w:rPr>
          <w:moveFrom w:id="5056" w:author="Samylla Oliveira" w:date="2020-08-03T10:26:00Z"/>
          <w:rFonts w:ascii="Times New Roman" w:hAnsi="Times New Roman" w:cs="Times New Roman"/>
          <w:lang w:val="pt-BR"/>
        </w:rPr>
      </w:pPr>
    </w:p>
    <w:moveFromRangeEnd w:id="5019"/>
    <w:p w14:paraId="31433D4F" w14:textId="6807B4FF" w:rsidR="006C267C" w:rsidRPr="00DA6FEE" w:rsidRDefault="006C267C" w:rsidP="004F10C0">
      <w:pPr>
        <w:ind w:firstLine="1134"/>
        <w:rPr>
          <w:rFonts w:ascii="Times New Roman" w:hAnsi="Times New Roman" w:cs="Times New Roman"/>
          <w:lang w:val="pt-BR"/>
        </w:rPr>
      </w:pPr>
      <w:r w:rsidRPr="00DA6FEE">
        <w:rPr>
          <w:rFonts w:ascii="Times New Roman" w:hAnsi="Times New Roman" w:cs="Times New Roman"/>
          <w:lang w:val="pt-BR"/>
        </w:rPr>
        <w:t>De posse dos valores das chances (Tabela 1</w:t>
      </w:r>
      <w:r w:rsidR="004F10C0">
        <w:rPr>
          <w:rFonts w:ascii="Times New Roman" w:hAnsi="Times New Roman" w:cs="Times New Roman"/>
          <w:lang w:val="pt-BR"/>
        </w:rPr>
        <w:t xml:space="preserve"> -  artigo</w:t>
      </w:r>
      <w:r w:rsidRPr="00DA6FEE">
        <w:rPr>
          <w:rFonts w:ascii="Times New Roman" w:hAnsi="Times New Roman" w:cs="Times New Roman"/>
          <w:lang w:val="pt-BR"/>
        </w:rPr>
        <w:t>) de cada cenário S</w:t>
      </w:r>
      <w:r w:rsidRPr="00DA6FEE">
        <w:rPr>
          <w:rFonts w:ascii="Times New Roman" w:hAnsi="Times New Roman" w:cs="Times New Roman"/>
          <w:vertAlign w:val="subscript"/>
          <w:lang w:val="pt-BR"/>
        </w:rPr>
        <w:t>i</w:t>
      </w:r>
      <w:r w:rsidRPr="00DA6FEE">
        <w:rPr>
          <w:rFonts w:ascii="Times New Roman" w:hAnsi="Times New Roman" w:cs="Times New Roman"/>
          <w:lang w:val="pt-BR"/>
        </w:rPr>
        <w:t xml:space="preserve"> e da confirmação de ajuste dos modelos, para cada tempo, foi calculado a razão de chances estimadas (</w:t>
      </w:r>
      <m:oMath>
        <m:acc>
          <m:accPr>
            <m:ctrlPr>
              <w:rPr>
                <w:rFonts w:ascii="Cambria Math" w:hAnsi="Cambria Math" w:cs="Times New Roman"/>
                <w:i/>
              </w:rPr>
            </m:ctrlPr>
          </m:accPr>
          <m:e>
            <m:r>
              <w:rPr>
                <w:rFonts w:ascii="Cambria Math" w:hAnsi="Cambria Math" w:cs="Times New Roman"/>
              </w:rPr>
              <m:t>OR</m:t>
            </m:r>
          </m:e>
        </m:acc>
      </m:oMath>
      <w:r w:rsidRPr="00DA6FEE">
        <w:rPr>
          <w:rFonts w:ascii="Times New Roman" w:hAnsi="Times New Roman" w:cs="Times New Roman"/>
          <w:lang w:val="pt-BR"/>
        </w:rPr>
        <w:t xml:space="preserve">). Os valores da </w:t>
      </w:r>
      <m:oMath>
        <m:acc>
          <m:accPr>
            <m:ctrlPr>
              <w:rPr>
                <w:rFonts w:ascii="Cambria Math" w:hAnsi="Cambria Math" w:cs="Times New Roman"/>
                <w:i/>
              </w:rPr>
            </m:ctrlPr>
          </m:accPr>
          <m:e>
            <m:r>
              <w:rPr>
                <w:rFonts w:ascii="Cambria Math" w:hAnsi="Cambria Math" w:cs="Times New Roman"/>
              </w:rPr>
              <m:t>OR</m:t>
            </m:r>
          </m:e>
        </m:acc>
      </m:oMath>
      <w:r w:rsidRPr="00DA6FEE">
        <w:rPr>
          <w:rFonts w:ascii="Times New Roman" w:hAnsi="Times New Roman" w:cs="Times New Roman"/>
          <w:lang w:val="pt-BR"/>
        </w:rPr>
        <w:t xml:space="preserve"> e seus respectivos intervalos de confiança (calculados de forma similar à Tabela 1) foram apresentados graficam</w:t>
      </w:r>
      <w:r w:rsidR="004F10C0">
        <w:rPr>
          <w:rFonts w:ascii="Times New Roman" w:hAnsi="Times New Roman" w:cs="Times New Roman"/>
          <w:lang w:val="pt-BR"/>
        </w:rPr>
        <w:t>ente e podem ser interpretados:</w:t>
      </w:r>
    </w:p>
    <w:p w14:paraId="7B93C47B" w14:textId="3F298DE2" w:rsidR="006C267C" w:rsidRPr="00DA6FEE" w:rsidRDefault="006C267C" w:rsidP="006C267C">
      <w:pPr>
        <w:pStyle w:val="Legenda"/>
        <w:keepNext/>
        <w:rPr>
          <w:rFonts w:ascii="Times New Roman" w:hAnsi="Times New Roman" w:cs="Times New Roman"/>
          <w:szCs w:val="20"/>
        </w:rPr>
      </w:pPr>
      <w:r w:rsidRPr="00DA6FEE">
        <w:rPr>
          <w:rFonts w:ascii="Times New Roman" w:hAnsi="Times New Roman" w:cs="Times New Roman"/>
          <w:szCs w:val="20"/>
        </w:rPr>
        <w:t xml:space="preserve">Figura </w:t>
      </w:r>
      <w:r w:rsidR="004F10C0">
        <w:rPr>
          <w:rFonts w:ascii="Times New Roman" w:hAnsi="Times New Roman" w:cs="Times New Roman"/>
          <w:szCs w:val="20"/>
        </w:rPr>
        <w:t>2</w:t>
      </w:r>
      <w:r w:rsidRPr="00DA6FEE">
        <w:rPr>
          <w:rFonts w:ascii="Times New Roman" w:hAnsi="Times New Roman" w:cs="Times New Roman"/>
          <w:szCs w:val="20"/>
        </w:rPr>
        <w:t xml:space="preserve"> – As três regiões (R1, R2 e R3) dos possíveis resultados da </w:t>
      </w:r>
      <m:oMath>
        <m:acc>
          <m:accPr>
            <m:ctrlPr>
              <w:rPr>
                <w:rFonts w:ascii="Cambria Math" w:hAnsi="Cambria Math" w:cs="Times New Roman"/>
                <w:i/>
                <w:iCs w:val="0"/>
                <w:szCs w:val="20"/>
              </w:rPr>
            </m:ctrlPr>
          </m:accPr>
          <m:e>
            <m:r>
              <w:rPr>
                <w:rFonts w:ascii="Cambria Math" w:hAnsi="Cambria Math" w:cs="Times New Roman"/>
                <w:szCs w:val="20"/>
              </w:rPr>
              <m:t>OR</m:t>
            </m:r>
          </m:e>
        </m:acc>
      </m:oMath>
      <w:r w:rsidRPr="00DA6FEE">
        <w:rPr>
          <w:rFonts w:ascii="Times New Roman" w:eastAsiaTheme="minorEastAsia" w:hAnsi="Times New Roman" w:cs="Times New Roman"/>
          <w:iCs w:val="0"/>
          <w:szCs w:val="20"/>
        </w:rPr>
        <w:t xml:space="preserve">. A linha pontilhada representa o valor de referência 1 ou 100% e as linhas cinzas verticais representam os intervalos de confiança de cada estimativa da </w:t>
      </w:r>
      <m:oMath>
        <m:acc>
          <m:accPr>
            <m:ctrlPr>
              <w:rPr>
                <w:rFonts w:ascii="Cambria Math" w:hAnsi="Cambria Math" w:cs="Times New Roman"/>
                <w:i/>
                <w:iCs w:val="0"/>
                <w:szCs w:val="20"/>
              </w:rPr>
            </m:ctrlPr>
          </m:accPr>
          <m:e>
            <m:r>
              <w:rPr>
                <w:rFonts w:ascii="Cambria Math" w:hAnsi="Cambria Math" w:cs="Times New Roman"/>
                <w:szCs w:val="20"/>
              </w:rPr>
              <m:t>OR</m:t>
            </m:r>
          </m:e>
        </m:acc>
      </m:oMath>
      <w:r w:rsidRPr="00DA6FEE">
        <w:rPr>
          <w:rFonts w:ascii="Times New Roman" w:eastAsiaTheme="minorEastAsia" w:hAnsi="Times New Roman" w:cs="Times New Roman"/>
          <w:iCs w:val="0"/>
          <w:szCs w:val="20"/>
        </w:rPr>
        <w:t xml:space="preserve"> (ponto preto).    </w:t>
      </w:r>
    </w:p>
    <w:p w14:paraId="6EE59925" w14:textId="77777777" w:rsidR="006C267C" w:rsidRPr="00DA6FEE" w:rsidRDefault="006C267C" w:rsidP="006C267C">
      <w:pPr>
        <w:jc w:val="center"/>
        <w:rPr>
          <w:rFonts w:ascii="Times New Roman" w:hAnsi="Times New Roman" w:cs="Times New Roman"/>
          <w:noProof/>
          <w:lang w:eastAsia="pt-BR"/>
        </w:rPr>
      </w:pPr>
      <w:commentRangeStart w:id="5057"/>
      <w:r w:rsidRPr="00DA6FEE">
        <w:rPr>
          <w:rFonts w:ascii="Times New Roman" w:hAnsi="Times New Roman" w:cs="Times New Roman"/>
          <w:noProof/>
          <w:lang w:val="pt-BR" w:eastAsia="pt-BR"/>
        </w:rPr>
        <w:drawing>
          <wp:inline distT="0" distB="0" distL="0" distR="0" wp14:anchorId="6E8BBFB1" wp14:editId="0245CADD">
            <wp:extent cx="2419860" cy="2145632"/>
            <wp:effectExtent l="0" t="0" r="0" b="7620"/>
            <wp:docPr id="305" name="Image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C3790.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55496" cy="2177230"/>
                    </a:xfrm>
                    <a:prstGeom prst="rect">
                      <a:avLst/>
                    </a:prstGeom>
                  </pic:spPr>
                </pic:pic>
              </a:graphicData>
            </a:graphic>
          </wp:inline>
        </w:drawing>
      </w:r>
      <w:commentRangeEnd w:id="5057"/>
      <w:r w:rsidRPr="00DA6FEE">
        <w:rPr>
          <w:rStyle w:val="Refdecomentrio"/>
          <w:rFonts w:ascii="Times New Roman" w:hAnsi="Times New Roman" w:cs="Times New Roman"/>
        </w:rPr>
        <w:commentReference w:id="5057"/>
      </w:r>
    </w:p>
    <w:p w14:paraId="79310105" w14:textId="77777777" w:rsidR="006C267C" w:rsidRPr="00DA6FEE" w:rsidRDefault="006C267C" w:rsidP="006C267C">
      <w:pPr>
        <w:jc w:val="center"/>
        <w:rPr>
          <w:rFonts w:ascii="Times New Roman" w:hAnsi="Times New Roman" w:cs="Times New Roman"/>
          <w:noProof/>
          <w:lang w:eastAsia="pt-BR"/>
        </w:rPr>
      </w:pPr>
    </w:p>
    <w:p w14:paraId="68012243" w14:textId="77777777" w:rsidR="006C267C" w:rsidRPr="00DA6FEE" w:rsidRDefault="006C267C" w:rsidP="006C267C">
      <w:pPr>
        <w:ind w:left="1440"/>
        <w:rPr>
          <w:rFonts w:ascii="Times New Roman" w:hAnsi="Times New Roman" w:cs="Times New Roman"/>
          <w:color w:val="000000"/>
          <w:lang w:val="en-GB"/>
        </w:rPr>
      </w:pPr>
      <w:r w:rsidRPr="00DA6FEE">
        <w:rPr>
          <w:rFonts w:ascii="Times New Roman" w:hAnsi="Times New Roman" w:cs="Times New Roman"/>
          <w:color w:val="000000"/>
          <w:lang w:val="en-GB"/>
        </w:rPr>
        <w:t xml:space="preserve">● R1 Region in Figure 2 (odds Ratio &gt; 1 and </w:t>
      </w:r>
      <w:commentRangeStart w:id="5058"/>
      <w:r w:rsidRPr="00DA6FEE">
        <w:rPr>
          <w:rFonts w:ascii="Times New Roman" w:hAnsi="Times New Roman" w:cs="Times New Roman"/>
          <w:color w:val="000000"/>
          <w:lang w:val="en-GB"/>
        </w:rPr>
        <w:t>CI</w:t>
      </w:r>
      <w:commentRangeEnd w:id="5058"/>
      <w:r w:rsidRPr="00DA6FEE">
        <w:rPr>
          <w:rStyle w:val="Refdecomentrio"/>
          <w:rFonts w:ascii="Times New Roman" w:hAnsi="Times New Roman" w:cs="Times New Roman"/>
        </w:rPr>
        <w:commentReference w:id="5058"/>
      </w:r>
      <w:r w:rsidRPr="00DA6FEE">
        <w:rPr>
          <w:rFonts w:ascii="Times New Roman" w:hAnsi="Times New Roman" w:cs="Times New Roman"/>
          <w:color w:val="000000"/>
          <w:lang w:val="en-GB"/>
        </w:rPr>
        <w:t xml:space="preserve"> </w:t>
      </w:r>
      <m:oMath>
        <m:r>
          <w:rPr>
            <w:rFonts w:ascii="Cambria Math" w:hAnsi="Cambria Math" w:cs="Times New Roman"/>
            <w:color w:val="000000"/>
            <w:lang w:val="en-GB"/>
          </w:rPr>
          <m:t>∉</m:t>
        </m:r>
      </m:oMath>
      <w:r w:rsidRPr="00DA6FEE">
        <w:rPr>
          <w:rFonts w:ascii="Times New Roman" w:hAnsi="Times New Roman" w:cs="Times New Roman"/>
          <w:color w:val="000000"/>
          <w:lang w:val="en-GB"/>
        </w:rPr>
        <w:t xml:space="preserve"> 1): there is an increase</w:t>
      </w:r>
      <w:r w:rsidRPr="00DA6FEE">
        <w:rPr>
          <w:rFonts w:ascii="Times New Roman" w:hAnsi="Times New Roman" w:cs="Times New Roman"/>
          <w:color w:val="000000" w:themeColor="text1"/>
          <w:lang w:val="en-GB"/>
        </w:rPr>
        <w:t xml:space="preserve"> in </w:t>
      </w:r>
      <w:r w:rsidRPr="00DA6FEE">
        <w:rPr>
          <w:rFonts w:ascii="Times New Roman" w:hAnsi="Times New Roman" w:cs="Times New Roman"/>
          <w:color w:val="000000"/>
          <w:lang w:val="en-GB"/>
        </w:rPr>
        <w:t xml:space="preserve">the Odds of intact cells in the comparison between two select scenario of Table 1   </w:t>
      </w:r>
    </w:p>
    <w:p w14:paraId="0E8C5184" w14:textId="77777777" w:rsidR="006C267C" w:rsidRPr="00DA6FEE" w:rsidRDefault="006C267C" w:rsidP="006C267C">
      <w:pPr>
        <w:ind w:left="1440"/>
        <w:rPr>
          <w:rFonts w:ascii="Times New Roman" w:hAnsi="Times New Roman" w:cs="Times New Roman"/>
          <w:color w:val="000000"/>
          <w:lang w:val="en-GB"/>
        </w:rPr>
      </w:pPr>
      <w:r w:rsidRPr="00DA6FEE">
        <w:rPr>
          <w:rFonts w:ascii="Times New Roman" w:hAnsi="Times New Roman" w:cs="Times New Roman"/>
          <w:color w:val="000000"/>
          <w:lang w:val="en-GB"/>
        </w:rPr>
        <w:t xml:space="preserve">● R2 Region in Figure 2 (odds Ratio &lt;1 and CI </w:t>
      </w:r>
      <m:oMath>
        <m:r>
          <w:rPr>
            <w:rFonts w:ascii="Cambria Math" w:hAnsi="Cambria Math" w:cs="Times New Roman"/>
            <w:color w:val="000000"/>
            <w:lang w:val="en-GB"/>
          </w:rPr>
          <m:t>∉</m:t>
        </m:r>
      </m:oMath>
      <w:r w:rsidRPr="00DA6FEE">
        <w:rPr>
          <w:rFonts w:ascii="Times New Roman" w:hAnsi="Times New Roman" w:cs="Times New Roman"/>
          <w:color w:val="000000"/>
          <w:lang w:val="en-GB"/>
        </w:rPr>
        <w:t xml:space="preserve"> 1): there is a decrease </w:t>
      </w:r>
      <w:r w:rsidRPr="00DA6FEE">
        <w:rPr>
          <w:rFonts w:ascii="Times New Roman" w:hAnsi="Times New Roman" w:cs="Times New Roman"/>
          <w:color w:val="000000" w:themeColor="text1"/>
          <w:lang w:val="en-GB"/>
        </w:rPr>
        <w:t>in</w:t>
      </w:r>
      <w:r w:rsidRPr="00DA6FEE">
        <w:rPr>
          <w:rFonts w:ascii="Times New Roman" w:hAnsi="Times New Roman" w:cs="Times New Roman"/>
          <w:color w:val="000000"/>
          <w:lang w:val="en-GB"/>
        </w:rPr>
        <w:t xml:space="preserve"> the Odds of intact cells in the comparison between two select scenario of Table 1, and;</w:t>
      </w:r>
    </w:p>
    <w:p w14:paraId="381FDB04" w14:textId="77777777" w:rsidR="006C267C" w:rsidRPr="00DA6FEE" w:rsidRDefault="006C267C" w:rsidP="006C267C">
      <w:pPr>
        <w:ind w:left="1440"/>
        <w:rPr>
          <w:rFonts w:ascii="Times New Roman" w:hAnsi="Times New Roman" w:cs="Times New Roman"/>
          <w:color w:val="000000"/>
          <w:lang w:val="en-GB"/>
        </w:rPr>
      </w:pPr>
      <w:r w:rsidRPr="00DA6FEE">
        <w:rPr>
          <w:rFonts w:ascii="Times New Roman" w:hAnsi="Times New Roman" w:cs="Times New Roman"/>
          <w:color w:val="000000"/>
          <w:lang w:val="en-GB"/>
        </w:rPr>
        <w:t xml:space="preserve">● R3 Region in Figure 2 (odds Ratio = 1 or CI </w:t>
      </w:r>
      <m:oMath>
        <m:r>
          <w:rPr>
            <w:rFonts w:ascii="Cambria Math" w:hAnsi="Cambria Math" w:cs="Times New Roman"/>
            <w:color w:val="000000"/>
            <w:lang w:val="en-GB"/>
          </w:rPr>
          <m:t>∈</m:t>
        </m:r>
      </m:oMath>
      <w:r w:rsidRPr="00DA6FEE">
        <w:rPr>
          <w:rFonts w:ascii="Times New Roman" w:hAnsi="Times New Roman" w:cs="Times New Roman"/>
          <w:color w:val="000000"/>
          <w:lang w:val="en-GB"/>
        </w:rPr>
        <w:t xml:space="preserve"> 1): the Odds of intact cells in the comparison between two select scenario of Table 1.</w:t>
      </w:r>
    </w:p>
    <w:sectPr w:rsidR="006C267C" w:rsidRPr="00DA6FE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 w:author="Jose Capelo Neto" w:date="2020-05-09T15:50:00Z" w:initials="JCN">
    <w:p w14:paraId="55DA6A31" w14:textId="3728AA6D" w:rsidR="00E21651" w:rsidRDefault="00E21651">
      <w:pPr>
        <w:pStyle w:val="Textodecomentrio"/>
      </w:pPr>
      <w:r>
        <w:rPr>
          <w:rStyle w:val="Refdecomentrio"/>
        </w:rPr>
        <w:annotationRef/>
      </w:r>
      <w:r>
        <w:t>Inserir Referência</w:t>
      </w:r>
    </w:p>
  </w:comment>
  <w:comment w:id="158" w:author="Jose Capelo Neto" w:date="2020-05-09T15:50:00Z" w:initials="JCN">
    <w:p w14:paraId="3FFF8E48" w14:textId="4A022670" w:rsidR="00E21651" w:rsidRDefault="00E21651">
      <w:pPr>
        <w:pStyle w:val="Textodecomentrio"/>
      </w:pPr>
      <w:r>
        <w:rPr>
          <w:rStyle w:val="Refdecomentrio"/>
        </w:rPr>
        <w:annotationRef/>
      </w:r>
      <w:r>
        <w:t>Inserir referencia de preferencia internacional.</w:t>
      </w:r>
    </w:p>
  </w:comment>
  <w:comment w:id="181" w:author="Jose Capelo Neto" w:date="2020-05-09T15:50:00Z" w:initials="JCN">
    <w:p w14:paraId="4222974B" w14:textId="4412E2BA" w:rsidR="00E21651" w:rsidRDefault="00E21651">
      <w:pPr>
        <w:pStyle w:val="Textodecomentrio"/>
      </w:pPr>
      <w:r>
        <w:rPr>
          <w:rStyle w:val="Refdecomentrio"/>
        </w:rPr>
        <w:annotationRef/>
      </w:r>
      <w:r>
        <w:t>Reage com quem? com os contaminantes, materia orgânica?</w:t>
      </w:r>
    </w:p>
  </w:comment>
  <w:comment w:id="183" w:author="Jose Capelo Neto" w:date="2020-05-09T15:50:00Z" w:initials="JCN">
    <w:p w14:paraId="5659F7AD" w14:textId="547F7E8A" w:rsidR="00E21651" w:rsidRDefault="00E21651">
      <w:pPr>
        <w:pStyle w:val="Textodecomentrio"/>
      </w:pPr>
      <w:r>
        <w:rPr>
          <w:rStyle w:val="Refdecomentrio"/>
        </w:rPr>
        <w:annotationRef/>
      </w:r>
      <w:r>
        <w:t>Esta Frase está incompleta</w:t>
      </w:r>
    </w:p>
  </w:comment>
  <w:comment w:id="213" w:author="Jose Capelo Neto" w:date="2020-05-09T15:50:00Z" w:initials="JCN">
    <w:p w14:paraId="4D61E9FB" w14:textId="400F7B3C" w:rsidR="00E21651" w:rsidRDefault="00E21651">
      <w:pPr>
        <w:pStyle w:val="Textodecomentrio"/>
      </w:pPr>
      <w:r>
        <w:rPr>
          <w:rStyle w:val="Refdecomentrio"/>
        </w:rPr>
        <w:annotationRef/>
      </w:r>
      <w:r>
        <w:t>Inserir mapa, Caracterização breve e localização do açude gavião. O bom é que essa descrição vai servir para todos os artugos.</w:t>
      </w:r>
    </w:p>
  </w:comment>
  <w:comment w:id="240" w:author="Jose Capelo Neto" w:date="2020-05-09T15:50:00Z" w:initials="JCN">
    <w:p w14:paraId="4574271F" w14:textId="140DA4B5" w:rsidR="00E21651" w:rsidRDefault="00E21651">
      <w:pPr>
        <w:pStyle w:val="Textodecomentrio"/>
      </w:pPr>
      <w:r>
        <w:rPr>
          <w:rStyle w:val="Refdecomentrio"/>
        </w:rPr>
        <w:annotationRef/>
      </w:r>
      <w:r>
        <w:t>Inserir fotos do aparato experimental.</w:t>
      </w:r>
    </w:p>
  </w:comment>
  <w:comment w:id="437" w:author="Jose Capelo Neto" w:date="2020-05-09T15:50:00Z" w:initials="JCN">
    <w:p w14:paraId="5825B14B" w14:textId="390F7ED6" w:rsidR="00E21651" w:rsidRDefault="00E21651">
      <w:pPr>
        <w:pStyle w:val="Textodecomentrio"/>
      </w:pPr>
      <w:r>
        <w:rPr>
          <w:rStyle w:val="Refdecomentrio"/>
        </w:rPr>
        <w:annotationRef/>
      </w:r>
      <w:r>
        <w:t>Isso é densidade de potencia. Qual a Potencia de cada Tira?</w:t>
      </w:r>
    </w:p>
  </w:comment>
  <w:comment w:id="434" w:author="Jose Capelo Neto" w:date="2020-05-09T15:50:00Z" w:initials="JCN">
    <w:p w14:paraId="2B42FEEE" w14:textId="443ABF36" w:rsidR="00E21651" w:rsidRDefault="00E21651">
      <w:pPr>
        <w:pStyle w:val="Textodecomentrio"/>
      </w:pPr>
      <w:r>
        <w:rPr>
          <w:rStyle w:val="Refdecomentrio"/>
        </w:rPr>
        <w:annotationRef/>
      </w:r>
      <w:r>
        <w:t>Qual a potencia total?? isso é densidade de potencia.</w:t>
      </w:r>
    </w:p>
  </w:comment>
  <w:comment w:id="612" w:author="Jose Capelo Neto" w:date="2020-05-09T16:31:00Z" w:initials="JCN">
    <w:p w14:paraId="30D377B3" w14:textId="3BA3CC85" w:rsidR="00E21651" w:rsidRDefault="00E21651">
      <w:pPr>
        <w:pStyle w:val="Textodecomentrio"/>
      </w:pPr>
      <w:r>
        <w:rPr>
          <w:rStyle w:val="Refdecomentrio"/>
        </w:rPr>
        <w:annotationRef/>
      </w:r>
      <w:r>
        <w:t>Que tipo de algas?</w:t>
      </w:r>
    </w:p>
  </w:comment>
  <w:comment w:id="604" w:author="Jose Capelo Neto" w:date="2020-05-09T15:50:00Z" w:initials="JCN">
    <w:p w14:paraId="5207602D" w14:textId="00018B4C" w:rsidR="00E21651" w:rsidRDefault="00E21651">
      <w:pPr>
        <w:pStyle w:val="Textodecomentrio"/>
      </w:pPr>
      <w:r>
        <w:rPr>
          <w:rStyle w:val="Refdecomentrio"/>
        </w:rPr>
        <w:annotationRef/>
      </w:r>
      <w:r>
        <w:t>Identificar qual foi o critério para escolha destas espécies.</w:t>
      </w:r>
    </w:p>
  </w:comment>
  <w:comment w:id="605" w:author="Jose Capelo Neto" w:date="2020-05-09T15:50:00Z" w:initials="JCN">
    <w:p w14:paraId="4F784743" w14:textId="5452BAA4" w:rsidR="00E21651" w:rsidRDefault="00E21651">
      <w:pPr>
        <w:pStyle w:val="Textodecomentrio"/>
      </w:pPr>
      <w:r>
        <w:rPr>
          <w:rStyle w:val="Refdecomentrio"/>
        </w:rPr>
        <w:annotationRef/>
      </w:r>
      <w:r>
        <w:t>Justificar melhor o por que da escolha destas especies.</w:t>
      </w:r>
    </w:p>
  </w:comment>
  <w:comment w:id="732" w:author="Jose Capelo Neto" w:date="2020-05-11T15:09:00Z" w:initials="JCN">
    <w:p w14:paraId="6D6F4581" w14:textId="60CA67DD" w:rsidR="00E21651" w:rsidRDefault="00E21651">
      <w:pPr>
        <w:pStyle w:val="Textodecomentrio"/>
      </w:pPr>
      <w:r>
        <w:rPr>
          <w:rStyle w:val="Refdecomentrio"/>
        </w:rPr>
        <w:annotationRef/>
      </w:r>
      <w:r>
        <w:t>Colocar nos materiais suplementares</w:t>
      </w:r>
    </w:p>
  </w:comment>
  <w:comment w:id="741" w:author="Jose Capelo Neto" w:date="2020-05-09T16:34:00Z" w:initials="JCN">
    <w:p w14:paraId="47581850" w14:textId="19A99E6A" w:rsidR="00E21651" w:rsidRDefault="00E21651">
      <w:pPr>
        <w:pStyle w:val="Textodecomentrio"/>
      </w:pPr>
      <w:r>
        <w:rPr>
          <w:rStyle w:val="Refdecomentrio"/>
        </w:rPr>
        <w:annotationRef/>
      </w:r>
      <w:r>
        <w:t>Tabela 1 ou 3?</w:t>
      </w:r>
    </w:p>
  </w:comment>
  <w:comment w:id="784" w:author="Jose Capelo Neto" w:date="2020-05-09T16:38:00Z" w:initials="JCN">
    <w:p w14:paraId="46867FB7" w14:textId="30DE7948" w:rsidR="00E21651" w:rsidRDefault="00E21651">
      <w:pPr>
        <w:pStyle w:val="Textodecomentrio"/>
      </w:pPr>
      <w:r>
        <w:rPr>
          <w:rStyle w:val="Refdecomentrio"/>
        </w:rPr>
        <w:annotationRef/>
      </w:r>
    </w:p>
  </w:comment>
  <w:comment w:id="762" w:author="Jose Capelo Neto" w:date="2020-05-09T16:38:00Z" w:initials="JCN">
    <w:p w14:paraId="1F8F1309" w14:textId="7586B5BD" w:rsidR="00E21651" w:rsidRDefault="00E21651">
      <w:pPr>
        <w:pStyle w:val="Textodecomentrio"/>
      </w:pPr>
      <w:r>
        <w:rPr>
          <w:rStyle w:val="Refdecomentrio"/>
        </w:rPr>
        <w:annotationRef/>
      </w:r>
      <w:r>
        <w:t>Tabela confusa melhorar Formatação</w:t>
      </w:r>
    </w:p>
  </w:comment>
  <w:comment w:id="2516" w:author="Allan Clemente de Souza" w:date="2020-05-09T15:50:00Z" w:initials="ACdS">
    <w:p w14:paraId="35A42826" w14:textId="77777777" w:rsidR="00E21651" w:rsidRDefault="00E21651" w:rsidP="00657E81">
      <w:pPr>
        <w:pStyle w:val="Textodecomentrio"/>
      </w:pPr>
      <w:r>
        <w:rPr>
          <w:rStyle w:val="Refdecomentrio"/>
        </w:rPr>
        <w:annotationRef/>
      </w:r>
      <w:r>
        <w:t>Alterar a cor para vermelho e verde</w:t>
      </w:r>
    </w:p>
  </w:comment>
  <w:comment w:id="2517" w:author="Jose Capelo Neto" w:date="2020-05-11T16:25:00Z" w:initials="JCN">
    <w:p w14:paraId="7DE5810B" w14:textId="2355F7BE" w:rsidR="00E21651" w:rsidRDefault="00E21651">
      <w:pPr>
        <w:pStyle w:val="Textodecomentrio"/>
      </w:pPr>
      <w:r>
        <w:rPr>
          <w:rStyle w:val="Refdecomentrio"/>
        </w:rPr>
        <w:annotationRef/>
      </w:r>
      <w:r>
        <w:t>Melhorar qualidade das figuras.</w:t>
      </w:r>
    </w:p>
    <w:p w14:paraId="12961951" w14:textId="374810AC" w:rsidR="00E21651" w:rsidRDefault="00E21651">
      <w:pPr>
        <w:pStyle w:val="Textodecomentrio"/>
      </w:pPr>
      <w:r>
        <w:t xml:space="preserve">Que situação é </w:t>
      </w:r>
    </w:p>
  </w:comment>
  <w:comment w:id="2532" w:author="Jose Capelo Neto" w:date="2020-05-11T16:26:00Z" w:initials="JCN">
    <w:p w14:paraId="14D65FB7" w14:textId="2FAE9306" w:rsidR="00E21651" w:rsidRDefault="00E21651">
      <w:pPr>
        <w:pStyle w:val="Textodecomentrio"/>
      </w:pPr>
      <w:r>
        <w:rPr>
          <w:rStyle w:val="Refdecomentrio"/>
        </w:rPr>
        <w:annotationRef/>
      </w:r>
      <w:r>
        <w:t>Como é que a partir do gráfico eu vejo isso?</w:t>
      </w:r>
    </w:p>
  </w:comment>
  <w:comment w:id="2536" w:author="Jose Capelo Neto" w:date="2020-05-11T16:23:00Z" w:initials="JCN">
    <w:p w14:paraId="5C06DD09" w14:textId="3A04F342" w:rsidR="00E21651" w:rsidRDefault="00E21651">
      <w:pPr>
        <w:pStyle w:val="Textodecomentrio"/>
      </w:pPr>
      <w:r>
        <w:rPr>
          <w:rStyle w:val="Refdecomentrio"/>
        </w:rPr>
        <w:annotationRef/>
      </w:r>
      <w:r>
        <w:t>Não há evidencias para isso. A menos que mostremos dados.</w:t>
      </w:r>
    </w:p>
  </w:comment>
  <w:comment w:id="5015" w:author="Allan Clemente de Souza" w:date="2020-05-09T15:50:00Z" w:initials="ACdS">
    <w:p w14:paraId="4F70ECDB" w14:textId="77777777" w:rsidR="00E21651" w:rsidRDefault="00E21651" w:rsidP="004F10C0">
      <w:pPr>
        <w:pStyle w:val="Textodecomentrio"/>
      </w:pPr>
      <w:r>
        <w:rPr>
          <w:rStyle w:val="Refdecomentrio"/>
        </w:rPr>
        <w:annotationRef/>
      </w:r>
      <w:r>
        <w:t>Exemplo para orientar a visualização do que foi informado nos critérios do Modelo 1</w:t>
      </w:r>
    </w:p>
  </w:comment>
  <w:comment w:id="5057" w:author="Allan Clemente de Souza" w:date="2020-05-09T15:50:00Z" w:initials="ACdS">
    <w:p w14:paraId="56770F10" w14:textId="77777777" w:rsidR="00E21651" w:rsidRDefault="00E21651" w:rsidP="006C267C">
      <w:pPr>
        <w:pStyle w:val="Textodecomentrio"/>
      </w:pPr>
      <w:r>
        <w:rPr>
          <w:rStyle w:val="Refdecomentrio"/>
        </w:rPr>
        <w:annotationRef/>
      </w:r>
      <w:r>
        <w:t>Exemplo para melhorar o entendimento da aplicação do método 2 de avaliação dos resultados.</w:t>
      </w:r>
    </w:p>
  </w:comment>
  <w:comment w:id="5058" w:author="Allan Clemente de Souza" w:date="2020-05-09T15:50:00Z" w:initials="ACdS">
    <w:p w14:paraId="3089CAA1" w14:textId="77777777" w:rsidR="00E21651" w:rsidRDefault="00E21651" w:rsidP="006C267C">
      <w:pPr>
        <w:pStyle w:val="Textodecomentrio"/>
      </w:pPr>
      <w:r>
        <w:rPr>
          <w:rStyle w:val="Refdecomentrio"/>
        </w:rPr>
        <w:annotationRef/>
      </w:r>
      <w:r>
        <w:t>Intervalo de Confiança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DA6A31" w15:done="0"/>
  <w15:commentEx w15:paraId="3FFF8E48" w15:done="0"/>
  <w15:commentEx w15:paraId="4222974B" w15:done="0"/>
  <w15:commentEx w15:paraId="5659F7AD" w15:done="0"/>
  <w15:commentEx w15:paraId="4D61E9FB" w15:done="0"/>
  <w15:commentEx w15:paraId="4574271F" w15:done="0"/>
  <w15:commentEx w15:paraId="5825B14B" w15:done="0"/>
  <w15:commentEx w15:paraId="2B42FEEE" w15:done="0"/>
  <w15:commentEx w15:paraId="30D377B3" w15:done="0"/>
  <w15:commentEx w15:paraId="5207602D" w15:done="0"/>
  <w15:commentEx w15:paraId="4F784743" w15:done="0"/>
  <w15:commentEx w15:paraId="6D6F4581" w15:done="0"/>
  <w15:commentEx w15:paraId="47581850" w15:done="0"/>
  <w15:commentEx w15:paraId="46867FB7" w15:done="0"/>
  <w15:commentEx w15:paraId="1F8F1309" w15:done="0"/>
  <w15:commentEx w15:paraId="35A42826" w15:done="0"/>
  <w15:commentEx w15:paraId="12961951" w15:done="0"/>
  <w15:commentEx w15:paraId="14D65FB7" w15:done="0"/>
  <w15:commentEx w15:paraId="5C06DD09" w15:done="0"/>
  <w15:commentEx w15:paraId="4F70ECDB" w15:done="0"/>
  <w15:commentEx w15:paraId="56770F10" w15:done="0"/>
  <w15:commentEx w15:paraId="3089CA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DA6A31" w16cid:durableId="23242E58"/>
  <w16cid:commentId w16cid:paraId="3FFF8E48" w16cid:durableId="23242E59"/>
  <w16cid:commentId w16cid:paraId="4222974B" w16cid:durableId="23242E5A"/>
  <w16cid:commentId w16cid:paraId="5659F7AD" w16cid:durableId="23242E5B"/>
  <w16cid:commentId w16cid:paraId="4D61E9FB" w16cid:durableId="23242E5C"/>
  <w16cid:commentId w16cid:paraId="4574271F" w16cid:durableId="23242E5D"/>
  <w16cid:commentId w16cid:paraId="5825B14B" w16cid:durableId="23242E5E"/>
  <w16cid:commentId w16cid:paraId="2B42FEEE" w16cid:durableId="23242E5F"/>
  <w16cid:commentId w16cid:paraId="30D377B3" w16cid:durableId="23242E60"/>
  <w16cid:commentId w16cid:paraId="5207602D" w16cid:durableId="23242E61"/>
  <w16cid:commentId w16cid:paraId="4F784743" w16cid:durableId="23242E62"/>
  <w16cid:commentId w16cid:paraId="6D6F4581" w16cid:durableId="23242E63"/>
  <w16cid:commentId w16cid:paraId="47581850" w16cid:durableId="23242E64"/>
  <w16cid:commentId w16cid:paraId="46867FB7" w16cid:durableId="23242E65"/>
  <w16cid:commentId w16cid:paraId="1F8F1309" w16cid:durableId="23242E66"/>
  <w16cid:commentId w16cid:paraId="35A42826" w16cid:durableId="23242E67"/>
  <w16cid:commentId w16cid:paraId="12961951" w16cid:durableId="23242E68"/>
  <w16cid:commentId w16cid:paraId="14D65FB7" w16cid:durableId="23242E69"/>
  <w16cid:commentId w16cid:paraId="5C06DD09" w16cid:durableId="23242E6A"/>
  <w16cid:commentId w16cid:paraId="4F70ECDB" w16cid:durableId="23242E6B"/>
  <w16cid:commentId w16cid:paraId="56770F10" w16cid:durableId="23242E6C"/>
  <w16cid:commentId w16cid:paraId="3089CAA1" w16cid:durableId="23242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E39EC" w14:textId="77777777" w:rsidR="00220CB6" w:rsidRDefault="00220CB6" w:rsidP="00C5233B">
      <w:pPr>
        <w:spacing w:after="0" w:line="240" w:lineRule="auto"/>
      </w:pPr>
      <w:r>
        <w:separator/>
      </w:r>
    </w:p>
  </w:endnote>
  <w:endnote w:type="continuationSeparator" w:id="0">
    <w:p w14:paraId="76C0293F" w14:textId="77777777" w:rsidR="00220CB6" w:rsidRDefault="00220CB6" w:rsidP="00C5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C3D59" w14:textId="77777777" w:rsidR="00220CB6" w:rsidRDefault="00220CB6" w:rsidP="00C5233B">
      <w:pPr>
        <w:spacing w:after="0" w:line="240" w:lineRule="auto"/>
      </w:pPr>
      <w:r>
        <w:separator/>
      </w:r>
    </w:p>
  </w:footnote>
  <w:footnote w:type="continuationSeparator" w:id="0">
    <w:p w14:paraId="7EAABFBE" w14:textId="77777777" w:rsidR="00220CB6" w:rsidRDefault="00220CB6" w:rsidP="00C52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33EC5"/>
    <w:multiLevelType w:val="hybridMultilevel"/>
    <w:tmpl w:val="D9366546"/>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27064FC2"/>
    <w:multiLevelType w:val="hybridMultilevel"/>
    <w:tmpl w:val="D9286EB0"/>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2" w15:restartNumberingAfterBreak="0">
    <w:nsid w:val="2DCA4BB4"/>
    <w:multiLevelType w:val="hybridMultilevel"/>
    <w:tmpl w:val="18EEEA6C"/>
    <w:lvl w:ilvl="0" w:tplc="F2B252EE">
      <w:start w:val="1"/>
      <w:numFmt w:val="bullet"/>
      <w:lvlText w:val="•"/>
      <w:lvlJc w:val="left"/>
      <w:pPr>
        <w:tabs>
          <w:tab w:val="num" w:pos="720"/>
        </w:tabs>
        <w:ind w:left="720" w:hanging="360"/>
      </w:pPr>
      <w:rPr>
        <w:rFonts w:ascii="Arial" w:hAnsi="Arial" w:hint="default"/>
      </w:rPr>
    </w:lvl>
    <w:lvl w:ilvl="1" w:tplc="03F630F4" w:tentative="1">
      <w:start w:val="1"/>
      <w:numFmt w:val="bullet"/>
      <w:lvlText w:val="•"/>
      <w:lvlJc w:val="left"/>
      <w:pPr>
        <w:tabs>
          <w:tab w:val="num" w:pos="1440"/>
        </w:tabs>
        <w:ind w:left="1440" w:hanging="360"/>
      </w:pPr>
      <w:rPr>
        <w:rFonts w:ascii="Arial" w:hAnsi="Arial" w:hint="default"/>
      </w:rPr>
    </w:lvl>
    <w:lvl w:ilvl="2" w:tplc="55A0350E" w:tentative="1">
      <w:start w:val="1"/>
      <w:numFmt w:val="bullet"/>
      <w:lvlText w:val="•"/>
      <w:lvlJc w:val="left"/>
      <w:pPr>
        <w:tabs>
          <w:tab w:val="num" w:pos="2160"/>
        </w:tabs>
        <w:ind w:left="2160" w:hanging="360"/>
      </w:pPr>
      <w:rPr>
        <w:rFonts w:ascii="Arial" w:hAnsi="Arial" w:hint="default"/>
      </w:rPr>
    </w:lvl>
    <w:lvl w:ilvl="3" w:tplc="A63844B6" w:tentative="1">
      <w:start w:val="1"/>
      <w:numFmt w:val="bullet"/>
      <w:lvlText w:val="•"/>
      <w:lvlJc w:val="left"/>
      <w:pPr>
        <w:tabs>
          <w:tab w:val="num" w:pos="2880"/>
        </w:tabs>
        <w:ind w:left="2880" w:hanging="360"/>
      </w:pPr>
      <w:rPr>
        <w:rFonts w:ascii="Arial" w:hAnsi="Arial" w:hint="default"/>
      </w:rPr>
    </w:lvl>
    <w:lvl w:ilvl="4" w:tplc="4B7C69A4" w:tentative="1">
      <w:start w:val="1"/>
      <w:numFmt w:val="bullet"/>
      <w:lvlText w:val="•"/>
      <w:lvlJc w:val="left"/>
      <w:pPr>
        <w:tabs>
          <w:tab w:val="num" w:pos="3600"/>
        </w:tabs>
        <w:ind w:left="3600" w:hanging="360"/>
      </w:pPr>
      <w:rPr>
        <w:rFonts w:ascii="Arial" w:hAnsi="Arial" w:hint="default"/>
      </w:rPr>
    </w:lvl>
    <w:lvl w:ilvl="5" w:tplc="1DF0ECAC" w:tentative="1">
      <w:start w:val="1"/>
      <w:numFmt w:val="bullet"/>
      <w:lvlText w:val="•"/>
      <w:lvlJc w:val="left"/>
      <w:pPr>
        <w:tabs>
          <w:tab w:val="num" w:pos="4320"/>
        </w:tabs>
        <w:ind w:left="4320" w:hanging="360"/>
      </w:pPr>
      <w:rPr>
        <w:rFonts w:ascii="Arial" w:hAnsi="Arial" w:hint="default"/>
      </w:rPr>
    </w:lvl>
    <w:lvl w:ilvl="6" w:tplc="29445934" w:tentative="1">
      <w:start w:val="1"/>
      <w:numFmt w:val="bullet"/>
      <w:lvlText w:val="•"/>
      <w:lvlJc w:val="left"/>
      <w:pPr>
        <w:tabs>
          <w:tab w:val="num" w:pos="5040"/>
        </w:tabs>
        <w:ind w:left="5040" w:hanging="360"/>
      </w:pPr>
      <w:rPr>
        <w:rFonts w:ascii="Arial" w:hAnsi="Arial" w:hint="default"/>
      </w:rPr>
    </w:lvl>
    <w:lvl w:ilvl="7" w:tplc="8850E01E" w:tentative="1">
      <w:start w:val="1"/>
      <w:numFmt w:val="bullet"/>
      <w:lvlText w:val="•"/>
      <w:lvlJc w:val="left"/>
      <w:pPr>
        <w:tabs>
          <w:tab w:val="num" w:pos="5760"/>
        </w:tabs>
        <w:ind w:left="5760" w:hanging="360"/>
      </w:pPr>
      <w:rPr>
        <w:rFonts w:ascii="Arial" w:hAnsi="Arial" w:hint="default"/>
      </w:rPr>
    </w:lvl>
    <w:lvl w:ilvl="8" w:tplc="659EB4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4F1707"/>
    <w:multiLevelType w:val="hybridMultilevel"/>
    <w:tmpl w:val="49442A6E"/>
    <w:lvl w:ilvl="0" w:tplc="13EEFCAE">
      <w:start w:val="1"/>
      <w:numFmt w:val="upperRoman"/>
      <w:lvlText w:val="QUESTION %1."/>
      <w:lvlJc w:val="right"/>
      <w:pPr>
        <w:ind w:left="786" w:hanging="360"/>
      </w:pPr>
      <w:rPr>
        <w:rFonts w:hint="default"/>
        <w:color w:val="auto"/>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 w15:restartNumberingAfterBreak="0">
    <w:nsid w:val="415D4003"/>
    <w:multiLevelType w:val="hybridMultilevel"/>
    <w:tmpl w:val="68FAB3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C1D2684"/>
    <w:multiLevelType w:val="hybridMultilevel"/>
    <w:tmpl w:val="342851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4DE73E6"/>
    <w:multiLevelType w:val="hybridMultilevel"/>
    <w:tmpl w:val="05DE9070"/>
    <w:lvl w:ilvl="0" w:tplc="04160013">
      <w:start w:val="1"/>
      <w:numFmt w:val="upperRoman"/>
      <w:lvlText w:val="%1."/>
      <w:lvlJc w:val="righ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7" w15:restartNumberingAfterBreak="0">
    <w:nsid w:val="692C061E"/>
    <w:multiLevelType w:val="hybridMultilevel"/>
    <w:tmpl w:val="A66644F8"/>
    <w:lvl w:ilvl="0" w:tplc="4606C4DC">
      <w:start w:val="1"/>
      <w:numFmt w:val="bullet"/>
      <w:lvlText w:val="-"/>
      <w:lvlJc w:val="left"/>
      <w:pPr>
        <w:ind w:left="408" w:hanging="360"/>
      </w:pPr>
      <w:rPr>
        <w:rFonts w:ascii="Calibri" w:eastAsiaTheme="minorHAnsi" w:hAnsi="Calibri" w:cs="Calibri" w:hint="default"/>
      </w:rPr>
    </w:lvl>
    <w:lvl w:ilvl="1" w:tplc="04160003" w:tentative="1">
      <w:start w:val="1"/>
      <w:numFmt w:val="bullet"/>
      <w:lvlText w:val="o"/>
      <w:lvlJc w:val="left"/>
      <w:pPr>
        <w:ind w:left="1128" w:hanging="360"/>
      </w:pPr>
      <w:rPr>
        <w:rFonts w:ascii="Courier New" w:hAnsi="Courier New" w:cs="Courier New" w:hint="default"/>
      </w:rPr>
    </w:lvl>
    <w:lvl w:ilvl="2" w:tplc="04160005" w:tentative="1">
      <w:start w:val="1"/>
      <w:numFmt w:val="bullet"/>
      <w:lvlText w:val=""/>
      <w:lvlJc w:val="left"/>
      <w:pPr>
        <w:ind w:left="1848" w:hanging="360"/>
      </w:pPr>
      <w:rPr>
        <w:rFonts w:ascii="Wingdings" w:hAnsi="Wingdings" w:hint="default"/>
      </w:rPr>
    </w:lvl>
    <w:lvl w:ilvl="3" w:tplc="04160001" w:tentative="1">
      <w:start w:val="1"/>
      <w:numFmt w:val="bullet"/>
      <w:lvlText w:val=""/>
      <w:lvlJc w:val="left"/>
      <w:pPr>
        <w:ind w:left="2568" w:hanging="360"/>
      </w:pPr>
      <w:rPr>
        <w:rFonts w:ascii="Symbol" w:hAnsi="Symbol" w:hint="default"/>
      </w:rPr>
    </w:lvl>
    <w:lvl w:ilvl="4" w:tplc="04160003" w:tentative="1">
      <w:start w:val="1"/>
      <w:numFmt w:val="bullet"/>
      <w:lvlText w:val="o"/>
      <w:lvlJc w:val="left"/>
      <w:pPr>
        <w:ind w:left="3288" w:hanging="360"/>
      </w:pPr>
      <w:rPr>
        <w:rFonts w:ascii="Courier New" w:hAnsi="Courier New" w:cs="Courier New" w:hint="default"/>
      </w:rPr>
    </w:lvl>
    <w:lvl w:ilvl="5" w:tplc="04160005" w:tentative="1">
      <w:start w:val="1"/>
      <w:numFmt w:val="bullet"/>
      <w:lvlText w:val=""/>
      <w:lvlJc w:val="left"/>
      <w:pPr>
        <w:ind w:left="4008" w:hanging="360"/>
      </w:pPr>
      <w:rPr>
        <w:rFonts w:ascii="Wingdings" w:hAnsi="Wingdings" w:hint="default"/>
      </w:rPr>
    </w:lvl>
    <w:lvl w:ilvl="6" w:tplc="04160001" w:tentative="1">
      <w:start w:val="1"/>
      <w:numFmt w:val="bullet"/>
      <w:lvlText w:val=""/>
      <w:lvlJc w:val="left"/>
      <w:pPr>
        <w:ind w:left="4728" w:hanging="360"/>
      </w:pPr>
      <w:rPr>
        <w:rFonts w:ascii="Symbol" w:hAnsi="Symbol" w:hint="default"/>
      </w:rPr>
    </w:lvl>
    <w:lvl w:ilvl="7" w:tplc="04160003" w:tentative="1">
      <w:start w:val="1"/>
      <w:numFmt w:val="bullet"/>
      <w:lvlText w:val="o"/>
      <w:lvlJc w:val="left"/>
      <w:pPr>
        <w:ind w:left="5448" w:hanging="360"/>
      </w:pPr>
      <w:rPr>
        <w:rFonts w:ascii="Courier New" w:hAnsi="Courier New" w:cs="Courier New" w:hint="default"/>
      </w:rPr>
    </w:lvl>
    <w:lvl w:ilvl="8" w:tplc="04160005" w:tentative="1">
      <w:start w:val="1"/>
      <w:numFmt w:val="bullet"/>
      <w:lvlText w:val=""/>
      <w:lvlJc w:val="left"/>
      <w:pPr>
        <w:ind w:left="6168"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3"/>
  </w:num>
  <w:num w:numId="6">
    <w:abstractNumId w:val="1"/>
  </w:num>
  <w:num w:numId="7">
    <w:abstractNumId w:val="7"/>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ylla Oliveira">
    <w15:presenceInfo w15:providerId="Windows Live" w15:userId="f273c37d2ecbb0a2"/>
  </w15:person>
  <w15:person w15:author="Allan Clemente de Souza">
    <w15:presenceInfo w15:providerId="Windows Live" w15:userId="84873d3ea82b31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1MDI3NDU2NrMwM7JU0lEKTi0uzszPAykwrAUAdhsVPSwAAAA="/>
  </w:docVars>
  <w:rsids>
    <w:rsidRoot w:val="00B92098"/>
    <w:rsid w:val="00012726"/>
    <w:rsid w:val="00012C67"/>
    <w:rsid w:val="0002054A"/>
    <w:rsid w:val="00020C1E"/>
    <w:rsid w:val="0002331D"/>
    <w:rsid w:val="0002456F"/>
    <w:rsid w:val="00024A2E"/>
    <w:rsid w:val="000271B8"/>
    <w:rsid w:val="000316E1"/>
    <w:rsid w:val="000322F7"/>
    <w:rsid w:val="00050043"/>
    <w:rsid w:val="00053F87"/>
    <w:rsid w:val="00064C8C"/>
    <w:rsid w:val="00071127"/>
    <w:rsid w:val="00071FB7"/>
    <w:rsid w:val="000765DE"/>
    <w:rsid w:val="00082073"/>
    <w:rsid w:val="000938ED"/>
    <w:rsid w:val="00095906"/>
    <w:rsid w:val="000A6CEF"/>
    <w:rsid w:val="000B1CE8"/>
    <w:rsid w:val="000B7999"/>
    <w:rsid w:val="000C3950"/>
    <w:rsid w:val="000C4517"/>
    <w:rsid w:val="000C5972"/>
    <w:rsid w:val="000C7904"/>
    <w:rsid w:val="000D2C47"/>
    <w:rsid w:val="000E1EBC"/>
    <w:rsid w:val="000E5AEC"/>
    <w:rsid w:val="000F3A84"/>
    <w:rsid w:val="000F60E1"/>
    <w:rsid w:val="000F642F"/>
    <w:rsid w:val="00106F2B"/>
    <w:rsid w:val="00116089"/>
    <w:rsid w:val="00121A28"/>
    <w:rsid w:val="001361BB"/>
    <w:rsid w:val="0016034F"/>
    <w:rsid w:val="001603C4"/>
    <w:rsid w:val="001654FE"/>
    <w:rsid w:val="00170D78"/>
    <w:rsid w:val="0017647C"/>
    <w:rsid w:val="00176EE5"/>
    <w:rsid w:val="00181B6A"/>
    <w:rsid w:val="00183ADD"/>
    <w:rsid w:val="00184BC1"/>
    <w:rsid w:val="0018650C"/>
    <w:rsid w:val="001871A7"/>
    <w:rsid w:val="00192664"/>
    <w:rsid w:val="001A1814"/>
    <w:rsid w:val="001B4449"/>
    <w:rsid w:val="001B515B"/>
    <w:rsid w:val="001C60F3"/>
    <w:rsid w:val="001D1ED4"/>
    <w:rsid w:val="001D292F"/>
    <w:rsid w:val="001D57D3"/>
    <w:rsid w:val="001D5830"/>
    <w:rsid w:val="001F6B6E"/>
    <w:rsid w:val="00207B0D"/>
    <w:rsid w:val="002145D6"/>
    <w:rsid w:val="00220CB6"/>
    <w:rsid w:val="0022402F"/>
    <w:rsid w:val="0022488E"/>
    <w:rsid w:val="00231EAB"/>
    <w:rsid w:val="00240FB6"/>
    <w:rsid w:val="00262891"/>
    <w:rsid w:val="00262B43"/>
    <w:rsid w:val="002641D5"/>
    <w:rsid w:val="002646CB"/>
    <w:rsid w:val="00283432"/>
    <w:rsid w:val="00285751"/>
    <w:rsid w:val="0028612B"/>
    <w:rsid w:val="002861A6"/>
    <w:rsid w:val="00286EDE"/>
    <w:rsid w:val="002957EF"/>
    <w:rsid w:val="002A07C9"/>
    <w:rsid w:val="002A24CE"/>
    <w:rsid w:val="002B1D0C"/>
    <w:rsid w:val="002C2401"/>
    <w:rsid w:val="002D3065"/>
    <w:rsid w:val="002D4769"/>
    <w:rsid w:val="002D5003"/>
    <w:rsid w:val="002E0847"/>
    <w:rsid w:val="002E52D6"/>
    <w:rsid w:val="002E682D"/>
    <w:rsid w:val="002F3B13"/>
    <w:rsid w:val="002F5A47"/>
    <w:rsid w:val="003108BD"/>
    <w:rsid w:val="00312A0B"/>
    <w:rsid w:val="003164D3"/>
    <w:rsid w:val="0031688D"/>
    <w:rsid w:val="00321481"/>
    <w:rsid w:val="00321EC4"/>
    <w:rsid w:val="00324372"/>
    <w:rsid w:val="003274D0"/>
    <w:rsid w:val="00327790"/>
    <w:rsid w:val="00333DE1"/>
    <w:rsid w:val="00342B81"/>
    <w:rsid w:val="0034336F"/>
    <w:rsid w:val="00351CC8"/>
    <w:rsid w:val="003524F9"/>
    <w:rsid w:val="00362070"/>
    <w:rsid w:val="00363D7A"/>
    <w:rsid w:val="00373938"/>
    <w:rsid w:val="00383D8D"/>
    <w:rsid w:val="00384954"/>
    <w:rsid w:val="0038716F"/>
    <w:rsid w:val="003A208D"/>
    <w:rsid w:val="003A21D9"/>
    <w:rsid w:val="003B6AD0"/>
    <w:rsid w:val="003C160C"/>
    <w:rsid w:val="003C1700"/>
    <w:rsid w:val="003C1A54"/>
    <w:rsid w:val="003C40FC"/>
    <w:rsid w:val="003C48A3"/>
    <w:rsid w:val="003D3617"/>
    <w:rsid w:val="003D7491"/>
    <w:rsid w:val="003F3399"/>
    <w:rsid w:val="003F38CB"/>
    <w:rsid w:val="004122C6"/>
    <w:rsid w:val="004132A9"/>
    <w:rsid w:val="00416BC1"/>
    <w:rsid w:val="00427F22"/>
    <w:rsid w:val="00434E76"/>
    <w:rsid w:val="00434FBA"/>
    <w:rsid w:val="004358F9"/>
    <w:rsid w:val="00440195"/>
    <w:rsid w:val="0044174E"/>
    <w:rsid w:val="00451577"/>
    <w:rsid w:val="00456A16"/>
    <w:rsid w:val="00474007"/>
    <w:rsid w:val="0047685B"/>
    <w:rsid w:val="00493633"/>
    <w:rsid w:val="00497005"/>
    <w:rsid w:val="004A49F3"/>
    <w:rsid w:val="004B22B2"/>
    <w:rsid w:val="004C5515"/>
    <w:rsid w:val="004C71C9"/>
    <w:rsid w:val="004D4A61"/>
    <w:rsid w:val="004E1B50"/>
    <w:rsid w:val="004E6A06"/>
    <w:rsid w:val="004F10C0"/>
    <w:rsid w:val="004F2FFF"/>
    <w:rsid w:val="005017BF"/>
    <w:rsid w:val="00512210"/>
    <w:rsid w:val="0053776C"/>
    <w:rsid w:val="00546E1E"/>
    <w:rsid w:val="005504F3"/>
    <w:rsid w:val="0055147D"/>
    <w:rsid w:val="00561631"/>
    <w:rsid w:val="00572584"/>
    <w:rsid w:val="00574ACF"/>
    <w:rsid w:val="00575643"/>
    <w:rsid w:val="00575CE0"/>
    <w:rsid w:val="0057647F"/>
    <w:rsid w:val="005773D0"/>
    <w:rsid w:val="005817B2"/>
    <w:rsid w:val="00587272"/>
    <w:rsid w:val="005934B3"/>
    <w:rsid w:val="005946AC"/>
    <w:rsid w:val="005953E9"/>
    <w:rsid w:val="00596953"/>
    <w:rsid w:val="005C6A95"/>
    <w:rsid w:val="005D2C1D"/>
    <w:rsid w:val="005D4419"/>
    <w:rsid w:val="005E658B"/>
    <w:rsid w:val="005F1F64"/>
    <w:rsid w:val="00600077"/>
    <w:rsid w:val="00600268"/>
    <w:rsid w:val="0060275C"/>
    <w:rsid w:val="0061494F"/>
    <w:rsid w:val="00620588"/>
    <w:rsid w:val="00632172"/>
    <w:rsid w:val="006342B8"/>
    <w:rsid w:val="00634AB5"/>
    <w:rsid w:val="00636C16"/>
    <w:rsid w:val="00640C38"/>
    <w:rsid w:val="00640F98"/>
    <w:rsid w:val="006467FD"/>
    <w:rsid w:val="00652A07"/>
    <w:rsid w:val="006547C8"/>
    <w:rsid w:val="0065583C"/>
    <w:rsid w:val="00657E81"/>
    <w:rsid w:val="00661AE7"/>
    <w:rsid w:val="00662707"/>
    <w:rsid w:val="00667B01"/>
    <w:rsid w:val="00671986"/>
    <w:rsid w:val="006737D8"/>
    <w:rsid w:val="006755C3"/>
    <w:rsid w:val="00681023"/>
    <w:rsid w:val="00681FDC"/>
    <w:rsid w:val="00691048"/>
    <w:rsid w:val="00691479"/>
    <w:rsid w:val="006B18B3"/>
    <w:rsid w:val="006B4A7E"/>
    <w:rsid w:val="006B670D"/>
    <w:rsid w:val="006C267C"/>
    <w:rsid w:val="006C580D"/>
    <w:rsid w:val="006C730E"/>
    <w:rsid w:val="006D0128"/>
    <w:rsid w:val="006D1257"/>
    <w:rsid w:val="006D1C29"/>
    <w:rsid w:val="006D2845"/>
    <w:rsid w:val="006E04D9"/>
    <w:rsid w:val="006E5722"/>
    <w:rsid w:val="006F2654"/>
    <w:rsid w:val="006F47BC"/>
    <w:rsid w:val="007027BA"/>
    <w:rsid w:val="0071243F"/>
    <w:rsid w:val="0071528E"/>
    <w:rsid w:val="00717B14"/>
    <w:rsid w:val="00736832"/>
    <w:rsid w:val="00741AE3"/>
    <w:rsid w:val="007479A0"/>
    <w:rsid w:val="00760F3C"/>
    <w:rsid w:val="0076268A"/>
    <w:rsid w:val="00766BF4"/>
    <w:rsid w:val="00766F4F"/>
    <w:rsid w:val="00770149"/>
    <w:rsid w:val="00772C5B"/>
    <w:rsid w:val="007816C0"/>
    <w:rsid w:val="007928D0"/>
    <w:rsid w:val="007938D3"/>
    <w:rsid w:val="007A131D"/>
    <w:rsid w:val="007A3616"/>
    <w:rsid w:val="007B1BBC"/>
    <w:rsid w:val="007B1E1B"/>
    <w:rsid w:val="007B754D"/>
    <w:rsid w:val="007B7953"/>
    <w:rsid w:val="007C0DDF"/>
    <w:rsid w:val="007C3E4C"/>
    <w:rsid w:val="007D4B1D"/>
    <w:rsid w:val="007D7D6D"/>
    <w:rsid w:val="007E0B21"/>
    <w:rsid w:val="007E1A37"/>
    <w:rsid w:val="007E3D43"/>
    <w:rsid w:val="007F64D0"/>
    <w:rsid w:val="008023FF"/>
    <w:rsid w:val="0080390F"/>
    <w:rsid w:val="00804BE6"/>
    <w:rsid w:val="00807B4B"/>
    <w:rsid w:val="008126AC"/>
    <w:rsid w:val="00823D1A"/>
    <w:rsid w:val="00825239"/>
    <w:rsid w:val="0082683A"/>
    <w:rsid w:val="008374D6"/>
    <w:rsid w:val="00840431"/>
    <w:rsid w:val="008429E5"/>
    <w:rsid w:val="00843704"/>
    <w:rsid w:val="00847BD8"/>
    <w:rsid w:val="008505F6"/>
    <w:rsid w:val="00865EF0"/>
    <w:rsid w:val="0087176D"/>
    <w:rsid w:val="00876B51"/>
    <w:rsid w:val="0087798A"/>
    <w:rsid w:val="00877AA7"/>
    <w:rsid w:val="00884F6A"/>
    <w:rsid w:val="008906E5"/>
    <w:rsid w:val="00892921"/>
    <w:rsid w:val="008A0EE7"/>
    <w:rsid w:val="008A56EB"/>
    <w:rsid w:val="008A6171"/>
    <w:rsid w:val="008A7258"/>
    <w:rsid w:val="008B1605"/>
    <w:rsid w:val="008B38D9"/>
    <w:rsid w:val="008D5C98"/>
    <w:rsid w:val="008E160D"/>
    <w:rsid w:val="008E4107"/>
    <w:rsid w:val="008F439F"/>
    <w:rsid w:val="008F45BC"/>
    <w:rsid w:val="008F557A"/>
    <w:rsid w:val="008F5D89"/>
    <w:rsid w:val="00900167"/>
    <w:rsid w:val="00902DF4"/>
    <w:rsid w:val="00905DD9"/>
    <w:rsid w:val="0091358A"/>
    <w:rsid w:val="009135CB"/>
    <w:rsid w:val="009241ED"/>
    <w:rsid w:val="00925D60"/>
    <w:rsid w:val="00931A49"/>
    <w:rsid w:val="00932CD2"/>
    <w:rsid w:val="0093363B"/>
    <w:rsid w:val="00937CA0"/>
    <w:rsid w:val="00944390"/>
    <w:rsid w:val="00944814"/>
    <w:rsid w:val="0094788E"/>
    <w:rsid w:val="00951086"/>
    <w:rsid w:val="00952F69"/>
    <w:rsid w:val="00953F9C"/>
    <w:rsid w:val="009635F5"/>
    <w:rsid w:val="0096605B"/>
    <w:rsid w:val="009672A8"/>
    <w:rsid w:val="009752DA"/>
    <w:rsid w:val="00975810"/>
    <w:rsid w:val="00985AEE"/>
    <w:rsid w:val="00986CCE"/>
    <w:rsid w:val="009A2CE3"/>
    <w:rsid w:val="009A4BFA"/>
    <w:rsid w:val="009A5166"/>
    <w:rsid w:val="009B1B2E"/>
    <w:rsid w:val="009C6B51"/>
    <w:rsid w:val="009D15C6"/>
    <w:rsid w:val="009E66E4"/>
    <w:rsid w:val="009E713D"/>
    <w:rsid w:val="009F1807"/>
    <w:rsid w:val="009F4AE1"/>
    <w:rsid w:val="009F572F"/>
    <w:rsid w:val="00A0309C"/>
    <w:rsid w:val="00A053C9"/>
    <w:rsid w:val="00A13029"/>
    <w:rsid w:val="00A1497E"/>
    <w:rsid w:val="00A17885"/>
    <w:rsid w:val="00A233B7"/>
    <w:rsid w:val="00A258F8"/>
    <w:rsid w:val="00A25F30"/>
    <w:rsid w:val="00A26C67"/>
    <w:rsid w:val="00A27B8D"/>
    <w:rsid w:val="00A31873"/>
    <w:rsid w:val="00A3452B"/>
    <w:rsid w:val="00A35234"/>
    <w:rsid w:val="00A35B42"/>
    <w:rsid w:val="00A371A2"/>
    <w:rsid w:val="00A371BF"/>
    <w:rsid w:val="00A37306"/>
    <w:rsid w:val="00A37576"/>
    <w:rsid w:val="00A508BB"/>
    <w:rsid w:val="00A53C34"/>
    <w:rsid w:val="00A61B38"/>
    <w:rsid w:val="00A63BA5"/>
    <w:rsid w:val="00A672B7"/>
    <w:rsid w:val="00A72013"/>
    <w:rsid w:val="00A83512"/>
    <w:rsid w:val="00A91757"/>
    <w:rsid w:val="00A97753"/>
    <w:rsid w:val="00AA1F14"/>
    <w:rsid w:val="00AA3752"/>
    <w:rsid w:val="00AA3B89"/>
    <w:rsid w:val="00AA3DCC"/>
    <w:rsid w:val="00AA51CA"/>
    <w:rsid w:val="00AC4335"/>
    <w:rsid w:val="00AE1D51"/>
    <w:rsid w:val="00AE5CAA"/>
    <w:rsid w:val="00AE71F3"/>
    <w:rsid w:val="00AF194B"/>
    <w:rsid w:val="00AF4257"/>
    <w:rsid w:val="00AF4912"/>
    <w:rsid w:val="00AF4D5D"/>
    <w:rsid w:val="00AF6895"/>
    <w:rsid w:val="00B01239"/>
    <w:rsid w:val="00B04202"/>
    <w:rsid w:val="00B10104"/>
    <w:rsid w:val="00B14012"/>
    <w:rsid w:val="00B140A7"/>
    <w:rsid w:val="00B260B4"/>
    <w:rsid w:val="00B270FD"/>
    <w:rsid w:val="00B276AC"/>
    <w:rsid w:val="00B27B2D"/>
    <w:rsid w:val="00B308E1"/>
    <w:rsid w:val="00B351CE"/>
    <w:rsid w:val="00B35287"/>
    <w:rsid w:val="00B35430"/>
    <w:rsid w:val="00B40CAF"/>
    <w:rsid w:val="00B46558"/>
    <w:rsid w:val="00B516FB"/>
    <w:rsid w:val="00B524FF"/>
    <w:rsid w:val="00B551E4"/>
    <w:rsid w:val="00B654B1"/>
    <w:rsid w:val="00B72F9A"/>
    <w:rsid w:val="00B73F00"/>
    <w:rsid w:val="00B74029"/>
    <w:rsid w:val="00B7422B"/>
    <w:rsid w:val="00B773FA"/>
    <w:rsid w:val="00B81E30"/>
    <w:rsid w:val="00B87883"/>
    <w:rsid w:val="00B92098"/>
    <w:rsid w:val="00B94AD2"/>
    <w:rsid w:val="00BA6928"/>
    <w:rsid w:val="00BB0A67"/>
    <w:rsid w:val="00BB2688"/>
    <w:rsid w:val="00BB4B60"/>
    <w:rsid w:val="00BC6D3C"/>
    <w:rsid w:val="00BD184A"/>
    <w:rsid w:val="00BE2358"/>
    <w:rsid w:val="00BE2672"/>
    <w:rsid w:val="00BE4D80"/>
    <w:rsid w:val="00BE5D60"/>
    <w:rsid w:val="00BE6A37"/>
    <w:rsid w:val="00BF1B94"/>
    <w:rsid w:val="00BF2593"/>
    <w:rsid w:val="00C002A8"/>
    <w:rsid w:val="00C03228"/>
    <w:rsid w:val="00C06085"/>
    <w:rsid w:val="00C12988"/>
    <w:rsid w:val="00C13515"/>
    <w:rsid w:val="00C15719"/>
    <w:rsid w:val="00C17BF1"/>
    <w:rsid w:val="00C221CC"/>
    <w:rsid w:val="00C25F08"/>
    <w:rsid w:val="00C2658E"/>
    <w:rsid w:val="00C30283"/>
    <w:rsid w:val="00C35857"/>
    <w:rsid w:val="00C3747C"/>
    <w:rsid w:val="00C42B0D"/>
    <w:rsid w:val="00C46904"/>
    <w:rsid w:val="00C50A95"/>
    <w:rsid w:val="00C51777"/>
    <w:rsid w:val="00C5233B"/>
    <w:rsid w:val="00C52EA9"/>
    <w:rsid w:val="00C54C30"/>
    <w:rsid w:val="00C54D1A"/>
    <w:rsid w:val="00C554C0"/>
    <w:rsid w:val="00C64976"/>
    <w:rsid w:val="00C72233"/>
    <w:rsid w:val="00C758B5"/>
    <w:rsid w:val="00C7630E"/>
    <w:rsid w:val="00C802E8"/>
    <w:rsid w:val="00C81096"/>
    <w:rsid w:val="00C9219C"/>
    <w:rsid w:val="00CA072B"/>
    <w:rsid w:val="00CA49C9"/>
    <w:rsid w:val="00CB004E"/>
    <w:rsid w:val="00CB0108"/>
    <w:rsid w:val="00CB1F27"/>
    <w:rsid w:val="00CB4388"/>
    <w:rsid w:val="00CC010C"/>
    <w:rsid w:val="00CC0E06"/>
    <w:rsid w:val="00CC0E2C"/>
    <w:rsid w:val="00CC25E7"/>
    <w:rsid w:val="00CC27EB"/>
    <w:rsid w:val="00CD12DB"/>
    <w:rsid w:val="00CD2258"/>
    <w:rsid w:val="00CE3594"/>
    <w:rsid w:val="00CE775E"/>
    <w:rsid w:val="00CF2013"/>
    <w:rsid w:val="00CF668E"/>
    <w:rsid w:val="00CF7B1F"/>
    <w:rsid w:val="00D0195F"/>
    <w:rsid w:val="00D01FF6"/>
    <w:rsid w:val="00D03A83"/>
    <w:rsid w:val="00D15A3E"/>
    <w:rsid w:val="00D17F33"/>
    <w:rsid w:val="00D2287B"/>
    <w:rsid w:val="00D228D8"/>
    <w:rsid w:val="00D23292"/>
    <w:rsid w:val="00D23AE7"/>
    <w:rsid w:val="00D31954"/>
    <w:rsid w:val="00D33F70"/>
    <w:rsid w:val="00D41BDA"/>
    <w:rsid w:val="00D43FB9"/>
    <w:rsid w:val="00D47B4C"/>
    <w:rsid w:val="00D517F7"/>
    <w:rsid w:val="00D53037"/>
    <w:rsid w:val="00D546BC"/>
    <w:rsid w:val="00D568B5"/>
    <w:rsid w:val="00D725B4"/>
    <w:rsid w:val="00D74C8A"/>
    <w:rsid w:val="00D83EE1"/>
    <w:rsid w:val="00D91C6C"/>
    <w:rsid w:val="00DA1963"/>
    <w:rsid w:val="00DA1D22"/>
    <w:rsid w:val="00DA6FEE"/>
    <w:rsid w:val="00DB64CF"/>
    <w:rsid w:val="00DB71CA"/>
    <w:rsid w:val="00DB7A12"/>
    <w:rsid w:val="00DC0870"/>
    <w:rsid w:val="00DC0C35"/>
    <w:rsid w:val="00DD4EE9"/>
    <w:rsid w:val="00DE03F7"/>
    <w:rsid w:val="00DE2C3F"/>
    <w:rsid w:val="00DE36E1"/>
    <w:rsid w:val="00DE4760"/>
    <w:rsid w:val="00DE5697"/>
    <w:rsid w:val="00DF01ED"/>
    <w:rsid w:val="00DF3D25"/>
    <w:rsid w:val="00DF5781"/>
    <w:rsid w:val="00DF5B1A"/>
    <w:rsid w:val="00E02BE1"/>
    <w:rsid w:val="00E11C22"/>
    <w:rsid w:val="00E175D0"/>
    <w:rsid w:val="00E2157D"/>
    <w:rsid w:val="00E21651"/>
    <w:rsid w:val="00E23566"/>
    <w:rsid w:val="00E31FC3"/>
    <w:rsid w:val="00E33513"/>
    <w:rsid w:val="00E3353C"/>
    <w:rsid w:val="00E357D9"/>
    <w:rsid w:val="00E36F45"/>
    <w:rsid w:val="00E40460"/>
    <w:rsid w:val="00E41652"/>
    <w:rsid w:val="00E42FC6"/>
    <w:rsid w:val="00E47F29"/>
    <w:rsid w:val="00E54199"/>
    <w:rsid w:val="00E54B0A"/>
    <w:rsid w:val="00E61044"/>
    <w:rsid w:val="00E67E4D"/>
    <w:rsid w:val="00E715A5"/>
    <w:rsid w:val="00E73211"/>
    <w:rsid w:val="00E74E9D"/>
    <w:rsid w:val="00E7530A"/>
    <w:rsid w:val="00E7683E"/>
    <w:rsid w:val="00E77A74"/>
    <w:rsid w:val="00E81BC0"/>
    <w:rsid w:val="00E86ADD"/>
    <w:rsid w:val="00E93C7A"/>
    <w:rsid w:val="00E93F62"/>
    <w:rsid w:val="00E94B7B"/>
    <w:rsid w:val="00E96239"/>
    <w:rsid w:val="00EB2539"/>
    <w:rsid w:val="00EB443E"/>
    <w:rsid w:val="00EB660A"/>
    <w:rsid w:val="00EC45A6"/>
    <w:rsid w:val="00ED41D9"/>
    <w:rsid w:val="00EF1806"/>
    <w:rsid w:val="00EF567A"/>
    <w:rsid w:val="00F012A3"/>
    <w:rsid w:val="00F040CF"/>
    <w:rsid w:val="00F0529E"/>
    <w:rsid w:val="00F06EF1"/>
    <w:rsid w:val="00F14F53"/>
    <w:rsid w:val="00F164EC"/>
    <w:rsid w:val="00F22D14"/>
    <w:rsid w:val="00F238E0"/>
    <w:rsid w:val="00F255C5"/>
    <w:rsid w:val="00F30C6B"/>
    <w:rsid w:val="00F31FA3"/>
    <w:rsid w:val="00F36B55"/>
    <w:rsid w:val="00F47556"/>
    <w:rsid w:val="00F604AB"/>
    <w:rsid w:val="00F63F4C"/>
    <w:rsid w:val="00F7228E"/>
    <w:rsid w:val="00F80B34"/>
    <w:rsid w:val="00F836FE"/>
    <w:rsid w:val="00F9012C"/>
    <w:rsid w:val="00F93DAE"/>
    <w:rsid w:val="00FB009F"/>
    <w:rsid w:val="00FB07EF"/>
    <w:rsid w:val="00FC2C8E"/>
    <w:rsid w:val="00FC4CBC"/>
    <w:rsid w:val="00FC6B35"/>
    <w:rsid w:val="00FD78D2"/>
    <w:rsid w:val="00FD78EE"/>
    <w:rsid w:val="00FE1700"/>
    <w:rsid w:val="00FE51D4"/>
    <w:rsid w:val="00FF1521"/>
    <w:rsid w:val="00FF4A2B"/>
    <w:rsid w:val="00FF7F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B43C9"/>
  <w15:docId w15:val="{EB89ED1A-9AB6-47B4-A2E6-E10847E28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2098"/>
    <w:pPr>
      <w:spacing w:after="200" w:line="360" w:lineRule="auto"/>
      <w:jc w:val="both"/>
    </w:pPr>
    <w:rPr>
      <w:rFonts w:ascii="Arial" w:eastAsia="Arial" w:hAnsi="Arial" w:cs="Arial"/>
      <w:sz w:val="24"/>
      <w:szCs w:val="24"/>
      <w:lang w:val="en-US"/>
    </w:rPr>
  </w:style>
  <w:style w:type="paragraph" w:styleId="Ttulo1">
    <w:name w:val="heading 1"/>
    <w:basedOn w:val="Normal"/>
    <w:next w:val="Normal"/>
    <w:link w:val="Ttulo1Char"/>
    <w:rsid w:val="00B92098"/>
    <w:pPr>
      <w:spacing w:line="240" w:lineRule="auto"/>
      <w:outlineLvl w:val="0"/>
    </w:pPr>
    <w:rPr>
      <w:b/>
    </w:rPr>
  </w:style>
  <w:style w:type="paragraph" w:styleId="Ttulo2">
    <w:name w:val="heading 2"/>
    <w:basedOn w:val="Normal"/>
    <w:next w:val="Normal"/>
    <w:link w:val="Ttulo2Char"/>
    <w:uiPriority w:val="9"/>
    <w:semiHidden/>
    <w:unhideWhenUsed/>
    <w:qFormat/>
    <w:rsid w:val="00E41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92098"/>
    <w:rPr>
      <w:rFonts w:ascii="Arial" w:eastAsia="Arial" w:hAnsi="Arial" w:cs="Arial"/>
      <w:b/>
      <w:sz w:val="24"/>
      <w:szCs w:val="24"/>
      <w:lang w:val="en-US"/>
    </w:rPr>
  </w:style>
  <w:style w:type="paragraph" w:styleId="PargrafodaLista">
    <w:name w:val="List Paragraph"/>
    <w:basedOn w:val="Normal"/>
    <w:uiPriority w:val="34"/>
    <w:qFormat/>
    <w:rsid w:val="00B92098"/>
    <w:pPr>
      <w:ind w:left="720"/>
      <w:contextualSpacing/>
    </w:pPr>
  </w:style>
  <w:style w:type="paragraph" w:styleId="NormalWeb">
    <w:name w:val="Normal (Web)"/>
    <w:basedOn w:val="Normal"/>
    <w:uiPriority w:val="99"/>
    <w:unhideWhenUsed/>
    <w:rsid w:val="009135CB"/>
    <w:pPr>
      <w:spacing w:before="100" w:beforeAutospacing="1" w:after="100" w:afterAutospacing="1" w:line="240" w:lineRule="auto"/>
      <w:jc w:val="left"/>
    </w:pPr>
    <w:rPr>
      <w:rFonts w:ascii="Times New Roman" w:eastAsia="Times New Roman" w:hAnsi="Times New Roman" w:cs="Times New Roman"/>
      <w:lang w:val="pt-BR" w:eastAsia="pt-BR"/>
    </w:rPr>
  </w:style>
  <w:style w:type="paragraph" w:styleId="Cabealho">
    <w:name w:val="header"/>
    <w:basedOn w:val="Normal"/>
    <w:link w:val="CabealhoChar"/>
    <w:uiPriority w:val="99"/>
    <w:unhideWhenUsed/>
    <w:rsid w:val="00C52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233B"/>
    <w:rPr>
      <w:rFonts w:ascii="Arial" w:eastAsia="Arial" w:hAnsi="Arial" w:cs="Arial"/>
      <w:sz w:val="24"/>
      <w:szCs w:val="24"/>
      <w:lang w:val="en-US"/>
    </w:rPr>
  </w:style>
  <w:style w:type="paragraph" w:styleId="Rodap">
    <w:name w:val="footer"/>
    <w:basedOn w:val="Normal"/>
    <w:link w:val="RodapChar"/>
    <w:uiPriority w:val="99"/>
    <w:unhideWhenUsed/>
    <w:rsid w:val="00C5233B"/>
    <w:pPr>
      <w:tabs>
        <w:tab w:val="center" w:pos="4252"/>
        <w:tab w:val="right" w:pos="8504"/>
      </w:tabs>
      <w:spacing w:after="0" w:line="240" w:lineRule="auto"/>
    </w:pPr>
  </w:style>
  <w:style w:type="character" w:customStyle="1" w:styleId="RodapChar">
    <w:name w:val="Rodapé Char"/>
    <w:basedOn w:val="Fontepargpadro"/>
    <w:link w:val="Rodap"/>
    <w:uiPriority w:val="99"/>
    <w:rsid w:val="00C5233B"/>
    <w:rPr>
      <w:rFonts w:ascii="Arial" w:eastAsia="Arial" w:hAnsi="Arial" w:cs="Arial"/>
      <w:sz w:val="24"/>
      <w:szCs w:val="24"/>
      <w:lang w:val="en-US"/>
    </w:rPr>
  </w:style>
  <w:style w:type="character" w:styleId="Hyperlink">
    <w:name w:val="Hyperlink"/>
    <w:basedOn w:val="Fontepargpadro"/>
    <w:uiPriority w:val="99"/>
    <w:unhideWhenUsed/>
    <w:rsid w:val="0002331D"/>
    <w:rPr>
      <w:color w:val="0000FF"/>
      <w:u w:val="single"/>
    </w:rPr>
  </w:style>
  <w:style w:type="character" w:styleId="nfase">
    <w:name w:val="Emphasis"/>
    <w:basedOn w:val="Fontepargpadro"/>
    <w:uiPriority w:val="20"/>
    <w:qFormat/>
    <w:rsid w:val="0002331D"/>
    <w:rPr>
      <w:i/>
      <w:iCs/>
    </w:rPr>
  </w:style>
  <w:style w:type="paragraph" w:styleId="Legenda">
    <w:name w:val="caption"/>
    <w:basedOn w:val="Normal"/>
    <w:next w:val="Normal"/>
    <w:uiPriority w:val="35"/>
    <w:unhideWhenUsed/>
    <w:qFormat/>
    <w:rsid w:val="00657E81"/>
    <w:pPr>
      <w:spacing w:after="0"/>
    </w:pPr>
    <w:rPr>
      <w:rFonts w:eastAsiaTheme="minorHAnsi" w:cstheme="minorBidi"/>
      <w:iCs/>
      <w:color w:val="000000" w:themeColor="text1"/>
      <w:sz w:val="20"/>
      <w:szCs w:val="18"/>
      <w:lang w:val="pt-BR"/>
    </w:rPr>
  </w:style>
  <w:style w:type="paragraph" w:customStyle="1" w:styleId="LegEQ">
    <w:name w:val="Leg_EQ"/>
    <w:basedOn w:val="Normal"/>
    <w:next w:val="Normal"/>
    <w:link w:val="LegEQChar"/>
    <w:qFormat/>
    <w:rsid w:val="00657E81"/>
    <w:pPr>
      <w:keepNext/>
      <w:spacing w:after="0"/>
      <w:jc w:val="right"/>
    </w:pPr>
    <w:rPr>
      <w:rFonts w:eastAsiaTheme="minorHAnsi" w:cstheme="minorBidi"/>
      <w:szCs w:val="22"/>
      <w:lang w:val="pt-BR"/>
    </w:rPr>
  </w:style>
  <w:style w:type="character" w:customStyle="1" w:styleId="LegEQChar">
    <w:name w:val="Leg_EQ Char"/>
    <w:basedOn w:val="Fontepargpadro"/>
    <w:link w:val="LegEQ"/>
    <w:rsid w:val="00657E81"/>
    <w:rPr>
      <w:rFonts w:ascii="Arial" w:hAnsi="Arial"/>
      <w:sz w:val="24"/>
    </w:rPr>
  </w:style>
  <w:style w:type="table" w:styleId="Tabelacomgrade">
    <w:name w:val="Table Grid"/>
    <w:basedOn w:val="Tabelanormal"/>
    <w:uiPriority w:val="39"/>
    <w:rsid w:val="00657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
    <w:name w:val="Nota"/>
    <w:basedOn w:val="Normal"/>
    <w:qFormat/>
    <w:rsid w:val="00657E81"/>
    <w:pPr>
      <w:spacing w:after="0" w:line="240" w:lineRule="auto"/>
    </w:pPr>
    <w:rPr>
      <w:rFonts w:eastAsiaTheme="minorHAnsi" w:cstheme="minorBidi"/>
      <w:sz w:val="16"/>
      <w:szCs w:val="22"/>
    </w:rPr>
  </w:style>
  <w:style w:type="character" w:styleId="Refdecomentrio">
    <w:name w:val="annotation reference"/>
    <w:basedOn w:val="Fontepargpadro"/>
    <w:uiPriority w:val="99"/>
    <w:semiHidden/>
    <w:unhideWhenUsed/>
    <w:rsid w:val="00657E81"/>
    <w:rPr>
      <w:sz w:val="16"/>
      <w:szCs w:val="16"/>
    </w:rPr>
  </w:style>
  <w:style w:type="paragraph" w:styleId="Textodecomentrio">
    <w:name w:val="annotation text"/>
    <w:basedOn w:val="Normal"/>
    <w:link w:val="TextodecomentrioChar"/>
    <w:uiPriority w:val="99"/>
    <w:semiHidden/>
    <w:unhideWhenUsed/>
    <w:rsid w:val="00657E81"/>
    <w:pPr>
      <w:spacing w:after="0" w:line="240" w:lineRule="auto"/>
    </w:pPr>
    <w:rPr>
      <w:rFonts w:eastAsiaTheme="minorHAnsi" w:cstheme="minorBidi"/>
      <w:sz w:val="20"/>
      <w:szCs w:val="20"/>
      <w:lang w:val="pt-BR"/>
    </w:rPr>
  </w:style>
  <w:style w:type="character" w:customStyle="1" w:styleId="TextodecomentrioChar">
    <w:name w:val="Texto de comentário Char"/>
    <w:basedOn w:val="Fontepargpadro"/>
    <w:link w:val="Textodecomentrio"/>
    <w:uiPriority w:val="99"/>
    <w:semiHidden/>
    <w:rsid w:val="00657E81"/>
    <w:rPr>
      <w:rFonts w:ascii="Arial" w:hAnsi="Arial"/>
      <w:sz w:val="20"/>
      <w:szCs w:val="20"/>
    </w:rPr>
  </w:style>
  <w:style w:type="paragraph" w:styleId="Textodebalo">
    <w:name w:val="Balloon Text"/>
    <w:basedOn w:val="Normal"/>
    <w:link w:val="TextodebaloChar"/>
    <w:uiPriority w:val="99"/>
    <w:semiHidden/>
    <w:unhideWhenUsed/>
    <w:rsid w:val="00657E8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57E81"/>
    <w:rPr>
      <w:rFonts w:ascii="Segoe UI" w:eastAsia="Arial" w:hAnsi="Segoe UI" w:cs="Segoe UI"/>
      <w:sz w:val="18"/>
      <w:szCs w:val="18"/>
      <w:lang w:val="en-US"/>
    </w:rPr>
  </w:style>
  <w:style w:type="character" w:customStyle="1" w:styleId="Ttulo2Char">
    <w:name w:val="Título 2 Char"/>
    <w:basedOn w:val="Fontepargpadro"/>
    <w:link w:val="Ttulo2"/>
    <w:uiPriority w:val="9"/>
    <w:semiHidden/>
    <w:rsid w:val="00E41652"/>
    <w:rPr>
      <w:rFonts w:asciiTheme="majorHAnsi" w:eastAsiaTheme="majorEastAsia" w:hAnsiTheme="majorHAnsi" w:cstheme="majorBidi"/>
      <w:color w:val="2F5496" w:themeColor="accent1" w:themeShade="BF"/>
      <w:sz w:val="26"/>
      <w:szCs w:val="26"/>
      <w:lang w:val="en-US"/>
    </w:rPr>
  </w:style>
  <w:style w:type="paragraph" w:styleId="Assuntodocomentrio">
    <w:name w:val="annotation subject"/>
    <w:basedOn w:val="Textodecomentrio"/>
    <w:next w:val="Textodecomentrio"/>
    <w:link w:val="AssuntodocomentrioChar"/>
    <w:uiPriority w:val="99"/>
    <w:semiHidden/>
    <w:unhideWhenUsed/>
    <w:rsid w:val="005953E9"/>
    <w:pPr>
      <w:spacing w:after="200"/>
    </w:pPr>
    <w:rPr>
      <w:rFonts w:eastAsia="Arial" w:cs="Arial"/>
      <w:b/>
      <w:bCs/>
      <w:lang w:val="en-US"/>
    </w:rPr>
  </w:style>
  <w:style w:type="character" w:customStyle="1" w:styleId="AssuntodocomentrioChar">
    <w:name w:val="Assunto do comentário Char"/>
    <w:basedOn w:val="TextodecomentrioChar"/>
    <w:link w:val="Assuntodocomentrio"/>
    <w:uiPriority w:val="99"/>
    <w:semiHidden/>
    <w:rsid w:val="005953E9"/>
    <w:rPr>
      <w:rFonts w:ascii="Arial" w:eastAsia="Arial" w:hAnsi="Arial" w:cs="Arial"/>
      <w:b/>
      <w:bCs/>
      <w:sz w:val="20"/>
      <w:szCs w:val="20"/>
      <w:lang w:val="en-US"/>
    </w:rPr>
  </w:style>
  <w:style w:type="paragraph" w:styleId="Reviso">
    <w:name w:val="Revision"/>
    <w:hidden/>
    <w:uiPriority w:val="99"/>
    <w:semiHidden/>
    <w:rsid w:val="005953E9"/>
    <w:pPr>
      <w:spacing w:after="0" w:line="240" w:lineRule="auto"/>
    </w:pPr>
    <w:rPr>
      <w:rFonts w:ascii="Arial" w:eastAsia="Arial" w:hAnsi="Arial" w:cs="Arial"/>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54777">
      <w:bodyDiv w:val="1"/>
      <w:marLeft w:val="0"/>
      <w:marRight w:val="0"/>
      <w:marTop w:val="0"/>
      <w:marBottom w:val="0"/>
      <w:divBdr>
        <w:top w:val="none" w:sz="0" w:space="0" w:color="auto"/>
        <w:left w:val="none" w:sz="0" w:space="0" w:color="auto"/>
        <w:bottom w:val="none" w:sz="0" w:space="0" w:color="auto"/>
        <w:right w:val="none" w:sz="0" w:space="0" w:color="auto"/>
      </w:divBdr>
      <w:divsChild>
        <w:div w:id="1465076931">
          <w:marLeft w:val="0"/>
          <w:marRight w:val="0"/>
          <w:marTop w:val="100"/>
          <w:marBottom w:val="100"/>
          <w:divBdr>
            <w:top w:val="none" w:sz="0" w:space="0" w:color="auto"/>
            <w:left w:val="none" w:sz="0" w:space="0" w:color="auto"/>
            <w:bottom w:val="none" w:sz="0" w:space="0" w:color="auto"/>
            <w:right w:val="none" w:sz="0" w:space="0" w:color="auto"/>
          </w:divBdr>
          <w:divsChild>
            <w:div w:id="7726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8699">
      <w:bodyDiv w:val="1"/>
      <w:marLeft w:val="0"/>
      <w:marRight w:val="0"/>
      <w:marTop w:val="0"/>
      <w:marBottom w:val="0"/>
      <w:divBdr>
        <w:top w:val="none" w:sz="0" w:space="0" w:color="auto"/>
        <w:left w:val="none" w:sz="0" w:space="0" w:color="auto"/>
        <w:bottom w:val="none" w:sz="0" w:space="0" w:color="auto"/>
        <w:right w:val="none" w:sz="0" w:space="0" w:color="auto"/>
      </w:divBdr>
    </w:div>
    <w:div w:id="882791398">
      <w:bodyDiv w:val="1"/>
      <w:marLeft w:val="0"/>
      <w:marRight w:val="0"/>
      <w:marTop w:val="0"/>
      <w:marBottom w:val="0"/>
      <w:divBdr>
        <w:top w:val="none" w:sz="0" w:space="0" w:color="auto"/>
        <w:left w:val="none" w:sz="0" w:space="0" w:color="auto"/>
        <w:bottom w:val="none" w:sz="0" w:space="0" w:color="auto"/>
        <w:right w:val="none" w:sz="0" w:space="0" w:color="auto"/>
      </w:divBdr>
    </w:div>
    <w:div w:id="1004556654">
      <w:bodyDiv w:val="1"/>
      <w:marLeft w:val="0"/>
      <w:marRight w:val="0"/>
      <w:marTop w:val="0"/>
      <w:marBottom w:val="0"/>
      <w:divBdr>
        <w:top w:val="none" w:sz="0" w:space="0" w:color="auto"/>
        <w:left w:val="none" w:sz="0" w:space="0" w:color="auto"/>
        <w:bottom w:val="none" w:sz="0" w:space="0" w:color="auto"/>
        <w:right w:val="none" w:sz="0" w:space="0" w:color="auto"/>
      </w:divBdr>
      <w:divsChild>
        <w:div w:id="731272726">
          <w:marLeft w:val="446"/>
          <w:marRight w:val="0"/>
          <w:marTop w:val="0"/>
          <w:marBottom w:val="0"/>
          <w:divBdr>
            <w:top w:val="none" w:sz="0" w:space="0" w:color="auto"/>
            <w:left w:val="none" w:sz="0" w:space="0" w:color="auto"/>
            <w:bottom w:val="none" w:sz="0" w:space="0" w:color="auto"/>
            <w:right w:val="none" w:sz="0" w:space="0" w:color="auto"/>
          </w:divBdr>
        </w:div>
        <w:div w:id="1761870409">
          <w:marLeft w:val="446"/>
          <w:marRight w:val="0"/>
          <w:marTop w:val="0"/>
          <w:marBottom w:val="0"/>
          <w:divBdr>
            <w:top w:val="none" w:sz="0" w:space="0" w:color="auto"/>
            <w:left w:val="none" w:sz="0" w:space="0" w:color="auto"/>
            <w:bottom w:val="none" w:sz="0" w:space="0" w:color="auto"/>
            <w:right w:val="none" w:sz="0" w:space="0" w:color="auto"/>
          </w:divBdr>
        </w:div>
        <w:div w:id="2105956384">
          <w:marLeft w:val="446"/>
          <w:marRight w:val="0"/>
          <w:marTop w:val="0"/>
          <w:marBottom w:val="0"/>
          <w:divBdr>
            <w:top w:val="none" w:sz="0" w:space="0" w:color="auto"/>
            <w:left w:val="none" w:sz="0" w:space="0" w:color="auto"/>
            <w:bottom w:val="none" w:sz="0" w:space="0" w:color="auto"/>
            <w:right w:val="none" w:sz="0" w:space="0" w:color="auto"/>
          </w:divBdr>
        </w:div>
      </w:divsChild>
    </w:div>
    <w:div w:id="1320814981">
      <w:bodyDiv w:val="1"/>
      <w:marLeft w:val="0"/>
      <w:marRight w:val="0"/>
      <w:marTop w:val="0"/>
      <w:marBottom w:val="0"/>
      <w:divBdr>
        <w:top w:val="none" w:sz="0" w:space="0" w:color="auto"/>
        <w:left w:val="none" w:sz="0" w:space="0" w:color="auto"/>
        <w:bottom w:val="none" w:sz="0" w:space="0" w:color="auto"/>
        <w:right w:val="none" w:sz="0" w:space="0" w:color="auto"/>
      </w:divBdr>
      <w:divsChild>
        <w:div w:id="758061125">
          <w:marLeft w:val="0"/>
          <w:marRight w:val="0"/>
          <w:marTop w:val="0"/>
          <w:marBottom w:val="0"/>
          <w:divBdr>
            <w:top w:val="none" w:sz="0" w:space="0" w:color="auto"/>
            <w:left w:val="none" w:sz="0" w:space="0" w:color="auto"/>
            <w:bottom w:val="none" w:sz="0" w:space="0" w:color="auto"/>
            <w:right w:val="none" w:sz="0" w:space="0" w:color="auto"/>
          </w:divBdr>
          <w:divsChild>
            <w:div w:id="433087659">
              <w:marLeft w:val="0"/>
              <w:marRight w:val="0"/>
              <w:marTop w:val="0"/>
              <w:marBottom w:val="0"/>
              <w:divBdr>
                <w:top w:val="none" w:sz="0" w:space="0" w:color="auto"/>
                <w:left w:val="none" w:sz="0" w:space="0" w:color="auto"/>
                <w:bottom w:val="none" w:sz="0" w:space="0" w:color="auto"/>
                <w:right w:val="none" w:sz="0" w:space="0" w:color="auto"/>
              </w:divBdr>
              <w:divsChild>
                <w:div w:id="1385449397">
                  <w:marLeft w:val="0"/>
                  <w:marRight w:val="0"/>
                  <w:marTop w:val="0"/>
                  <w:marBottom w:val="0"/>
                  <w:divBdr>
                    <w:top w:val="none" w:sz="0" w:space="0" w:color="auto"/>
                    <w:left w:val="none" w:sz="0" w:space="0" w:color="auto"/>
                    <w:bottom w:val="none" w:sz="0" w:space="0" w:color="auto"/>
                    <w:right w:val="none" w:sz="0" w:space="0" w:color="auto"/>
                  </w:divBdr>
                  <w:divsChild>
                    <w:div w:id="660889535">
                      <w:marLeft w:val="0"/>
                      <w:marRight w:val="0"/>
                      <w:marTop w:val="0"/>
                      <w:marBottom w:val="0"/>
                      <w:divBdr>
                        <w:top w:val="none" w:sz="0" w:space="0" w:color="auto"/>
                        <w:left w:val="none" w:sz="0" w:space="0" w:color="auto"/>
                        <w:bottom w:val="none" w:sz="0" w:space="0" w:color="auto"/>
                        <w:right w:val="none" w:sz="0" w:space="0" w:color="auto"/>
                      </w:divBdr>
                      <w:divsChild>
                        <w:div w:id="292178870">
                          <w:marLeft w:val="0"/>
                          <w:marRight w:val="0"/>
                          <w:marTop w:val="0"/>
                          <w:marBottom w:val="0"/>
                          <w:divBdr>
                            <w:top w:val="none" w:sz="0" w:space="0" w:color="auto"/>
                            <w:left w:val="none" w:sz="0" w:space="0" w:color="auto"/>
                            <w:bottom w:val="none" w:sz="0" w:space="0" w:color="auto"/>
                            <w:right w:val="none" w:sz="0" w:space="0" w:color="auto"/>
                          </w:divBdr>
                          <w:divsChild>
                            <w:div w:id="1306161224">
                              <w:marLeft w:val="0"/>
                              <w:marRight w:val="300"/>
                              <w:marTop w:val="180"/>
                              <w:marBottom w:val="0"/>
                              <w:divBdr>
                                <w:top w:val="none" w:sz="0" w:space="0" w:color="auto"/>
                                <w:left w:val="none" w:sz="0" w:space="0" w:color="auto"/>
                                <w:bottom w:val="none" w:sz="0" w:space="0" w:color="auto"/>
                                <w:right w:val="none" w:sz="0" w:space="0" w:color="auto"/>
                              </w:divBdr>
                              <w:divsChild>
                                <w:div w:id="8941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927231">
          <w:marLeft w:val="0"/>
          <w:marRight w:val="0"/>
          <w:marTop w:val="0"/>
          <w:marBottom w:val="0"/>
          <w:divBdr>
            <w:top w:val="none" w:sz="0" w:space="0" w:color="auto"/>
            <w:left w:val="none" w:sz="0" w:space="0" w:color="auto"/>
            <w:bottom w:val="none" w:sz="0" w:space="0" w:color="auto"/>
            <w:right w:val="none" w:sz="0" w:space="0" w:color="auto"/>
          </w:divBdr>
          <w:divsChild>
            <w:div w:id="571962448">
              <w:marLeft w:val="0"/>
              <w:marRight w:val="0"/>
              <w:marTop w:val="0"/>
              <w:marBottom w:val="0"/>
              <w:divBdr>
                <w:top w:val="none" w:sz="0" w:space="0" w:color="auto"/>
                <w:left w:val="none" w:sz="0" w:space="0" w:color="auto"/>
                <w:bottom w:val="none" w:sz="0" w:space="0" w:color="auto"/>
                <w:right w:val="none" w:sz="0" w:space="0" w:color="auto"/>
              </w:divBdr>
              <w:divsChild>
                <w:div w:id="687221704">
                  <w:marLeft w:val="0"/>
                  <w:marRight w:val="0"/>
                  <w:marTop w:val="0"/>
                  <w:marBottom w:val="0"/>
                  <w:divBdr>
                    <w:top w:val="none" w:sz="0" w:space="0" w:color="auto"/>
                    <w:left w:val="none" w:sz="0" w:space="0" w:color="auto"/>
                    <w:bottom w:val="none" w:sz="0" w:space="0" w:color="auto"/>
                    <w:right w:val="none" w:sz="0" w:space="0" w:color="auto"/>
                  </w:divBdr>
                  <w:divsChild>
                    <w:div w:id="713770397">
                      <w:marLeft w:val="0"/>
                      <w:marRight w:val="0"/>
                      <w:marTop w:val="0"/>
                      <w:marBottom w:val="0"/>
                      <w:divBdr>
                        <w:top w:val="none" w:sz="0" w:space="0" w:color="auto"/>
                        <w:left w:val="none" w:sz="0" w:space="0" w:color="auto"/>
                        <w:bottom w:val="none" w:sz="0" w:space="0" w:color="auto"/>
                        <w:right w:val="none" w:sz="0" w:space="0" w:color="auto"/>
                      </w:divBdr>
                      <w:divsChild>
                        <w:div w:id="4070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897842">
      <w:bodyDiv w:val="1"/>
      <w:marLeft w:val="0"/>
      <w:marRight w:val="0"/>
      <w:marTop w:val="0"/>
      <w:marBottom w:val="0"/>
      <w:divBdr>
        <w:top w:val="none" w:sz="0" w:space="0" w:color="auto"/>
        <w:left w:val="none" w:sz="0" w:space="0" w:color="auto"/>
        <w:bottom w:val="none" w:sz="0" w:space="0" w:color="auto"/>
        <w:right w:val="none" w:sz="0" w:space="0" w:color="auto"/>
      </w:divBdr>
    </w:div>
    <w:div w:id="1729255785">
      <w:bodyDiv w:val="1"/>
      <w:marLeft w:val="0"/>
      <w:marRight w:val="0"/>
      <w:marTop w:val="0"/>
      <w:marBottom w:val="0"/>
      <w:divBdr>
        <w:top w:val="none" w:sz="0" w:space="0" w:color="auto"/>
        <w:left w:val="none" w:sz="0" w:space="0" w:color="auto"/>
        <w:bottom w:val="none" w:sz="0" w:space="0" w:color="auto"/>
        <w:right w:val="none" w:sz="0" w:space="0" w:color="auto"/>
      </w:divBdr>
    </w:div>
    <w:div w:id="201525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oleObject" Target="embeddings/oleObject2.bin"/><Relationship Id="rId39" Type="http://schemas.openxmlformats.org/officeDocument/2006/relationships/image" Target="media/image19.png"/><Relationship Id="rId21" Type="http://schemas.openxmlformats.org/officeDocument/2006/relationships/image" Target="media/image11.emf"/><Relationship Id="rId34" Type="http://schemas.openxmlformats.org/officeDocument/2006/relationships/hyperlink" Target="https://www.sciencedirect.com/topics/earth-and-planetary-sciences/cell-organelle" TargetMode="External"/><Relationship Id="rId42" Type="http://schemas.openxmlformats.org/officeDocument/2006/relationships/image" Target="media/image22.png"/><Relationship Id="rId47" Type="http://schemas.openxmlformats.org/officeDocument/2006/relationships/hyperlink" Target="https://doi.org/10.1016/j.apcatb.2020.118745" TargetMode="External"/><Relationship Id="rId50" Type="http://schemas.openxmlformats.org/officeDocument/2006/relationships/hyperlink" Target="https://doi.org/10.1016/j.jhazmat.2020.122394"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wmf"/><Relationship Id="rId11" Type="http://schemas.microsoft.com/office/2016/09/relationships/commentsIds" Target="commentsIds.xml"/><Relationship Id="rId24" Type="http://schemas.openxmlformats.org/officeDocument/2006/relationships/oleObject" Target="embeddings/oleObject1.bin"/><Relationship Id="rId32" Type="http://schemas.openxmlformats.org/officeDocument/2006/relationships/image" Target="media/image17.png"/><Relationship Id="rId37" Type="http://schemas.openxmlformats.org/officeDocument/2006/relationships/hyperlink" Target="https://www.sciencedirect.com/topics/earth-and-planetary-sciences/electron-transfer" TargetMode="External"/><Relationship Id="rId40" Type="http://schemas.openxmlformats.org/officeDocument/2006/relationships/image" Target="media/image20.jpeg"/><Relationship Id="rId45" Type="http://schemas.openxmlformats.org/officeDocument/2006/relationships/hyperlink" Target="https://doi.org/10.1016/j.scitotenv.2018.12.33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doi.org/10.1016/j.hal.2015.09.009"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package" Target="embeddings/Desenho_do_Microsoft_Visio.vsdx"/><Relationship Id="rId27" Type="http://schemas.openxmlformats.org/officeDocument/2006/relationships/image" Target="media/image14.wmf"/><Relationship Id="rId30" Type="http://schemas.openxmlformats.org/officeDocument/2006/relationships/oleObject" Target="embeddings/oleObject4.bin"/><Relationship Id="rId35" Type="http://schemas.openxmlformats.org/officeDocument/2006/relationships/hyperlink" Target="https://www.sciencedirect.com/topics/earth-and-planetary-sciences/oxidative-stress" TargetMode="External"/><Relationship Id="rId43" Type="http://schemas.openxmlformats.org/officeDocument/2006/relationships/image" Target="media/image23.jpeg"/><Relationship Id="rId48" Type="http://schemas.openxmlformats.org/officeDocument/2006/relationships/hyperlink" Target="https://doi.org/10.1016/j.scitotenv.2019.136314" TargetMode="External"/><Relationship Id="rId8" Type="http://schemas.openxmlformats.org/officeDocument/2006/relationships/image" Target="media/image1.jpeg"/><Relationship Id="rId51" Type="http://schemas.openxmlformats.org/officeDocument/2006/relationships/image" Target="media/image24.tmp"/><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wmf"/><Relationship Id="rId33" Type="http://schemas.openxmlformats.org/officeDocument/2006/relationships/image" Target="media/image18.png"/><Relationship Id="rId38" Type="http://schemas.openxmlformats.org/officeDocument/2006/relationships/hyperlink" Target="https://www.sciencedirect.com/topics/earth-and-planetary-sciences/bio-availability" TargetMode="External"/><Relationship Id="rId46" Type="http://schemas.openxmlformats.org/officeDocument/2006/relationships/hyperlink" Target="https://doi.org/10.1016/j.hal.2020.101769" TargetMode="External"/><Relationship Id="rId20" Type="http://schemas.openxmlformats.org/officeDocument/2006/relationships/image" Target="media/image10.png"/><Relationship Id="rId41" Type="http://schemas.openxmlformats.org/officeDocument/2006/relationships/image" Target="media/image2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wmf"/><Relationship Id="rId28" Type="http://schemas.openxmlformats.org/officeDocument/2006/relationships/oleObject" Target="embeddings/oleObject3.bin"/><Relationship Id="rId36" Type="http://schemas.openxmlformats.org/officeDocument/2006/relationships/hyperlink" Target="https://www.sciencedirect.com/topics/earth-and-planetary-sciences/oxidative-stress" TargetMode="External"/><Relationship Id="rId49" Type="http://schemas.openxmlformats.org/officeDocument/2006/relationships/hyperlink" Target="https://doi.org/10.1016/j.scitotenv.2020.137653"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AB918-32C9-42C5-A010-2A2287B76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3809</TotalTime>
  <Pages>40</Pages>
  <Words>16855</Words>
  <Characters>91023</Characters>
  <Application>Microsoft Office Word</Application>
  <DocSecurity>0</DocSecurity>
  <Lines>758</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Samylla Oliveira</dc:creator>
  <cp:lastModifiedBy>Allan Clemente de Souza</cp:lastModifiedBy>
  <cp:revision>177</cp:revision>
  <dcterms:created xsi:type="dcterms:W3CDTF">2020-06-01T18:37:00Z</dcterms:created>
  <dcterms:modified xsi:type="dcterms:W3CDTF">2020-10-05T04:18:00Z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77f740b1-d3e2-3f2e-99ab-aaaa041f3dba</vt:lpwstr>
  </property>
  <property fmtid="{D5CDD505-2E9C-101B-9397-08002B2CF9AE}" pid="4" name="Mendeley Citation Style_1">
    <vt:lpwstr>http://www.zotero.org/styles/water-research</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ies>
</file>